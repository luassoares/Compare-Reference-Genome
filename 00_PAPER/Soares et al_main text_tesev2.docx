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39851" w14:textId="73DBC595" w:rsidR="00522F2E" w:rsidRPr="002B2313" w:rsidRDefault="00522F2E" w:rsidP="00731FBD">
      <w:pPr>
        <w:spacing w:line="480" w:lineRule="auto"/>
        <w:rPr>
          <w:rFonts w:ascii="Times New Roman" w:eastAsia="Times New Roman" w:hAnsi="Times New Roman" w:cs="Times New Roman"/>
          <w:b/>
          <w:sz w:val="24"/>
          <w:szCs w:val="24"/>
          <w:lang w:val="en-US"/>
        </w:rPr>
      </w:pPr>
      <w:r w:rsidRPr="002B2313">
        <w:rPr>
          <w:rFonts w:ascii="Times New Roman" w:eastAsia="Times New Roman" w:hAnsi="Times New Roman" w:cs="Times New Roman"/>
          <w:b/>
          <w:sz w:val="24"/>
          <w:szCs w:val="24"/>
          <w:lang w:val="en-US"/>
        </w:rPr>
        <w:t>Resource Article</w:t>
      </w:r>
    </w:p>
    <w:p w14:paraId="00000002" w14:textId="670BA603" w:rsidR="008D6296" w:rsidRPr="002B2313" w:rsidRDefault="00CF3E01" w:rsidP="00731FBD">
      <w:pPr>
        <w:spacing w:line="480" w:lineRule="auto"/>
        <w:rPr>
          <w:rFonts w:ascii="Times New Roman" w:eastAsia="Times New Roman" w:hAnsi="Times New Roman" w:cs="Times New Roman"/>
          <w:b/>
          <w:sz w:val="24"/>
          <w:szCs w:val="24"/>
          <w:lang w:val="en-US"/>
        </w:rPr>
      </w:pPr>
      <w:r w:rsidRPr="002B2313">
        <w:rPr>
          <w:rFonts w:ascii="Times New Roman" w:eastAsia="Times New Roman" w:hAnsi="Times New Roman" w:cs="Times New Roman"/>
          <w:b/>
          <w:sz w:val="24"/>
          <w:szCs w:val="24"/>
          <w:lang w:val="en-US"/>
        </w:rPr>
        <w:t>Evaluating the impact of reference genome choice on SNP calling and population genomics in recently diverged</w:t>
      </w:r>
      <w:r w:rsidRPr="002B2313">
        <w:rPr>
          <w:rFonts w:ascii="Times New Roman" w:eastAsia="Times New Roman" w:hAnsi="Times New Roman" w:cs="Times New Roman"/>
          <w:b/>
          <w:sz w:val="24"/>
          <w:szCs w:val="24"/>
          <w:lang w:val="en-US"/>
        </w:rPr>
        <w:t xml:space="preserve"> species</w:t>
      </w:r>
    </w:p>
    <w:p w14:paraId="1BA0812E" w14:textId="77777777" w:rsidR="00136A1A" w:rsidRPr="002B2313" w:rsidRDefault="00136A1A" w:rsidP="00731FBD">
      <w:pPr>
        <w:spacing w:line="480" w:lineRule="auto"/>
        <w:rPr>
          <w:rFonts w:ascii="Times New Roman" w:eastAsia="Times New Roman" w:hAnsi="Times New Roman" w:cs="Times New Roman"/>
          <w:bCs/>
          <w:sz w:val="24"/>
          <w:szCs w:val="24"/>
          <w:lang w:val="en-US"/>
        </w:rPr>
      </w:pPr>
    </w:p>
    <w:p w14:paraId="6574A182" w14:textId="5C10EE21" w:rsidR="00522F2E" w:rsidRPr="002B2313" w:rsidRDefault="00522F2E" w:rsidP="00731FBD">
      <w:pPr>
        <w:spacing w:line="480" w:lineRule="auto"/>
        <w:rPr>
          <w:rFonts w:ascii="Times New Roman" w:eastAsia="Times New Roman" w:hAnsi="Times New Roman" w:cs="Times New Roman"/>
          <w:bCs/>
          <w:sz w:val="24"/>
          <w:szCs w:val="24"/>
        </w:rPr>
      </w:pPr>
      <w:r w:rsidRPr="002B2313">
        <w:rPr>
          <w:rFonts w:ascii="Times New Roman" w:eastAsia="Times New Roman" w:hAnsi="Times New Roman" w:cs="Times New Roman"/>
          <w:bCs/>
          <w:sz w:val="24"/>
          <w:szCs w:val="24"/>
        </w:rPr>
        <w:t>Luana S. Soares</w:t>
      </w:r>
      <w:r w:rsidRPr="002B2313">
        <w:rPr>
          <w:rFonts w:ascii="Times New Roman" w:eastAsia="Times New Roman" w:hAnsi="Times New Roman" w:cs="Times New Roman"/>
          <w:bCs/>
          <w:sz w:val="24"/>
          <w:szCs w:val="24"/>
          <w:vertAlign w:val="superscript"/>
        </w:rPr>
        <w:t>1</w:t>
      </w:r>
      <w:r w:rsidRPr="002B2313">
        <w:rPr>
          <w:rFonts w:ascii="Times New Roman" w:eastAsia="Times New Roman" w:hAnsi="Times New Roman" w:cs="Times New Roman"/>
          <w:bCs/>
          <w:sz w:val="24"/>
          <w:szCs w:val="24"/>
        </w:rPr>
        <w:t>, Leonardo T. Gonçalves</w:t>
      </w:r>
      <w:r w:rsidRPr="002B2313">
        <w:rPr>
          <w:rFonts w:ascii="Times New Roman" w:eastAsia="Times New Roman" w:hAnsi="Times New Roman" w:cs="Times New Roman"/>
          <w:bCs/>
          <w:sz w:val="24"/>
          <w:szCs w:val="24"/>
          <w:vertAlign w:val="superscript"/>
        </w:rPr>
        <w:t>1</w:t>
      </w:r>
      <w:r w:rsidRPr="002B2313">
        <w:rPr>
          <w:rFonts w:ascii="Times New Roman" w:eastAsia="Times New Roman" w:hAnsi="Times New Roman" w:cs="Times New Roman"/>
          <w:bCs/>
          <w:sz w:val="24"/>
          <w:szCs w:val="24"/>
        </w:rPr>
        <w:t>, Sebastián Guzmán-Rodriguez</w:t>
      </w:r>
      <w:r w:rsidRPr="002B2313">
        <w:rPr>
          <w:rFonts w:ascii="Times New Roman" w:eastAsia="Times New Roman" w:hAnsi="Times New Roman" w:cs="Times New Roman"/>
          <w:bCs/>
          <w:sz w:val="24"/>
          <w:szCs w:val="24"/>
          <w:vertAlign w:val="superscript"/>
        </w:rPr>
        <w:t>1</w:t>
      </w:r>
      <w:r w:rsidRPr="002B2313">
        <w:rPr>
          <w:rFonts w:ascii="Times New Roman" w:eastAsia="Times New Roman" w:hAnsi="Times New Roman" w:cs="Times New Roman"/>
          <w:bCs/>
          <w:sz w:val="24"/>
          <w:szCs w:val="24"/>
        </w:rPr>
        <w:t>, Aureliano Bombarely</w:t>
      </w:r>
      <w:r w:rsidRPr="002B2313">
        <w:rPr>
          <w:rFonts w:ascii="Times New Roman" w:eastAsia="Times New Roman" w:hAnsi="Times New Roman" w:cs="Times New Roman"/>
          <w:bCs/>
          <w:sz w:val="24"/>
          <w:szCs w:val="24"/>
          <w:vertAlign w:val="superscript"/>
        </w:rPr>
        <w:t>2</w:t>
      </w:r>
      <w:r w:rsidRPr="002B2313">
        <w:rPr>
          <w:rFonts w:ascii="Times New Roman" w:eastAsia="Times New Roman" w:hAnsi="Times New Roman" w:cs="Times New Roman"/>
          <w:bCs/>
          <w:sz w:val="24"/>
          <w:szCs w:val="24"/>
        </w:rPr>
        <w:t>, Loreta B. Freitas</w:t>
      </w:r>
      <w:r w:rsidRPr="002B2313">
        <w:rPr>
          <w:rFonts w:ascii="Times New Roman" w:eastAsia="Times New Roman" w:hAnsi="Times New Roman" w:cs="Times New Roman"/>
          <w:bCs/>
          <w:sz w:val="24"/>
          <w:szCs w:val="24"/>
          <w:vertAlign w:val="superscript"/>
        </w:rPr>
        <w:t>1*</w:t>
      </w:r>
    </w:p>
    <w:p w14:paraId="2E32E417" w14:textId="77777777" w:rsidR="00522F2E" w:rsidRPr="002B2313" w:rsidRDefault="00522F2E" w:rsidP="00731FBD">
      <w:pPr>
        <w:spacing w:line="480" w:lineRule="auto"/>
        <w:rPr>
          <w:rFonts w:ascii="Times New Roman" w:eastAsia="Times New Roman" w:hAnsi="Times New Roman" w:cs="Times New Roman"/>
          <w:b/>
          <w:sz w:val="24"/>
          <w:szCs w:val="24"/>
        </w:rPr>
      </w:pPr>
    </w:p>
    <w:p w14:paraId="6F6D8D33" w14:textId="4A9AF262" w:rsidR="00136A1A" w:rsidRPr="002B2313" w:rsidRDefault="00136A1A" w:rsidP="00136A1A">
      <w:pPr>
        <w:spacing w:line="480" w:lineRule="auto"/>
        <w:rPr>
          <w:rFonts w:ascii="Times New Roman" w:hAnsi="Times New Roman" w:cs="Times New Roman"/>
          <w:iCs/>
          <w:sz w:val="24"/>
          <w:szCs w:val="24"/>
          <w:rPrChange w:id="0" w:author="Luana Soares" w:date="2025-05-06T19:31:00Z">
            <w:rPr>
              <w:rFonts w:ascii="Times New Roman" w:hAnsi="Times New Roman" w:cs="Times New Roman"/>
              <w:iCs/>
              <w:color w:val="000000" w:themeColor="text1"/>
              <w:sz w:val="24"/>
              <w:szCs w:val="24"/>
            </w:rPr>
          </w:rPrChange>
        </w:rPr>
      </w:pPr>
      <w:r w:rsidRPr="002B2313">
        <w:rPr>
          <w:rFonts w:ascii="Times New Roman" w:hAnsi="Times New Roman" w:cs="Times New Roman"/>
          <w:i/>
          <w:sz w:val="24"/>
          <w:szCs w:val="24"/>
          <w:vertAlign w:val="superscript"/>
          <w:rPrChange w:id="1" w:author="Luana Soares" w:date="2025-05-06T19:31:00Z">
            <w:rPr>
              <w:rFonts w:ascii="Times New Roman" w:hAnsi="Times New Roman" w:cs="Times New Roman"/>
              <w:i/>
              <w:color w:val="000000" w:themeColor="text1"/>
              <w:sz w:val="24"/>
              <w:szCs w:val="24"/>
              <w:vertAlign w:val="superscript"/>
            </w:rPr>
          </w:rPrChange>
        </w:rPr>
        <w:t>1</w:t>
      </w:r>
      <w:r w:rsidRPr="002B2313">
        <w:rPr>
          <w:rFonts w:ascii="Times New Roman" w:hAnsi="Times New Roman" w:cs="Times New Roman"/>
          <w:i/>
          <w:sz w:val="24"/>
          <w:szCs w:val="24"/>
          <w:rPrChange w:id="2" w:author="Luana Soares" w:date="2025-05-06T19:31:00Z">
            <w:rPr>
              <w:rFonts w:ascii="Times New Roman" w:hAnsi="Times New Roman" w:cs="Times New Roman"/>
              <w:i/>
              <w:color w:val="000000" w:themeColor="text1"/>
              <w:sz w:val="24"/>
              <w:szCs w:val="24"/>
            </w:rPr>
          </w:rPrChange>
        </w:rPr>
        <w:t xml:space="preserve">Department of Genetics, Universidade Federal do Rio Grande do Sul, Porto Alegre, </w:t>
      </w:r>
      <w:proofErr w:type="spellStart"/>
      <w:r w:rsidRPr="002B2313">
        <w:rPr>
          <w:rFonts w:ascii="Times New Roman" w:hAnsi="Times New Roman" w:cs="Times New Roman"/>
          <w:i/>
          <w:sz w:val="24"/>
          <w:szCs w:val="24"/>
          <w:rPrChange w:id="3" w:author="Luana Soares" w:date="2025-05-06T19:31:00Z">
            <w:rPr>
              <w:rFonts w:ascii="Times New Roman" w:hAnsi="Times New Roman" w:cs="Times New Roman"/>
              <w:i/>
              <w:color w:val="000000" w:themeColor="text1"/>
              <w:sz w:val="24"/>
              <w:szCs w:val="24"/>
            </w:rPr>
          </w:rPrChange>
        </w:rPr>
        <w:t>Brazil</w:t>
      </w:r>
      <w:proofErr w:type="spellEnd"/>
      <w:r w:rsidRPr="002B2313">
        <w:rPr>
          <w:rFonts w:ascii="Times New Roman" w:hAnsi="Times New Roman" w:cs="Times New Roman"/>
          <w:i/>
          <w:sz w:val="24"/>
          <w:szCs w:val="24"/>
          <w:rPrChange w:id="4" w:author="Luana Soares" w:date="2025-05-06T19:31:00Z">
            <w:rPr>
              <w:rFonts w:ascii="Times New Roman" w:hAnsi="Times New Roman" w:cs="Times New Roman"/>
              <w:i/>
              <w:color w:val="000000" w:themeColor="text1"/>
              <w:sz w:val="24"/>
              <w:szCs w:val="24"/>
            </w:rPr>
          </w:rPrChange>
        </w:rPr>
        <w:t>;</w:t>
      </w:r>
      <w:r w:rsidRPr="002B2313">
        <w:rPr>
          <w:rFonts w:ascii="Times New Roman" w:hAnsi="Times New Roman" w:cs="Times New Roman"/>
          <w:iCs/>
          <w:sz w:val="24"/>
          <w:szCs w:val="24"/>
          <w:rPrChange w:id="5" w:author="Luana Soares" w:date="2025-05-06T19:31:00Z">
            <w:rPr>
              <w:rFonts w:ascii="Times New Roman" w:hAnsi="Times New Roman" w:cs="Times New Roman"/>
              <w:iCs/>
              <w:color w:val="000000" w:themeColor="text1"/>
              <w:sz w:val="24"/>
              <w:szCs w:val="24"/>
            </w:rPr>
          </w:rPrChange>
        </w:rPr>
        <w:t xml:space="preserve"> </w:t>
      </w:r>
      <w:r w:rsidRPr="002B2313">
        <w:rPr>
          <w:rFonts w:ascii="Times New Roman" w:hAnsi="Times New Roman" w:cs="Times New Roman"/>
          <w:iCs/>
          <w:sz w:val="24"/>
          <w:szCs w:val="24"/>
          <w:vertAlign w:val="superscript"/>
          <w:rPrChange w:id="6" w:author="Luana Soares" w:date="2025-05-06T19:31:00Z">
            <w:rPr>
              <w:rFonts w:ascii="Times New Roman" w:hAnsi="Times New Roman" w:cs="Times New Roman"/>
              <w:iCs/>
              <w:color w:val="000000" w:themeColor="text1"/>
              <w:sz w:val="24"/>
              <w:szCs w:val="24"/>
              <w:vertAlign w:val="superscript"/>
            </w:rPr>
          </w:rPrChange>
        </w:rPr>
        <w:t>2</w:t>
      </w:r>
      <w:r w:rsidRPr="002B2313">
        <w:rPr>
          <w:rFonts w:ascii="Times New Roman" w:hAnsi="Times New Roman" w:cs="Times New Roman"/>
          <w:i/>
          <w:sz w:val="24"/>
          <w:szCs w:val="24"/>
          <w:rPrChange w:id="7" w:author="Luana Soares" w:date="2025-05-06T19:31:00Z">
            <w:rPr>
              <w:rFonts w:ascii="Times New Roman" w:hAnsi="Times New Roman" w:cs="Times New Roman"/>
              <w:i/>
              <w:color w:val="000000" w:themeColor="text1"/>
              <w:sz w:val="24"/>
              <w:szCs w:val="24"/>
            </w:rPr>
          </w:rPrChange>
        </w:rPr>
        <w:t>Instituto de Biologia Molecular y Celular de Plantas (IBMCP) (CSIC-UPV), Valencia, Spain</w:t>
      </w:r>
    </w:p>
    <w:p w14:paraId="1EA69E8C" w14:textId="77777777" w:rsidR="00136A1A" w:rsidRPr="002B2313" w:rsidRDefault="00136A1A" w:rsidP="00731FBD">
      <w:pPr>
        <w:spacing w:line="480" w:lineRule="auto"/>
        <w:rPr>
          <w:rFonts w:ascii="Times New Roman" w:eastAsia="Times New Roman" w:hAnsi="Times New Roman" w:cs="Times New Roman"/>
          <w:b/>
          <w:sz w:val="24"/>
          <w:szCs w:val="24"/>
        </w:rPr>
      </w:pPr>
    </w:p>
    <w:p w14:paraId="23509F1E" w14:textId="77777777" w:rsidR="00136A1A" w:rsidRPr="002B2313" w:rsidRDefault="00B57AEF" w:rsidP="00136A1A">
      <w:pPr>
        <w:spacing w:line="480" w:lineRule="auto"/>
        <w:rPr>
          <w:rFonts w:ascii="Times New Roman" w:hAnsi="Times New Roman" w:cs="Times New Roman"/>
          <w:sz w:val="24"/>
          <w:szCs w:val="24"/>
          <w:lang w:val="en-US"/>
          <w:rPrChange w:id="8" w:author="Luana Soares" w:date="2025-05-06T19:31:00Z">
            <w:rPr>
              <w:rFonts w:ascii="Times New Roman" w:hAnsi="Times New Roman" w:cs="Times New Roman"/>
              <w:color w:val="000000" w:themeColor="text1"/>
              <w:sz w:val="24"/>
              <w:szCs w:val="24"/>
              <w:lang w:val="en-US"/>
            </w:rPr>
          </w:rPrChange>
        </w:rPr>
      </w:pPr>
      <w:r w:rsidRPr="002B2313">
        <w:rPr>
          <w:rFonts w:ascii="Times New Roman" w:eastAsia="Times New Roman" w:hAnsi="Times New Roman" w:cs="Times New Roman"/>
          <w:b/>
          <w:sz w:val="24"/>
          <w:szCs w:val="24"/>
          <w:lang w:val="en-US"/>
        </w:rPr>
        <w:t>* Corresponding Author</w:t>
      </w:r>
      <w:r w:rsidR="00136A1A" w:rsidRPr="002B2313">
        <w:rPr>
          <w:rFonts w:ascii="Times New Roman" w:eastAsia="Times New Roman" w:hAnsi="Times New Roman" w:cs="Times New Roman"/>
          <w:b/>
          <w:sz w:val="24"/>
          <w:szCs w:val="24"/>
          <w:lang w:val="en-US"/>
        </w:rPr>
        <w:t xml:space="preserve">: </w:t>
      </w:r>
      <w:r w:rsidR="00136A1A" w:rsidRPr="002B2313">
        <w:rPr>
          <w:rFonts w:ascii="Times New Roman" w:hAnsi="Times New Roman" w:cs="Times New Roman"/>
          <w:i/>
          <w:iCs/>
          <w:sz w:val="24"/>
          <w:szCs w:val="24"/>
          <w:lang w:val="en-US"/>
          <w:rPrChange w:id="9" w:author="Luana Soares" w:date="2025-05-06T19:31:00Z">
            <w:rPr>
              <w:rFonts w:ascii="Times New Roman" w:hAnsi="Times New Roman" w:cs="Times New Roman"/>
              <w:i/>
              <w:iCs/>
              <w:color w:val="000000" w:themeColor="text1"/>
              <w:sz w:val="24"/>
              <w:szCs w:val="24"/>
              <w:lang w:val="en-US"/>
            </w:rPr>
          </w:rPrChange>
        </w:rPr>
        <w:t>E-mail address:</w:t>
      </w:r>
      <w:r w:rsidR="00136A1A" w:rsidRPr="002B2313">
        <w:rPr>
          <w:rFonts w:ascii="Times New Roman" w:hAnsi="Times New Roman" w:cs="Times New Roman"/>
          <w:sz w:val="24"/>
          <w:szCs w:val="24"/>
          <w:lang w:val="en-US"/>
          <w:rPrChange w:id="10" w:author="Luana Soares" w:date="2025-05-06T19:31:00Z">
            <w:rPr>
              <w:rFonts w:ascii="Times New Roman" w:hAnsi="Times New Roman" w:cs="Times New Roman"/>
              <w:color w:val="000000" w:themeColor="text1"/>
              <w:sz w:val="24"/>
              <w:szCs w:val="24"/>
              <w:lang w:val="en-US"/>
            </w:rPr>
          </w:rPrChange>
        </w:rPr>
        <w:t xml:space="preserve"> </w:t>
      </w:r>
      <w:r w:rsidR="00CF3E01" w:rsidRPr="002B2313">
        <w:fldChar w:fldCharType="begin"/>
      </w:r>
      <w:r w:rsidR="00CF3E01" w:rsidRPr="002B2313">
        <w:rPr>
          <w:lang w:val="en-US"/>
        </w:rPr>
        <w:instrText xml:space="preserve"> HYPERLINK "mailto:loreta.freitas@ufrgs.br" </w:instrText>
      </w:r>
      <w:r w:rsidR="00CF3E01" w:rsidRPr="002B2313">
        <w:fldChar w:fldCharType="separate"/>
      </w:r>
      <w:r w:rsidR="00136A1A" w:rsidRPr="002B2313">
        <w:rPr>
          <w:rStyle w:val="Hyperlink"/>
          <w:rFonts w:ascii="Times New Roman" w:hAnsi="Times New Roman" w:cs="Times New Roman"/>
          <w:color w:val="auto"/>
          <w:sz w:val="24"/>
          <w:szCs w:val="24"/>
          <w:lang w:val="en-US"/>
          <w:rPrChange w:id="11" w:author="Luana Soares" w:date="2025-05-06T19:31:00Z">
            <w:rPr>
              <w:rStyle w:val="Hyperlink"/>
              <w:rFonts w:ascii="Times New Roman" w:hAnsi="Times New Roman" w:cs="Times New Roman"/>
              <w:color w:val="000000" w:themeColor="text1"/>
              <w:sz w:val="24"/>
              <w:szCs w:val="24"/>
              <w:lang w:val="en-US"/>
            </w:rPr>
          </w:rPrChange>
        </w:rPr>
        <w:t>loreta.freitas@ufrgs.br</w:t>
      </w:r>
      <w:r w:rsidR="00CF3E01" w:rsidRPr="002B2313">
        <w:rPr>
          <w:rStyle w:val="Hyperlink"/>
          <w:rFonts w:ascii="Times New Roman" w:hAnsi="Times New Roman" w:cs="Times New Roman"/>
          <w:color w:val="auto"/>
          <w:sz w:val="24"/>
          <w:szCs w:val="24"/>
          <w:lang w:val="en-US"/>
          <w:rPrChange w:id="12" w:author="Luana Soares" w:date="2025-05-06T19:31:00Z">
            <w:rPr>
              <w:rStyle w:val="Hyperlink"/>
              <w:rFonts w:ascii="Times New Roman" w:hAnsi="Times New Roman" w:cs="Times New Roman"/>
              <w:color w:val="000000" w:themeColor="text1"/>
              <w:sz w:val="24"/>
              <w:szCs w:val="24"/>
              <w:lang w:val="en-US"/>
            </w:rPr>
          </w:rPrChange>
        </w:rPr>
        <w:fldChar w:fldCharType="end"/>
      </w:r>
      <w:r w:rsidR="00136A1A" w:rsidRPr="002B2313">
        <w:rPr>
          <w:rFonts w:ascii="Times New Roman" w:hAnsi="Times New Roman" w:cs="Times New Roman"/>
          <w:sz w:val="24"/>
          <w:szCs w:val="24"/>
          <w:lang w:val="en-US"/>
          <w:rPrChange w:id="13" w:author="Luana Soares" w:date="2025-05-06T19:31:00Z">
            <w:rPr>
              <w:rFonts w:ascii="Times New Roman" w:hAnsi="Times New Roman" w:cs="Times New Roman"/>
              <w:color w:val="000000" w:themeColor="text1"/>
              <w:sz w:val="24"/>
              <w:szCs w:val="24"/>
              <w:lang w:val="en-US"/>
            </w:rPr>
          </w:rPrChange>
        </w:rPr>
        <w:t xml:space="preserve"> (L. B. Freitas)</w:t>
      </w:r>
    </w:p>
    <w:p w14:paraId="2948A6DA" w14:textId="66F4FE24" w:rsidR="00A77773" w:rsidRPr="002B2313" w:rsidRDefault="00A77773" w:rsidP="00731FBD">
      <w:pPr>
        <w:spacing w:line="480" w:lineRule="auto"/>
        <w:rPr>
          <w:rFonts w:ascii="Times New Roman" w:eastAsia="Times New Roman" w:hAnsi="Times New Roman" w:cs="Times New Roman"/>
          <w:bCs/>
          <w:sz w:val="24"/>
          <w:szCs w:val="24"/>
          <w:lang w:val="en-US"/>
        </w:rPr>
      </w:pPr>
    </w:p>
    <w:p w14:paraId="08B5D47D" w14:textId="566AA7BD" w:rsidR="009776F7" w:rsidRPr="002B2313" w:rsidRDefault="009776F7" w:rsidP="00731FBD">
      <w:pPr>
        <w:spacing w:line="480" w:lineRule="auto"/>
        <w:rPr>
          <w:rFonts w:ascii="Times New Roman" w:eastAsia="Times New Roman" w:hAnsi="Times New Roman" w:cs="Times New Roman"/>
          <w:b/>
          <w:sz w:val="24"/>
          <w:szCs w:val="24"/>
          <w:lang w:val="en-US"/>
        </w:rPr>
      </w:pPr>
      <w:r w:rsidRPr="002B2313">
        <w:rPr>
          <w:rFonts w:ascii="Times New Roman" w:eastAsia="Times New Roman" w:hAnsi="Times New Roman" w:cs="Times New Roman"/>
          <w:b/>
          <w:sz w:val="24"/>
          <w:szCs w:val="24"/>
          <w:lang w:val="en-US"/>
        </w:rPr>
        <w:t xml:space="preserve">Author </w:t>
      </w:r>
      <w:proofErr w:type="spellStart"/>
      <w:r w:rsidRPr="002B2313">
        <w:rPr>
          <w:rFonts w:ascii="Times New Roman" w:eastAsia="Times New Roman" w:hAnsi="Times New Roman" w:cs="Times New Roman"/>
          <w:b/>
          <w:sz w:val="24"/>
          <w:szCs w:val="24"/>
          <w:lang w:val="en-US"/>
        </w:rPr>
        <w:t>Orcid</w:t>
      </w:r>
      <w:proofErr w:type="spellEnd"/>
    </w:p>
    <w:p w14:paraId="54646371" w14:textId="4745467D" w:rsidR="00136A1A" w:rsidRPr="002B2313" w:rsidRDefault="00136A1A" w:rsidP="009B3AA2">
      <w:pPr>
        <w:spacing w:line="480" w:lineRule="auto"/>
        <w:rPr>
          <w:rFonts w:ascii="Times New Roman" w:hAnsi="Times New Roman" w:cs="Times New Roman"/>
          <w:sz w:val="24"/>
          <w:szCs w:val="24"/>
        </w:rPr>
      </w:pPr>
      <w:r w:rsidRPr="002B2313">
        <w:rPr>
          <w:rFonts w:ascii="Times New Roman" w:eastAsia="Times New Roman" w:hAnsi="Times New Roman" w:cs="Times New Roman"/>
          <w:bCs/>
          <w:sz w:val="24"/>
          <w:szCs w:val="24"/>
        </w:rPr>
        <w:t xml:space="preserve">Luana S. Soares </w:t>
      </w:r>
      <w:r w:rsidR="009B3AA2" w:rsidRPr="002B2313">
        <w:rPr>
          <w:rFonts w:ascii="Times New Roman" w:eastAsia="Times New Roman" w:hAnsi="Times New Roman" w:cs="Times New Roman"/>
          <w:bCs/>
          <w:sz w:val="24"/>
          <w:szCs w:val="24"/>
        </w:rPr>
        <w:t xml:space="preserve">- </w:t>
      </w:r>
      <w:r w:rsidR="009B3AA2" w:rsidRPr="002B2313">
        <w:rPr>
          <w:rFonts w:ascii="Times New Roman" w:hAnsi="Times New Roman" w:cs="Times New Roman"/>
          <w:sz w:val="24"/>
          <w:szCs w:val="24"/>
        </w:rPr>
        <w:t>https://orcid.org/</w:t>
      </w:r>
      <w:r w:rsidRPr="002B2313">
        <w:rPr>
          <w:rFonts w:ascii="Times New Roman" w:hAnsi="Times New Roman" w:cs="Times New Roman"/>
          <w:sz w:val="24"/>
          <w:szCs w:val="24"/>
        </w:rPr>
        <w:t>0000-0002-1893-3576</w:t>
      </w:r>
    </w:p>
    <w:p w14:paraId="3589601E" w14:textId="7C68C145" w:rsidR="00136A1A" w:rsidRPr="002B2313" w:rsidRDefault="00136A1A" w:rsidP="009B3AA2">
      <w:pPr>
        <w:spacing w:line="480" w:lineRule="auto"/>
        <w:rPr>
          <w:rFonts w:ascii="Times New Roman" w:hAnsi="Times New Roman" w:cs="Times New Roman"/>
          <w:sz w:val="24"/>
          <w:szCs w:val="24"/>
        </w:rPr>
      </w:pPr>
      <w:r w:rsidRPr="002B2313">
        <w:rPr>
          <w:rFonts w:ascii="Times New Roman" w:hAnsi="Times New Roman" w:cs="Times New Roman"/>
          <w:sz w:val="24"/>
          <w:szCs w:val="24"/>
        </w:rPr>
        <w:t xml:space="preserve">Leonardo T. Gonçalves </w:t>
      </w:r>
      <w:r w:rsidR="009B3AA2" w:rsidRPr="002B2313">
        <w:rPr>
          <w:rFonts w:ascii="Times New Roman" w:hAnsi="Times New Roman" w:cs="Times New Roman"/>
          <w:sz w:val="24"/>
          <w:szCs w:val="24"/>
        </w:rPr>
        <w:t>- https://orcid.org/</w:t>
      </w:r>
      <w:r w:rsidRPr="002B2313">
        <w:rPr>
          <w:rFonts w:ascii="Times New Roman" w:hAnsi="Times New Roman" w:cs="Times New Roman"/>
          <w:sz w:val="24"/>
          <w:szCs w:val="24"/>
        </w:rPr>
        <w:t>0000-0002-3593-8424</w:t>
      </w:r>
    </w:p>
    <w:p w14:paraId="29DF1002" w14:textId="6A838BE7" w:rsidR="00136A1A" w:rsidRPr="002B2313" w:rsidRDefault="00136A1A" w:rsidP="009B3AA2">
      <w:pPr>
        <w:spacing w:line="480" w:lineRule="auto"/>
        <w:rPr>
          <w:rFonts w:ascii="Times New Roman" w:hAnsi="Times New Roman" w:cs="Times New Roman"/>
          <w:sz w:val="24"/>
          <w:szCs w:val="24"/>
          <w:lang w:val="es-ES"/>
        </w:rPr>
      </w:pPr>
      <w:r w:rsidRPr="002B2313">
        <w:rPr>
          <w:rFonts w:ascii="Times New Roman" w:hAnsi="Times New Roman" w:cs="Times New Roman"/>
          <w:sz w:val="24"/>
          <w:szCs w:val="24"/>
          <w:lang w:val="es-ES"/>
        </w:rPr>
        <w:t>Sebastián Guzmán-</w:t>
      </w:r>
      <w:proofErr w:type="spellStart"/>
      <w:r w:rsidRPr="002B2313">
        <w:rPr>
          <w:rFonts w:ascii="Times New Roman" w:hAnsi="Times New Roman" w:cs="Times New Roman"/>
          <w:sz w:val="24"/>
          <w:szCs w:val="24"/>
          <w:lang w:val="es-ES"/>
        </w:rPr>
        <w:t>Rodriguez</w:t>
      </w:r>
      <w:proofErr w:type="spellEnd"/>
      <w:r w:rsidRPr="002B2313">
        <w:rPr>
          <w:rFonts w:ascii="Times New Roman" w:hAnsi="Times New Roman" w:cs="Times New Roman"/>
          <w:sz w:val="24"/>
          <w:szCs w:val="24"/>
          <w:lang w:val="es-ES"/>
        </w:rPr>
        <w:t xml:space="preserve"> </w:t>
      </w:r>
      <w:r w:rsidR="009B3AA2" w:rsidRPr="002B2313">
        <w:rPr>
          <w:rFonts w:ascii="Times New Roman" w:hAnsi="Times New Roman" w:cs="Times New Roman"/>
          <w:sz w:val="24"/>
          <w:szCs w:val="24"/>
          <w:lang w:val="es-ES"/>
        </w:rPr>
        <w:t>- https://orcid.org/</w:t>
      </w:r>
      <w:r w:rsidRPr="002B2313">
        <w:rPr>
          <w:rFonts w:ascii="Times New Roman" w:hAnsi="Times New Roman" w:cs="Times New Roman"/>
          <w:sz w:val="24"/>
          <w:szCs w:val="24"/>
          <w:lang w:val="es-ES"/>
        </w:rPr>
        <w:t>0000-0001-9860-0001</w:t>
      </w:r>
    </w:p>
    <w:p w14:paraId="650A1981" w14:textId="0003E816" w:rsidR="00136A1A" w:rsidRPr="002B2313" w:rsidRDefault="00136A1A" w:rsidP="009B3AA2">
      <w:pPr>
        <w:spacing w:line="480" w:lineRule="auto"/>
        <w:rPr>
          <w:rFonts w:ascii="Times New Roman" w:hAnsi="Times New Roman" w:cs="Times New Roman"/>
          <w:sz w:val="24"/>
          <w:szCs w:val="24"/>
        </w:rPr>
      </w:pPr>
      <w:r w:rsidRPr="002B2313">
        <w:rPr>
          <w:rFonts w:ascii="Times New Roman" w:hAnsi="Times New Roman" w:cs="Times New Roman"/>
          <w:sz w:val="24"/>
          <w:szCs w:val="24"/>
        </w:rPr>
        <w:t xml:space="preserve">Aureliano </w:t>
      </w:r>
      <w:proofErr w:type="spellStart"/>
      <w:r w:rsidRPr="002B2313">
        <w:rPr>
          <w:rFonts w:ascii="Times New Roman" w:hAnsi="Times New Roman" w:cs="Times New Roman"/>
          <w:sz w:val="24"/>
          <w:szCs w:val="24"/>
        </w:rPr>
        <w:t>Bombarely</w:t>
      </w:r>
      <w:proofErr w:type="spellEnd"/>
      <w:r w:rsidRPr="002B2313">
        <w:rPr>
          <w:rFonts w:ascii="Times New Roman" w:hAnsi="Times New Roman" w:cs="Times New Roman"/>
          <w:sz w:val="24"/>
          <w:szCs w:val="24"/>
        </w:rPr>
        <w:t xml:space="preserve"> </w:t>
      </w:r>
      <w:r w:rsidR="009B3AA2" w:rsidRPr="002B2313">
        <w:rPr>
          <w:rFonts w:ascii="Times New Roman" w:hAnsi="Times New Roman" w:cs="Times New Roman"/>
          <w:sz w:val="24"/>
          <w:szCs w:val="24"/>
        </w:rPr>
        <w:t>- https://orcid.org/0000-0001-6257-8914</w:t>
      </w:r>
    </w:p>
    <w:p w14:paraId="4E04DC53" w14:textId="4BBA486F" w:rsidR="00136A1A" w:rsidRPr="002B2313" w:rsidRDefault="00136A1A" w:rsidP="009B3AA2">
      <w:pPr>
        <w:spacing w:line="480" w:lineRule="auto"/>
        <w:rPr>
          <w:rFonts w:ascii="Times New Roman" w:eastAsia="Times New Roman" w:hAnsi="Times New Roman" w:cs="Times New Roman"/>
          <w:bCs/>
          <w:sz w:val="24"/>
          <w:szCs w:val="24"/>
        </w:rPr>
      </w:pPr>
      <w:r w:rsidRPr="002B2313">
        <w:rPr>
          <w:rFonts w:ascii="Times New Roman" w:hAnsi="Times New Roman" w:cs="Times New Roman"/>
          <w:sz w:val="24"/>
          <w:szCs w:val="24"/>
        </w:rPr>
        <w:t xml:space="preserve">Loreta B. Freitas </w:t>
      </w:r>
      <w:r w:rsidR="009B3AA2" w:rsidRPr="002B2313">
        <w:rPr>
          <w:rFonts w:ascii="Times New Roman" w:hAnsi="Times New Roman" w:cs="Times New Roman"/>
          <w:sz w:val="24"/>
          <w:szCs w:val="24"/>
        </w:rPr>
        <w:t>- https://orcid.org/</w:t>
      </w:r>
      <w:r w:rsidRPr="002B2313">
        <w:rPr>
          <w:rFonts w:ascii="Times New Roman" w:hAnsi="Times New Roman" w:cs="Times New Roman"/>
          <w:sz w:val="24"/>
          <w:szCs w:val="24"/>
        </w:rPr>
        <w:t>0000-0002-0728-4945</w:t>
      </w:r>
    </w:p>
    <w:p w14:paraId="44A8268D" w14:textId="77777777" w:rsidR="009776F7" w:rsidRPr="002B2313" w:rsidRDefault="009776F7" w:rsidP="00731FBD">
      <w:pPr>
        <w:spacing w:line="480" w:lineRule="auto"/>
        <w:rPr>
          <w:rFonts w:ascii="Times New Roman" w:eastAsia="Times New Roman" w:hAnsi="Times New Roman" w:cs="Times New Roman"/>
          <w:b/>
          <w:sz w:val="24"/>
          <w:szCs w:val="24"/>
        </w:rPr>
      </w:pPr>
    </w:p>
    <w:p w14:paraId="3F3F7255" w14:textId="16C10E00" w:rsidR="00B57AEF" w:rsidRPr="002B2313" w:rsidRDefault="00B57AEF" w:rsidP="00731FBD">
      <w:pPr>
        <w:spacing w:line="480" w:lineRule="auto"/>
        <w:rPr>
          <w:rFonts w:ascii="Times New Roman" w:eastAsia="Times New Roman" w:hAnsi="Times New Roman" w:cs="Times New Roman"/>
          <w:bCs/>
          <w:sz w:val="24"/>
          <w:szCs w:val="24"/>
          <w:lang w:val="en-US"/>
        </w:rPr>
      </w:pPr>
      <w:commentRangeStart w:id="14"/>
      <w:r w:rsidRPr="002B2313">
        <w:rPr>
          <w:rFonts w:ascii="Times New Roman" w:eastAsia="Times New Roman" w:hAnsi="Times New Roman" w:cs="Times New Roman"/>
          <w:b/>
          <w:sz w:val="24"/>
          <w:szCs w:val="24"/>
          <w:lang w:val="en-US"/>
        </w:rPr>
        <w:t>Running Title</w:t>
      </w:r>
      <w:commentRangeEnd w:id="14"/>
      <w:r w:rsidR="009B3AA2" w:rsidRPr="002B2313">
        <w:rPr>
          <w:rStyle w:val="CommentReference"/>
        </w:rPr>
        <w:commentReference w:id="14"/>
      </w:r>
      <w:r w:rsidR="002B1346" w:rsidRPr="002B2313">
        <w:rPr>
          <w:rFonts w:ascii="Times New Roman" w:eastAsia="Times New Roman" w:hAnsi="Times New Roman" w:cs="Times New Roman"/>
          <w:b/>
          <w:sz w:val="24"/>
          <w:szCs w:val="24"/>
          <w:lang w:val="en-US"/>
        </w:rPr>
        <w:t xml:space="preserve">: </w:t>
      </w:r>
      <w:r w:rsidR="002B1346" w:rsidRPr="002B2313">
        <w:rPr>
          <w:rFonts w:ascii="Times New Roman" w:eastAsia="Times New Roman" w:hAnsi="Times New Roman" w:cs="Times New Roman"/>
          <w:bCs/>
          <w:sz w:val="24"/>
          <w:szCs w:val="24"/>
          <w:lang w:val="en-US"/>
        </w:rPr>
        <w:t xml:space="preserve">Reference </w:t>
      </w:r>
      <w:r w:rsidR="002B1346" w:rsidRPr="002B2313">
        <w:rPr>
          <w:rFonts w:ascii="Times New Roman" w:eastAsia="Times New Roman" w:hAnsi="Times New Roman" w:cs="Times New Roman"/>
          <w:bCs/>
          <w:sz w:val="24"/>
          <w:szCs w:val="24"/>
          <w:lang w:val="en-US"/>
        </w:rPr>
        <w:t>c</w:t>
      </w:r>
      <w:r w:rsidR="002B1346" w:rsidRPr="002B2313">
        <w:rPr>
          <w:rFonts w:ascii="Times New Roman" w:eastAsia="Times New Roman" w:hAnsi="Times New Roman" w:cs="Times New Roman"/>
          <w:bCs/>
          <w:sz w:val="24"/>
          <w:szCs w:val="24"/>
          <w:lang w:val="en-US"/>
        </w:rPr>
        <w:t xml:space="preserve">hoice in </w:t>
      </w:r>
      <w:r w:rsidR="002B1346" w:rsidRPr="002B2313">
        <w:rPr>
          <w:rFonts w:ascii="Times New Roman" w:eastAsia="Times New Roman" w:hAnsi="Times New Roman" w:cs="Times New Roman"/>
          <w:bCs/>
          <w:sz w:val="24"/>
          <w:szCs w:val="24"/>
          <w:lang w:val="en-US"/>
        </w:rPr>
        <w:t>p</w:t>
      </w:r>
      <w:r w:rsidR="002B1346" w:rsidRPr="002B2313">
        <w:rPr>
          <w:rFonts w:ascii="Times New Roman" w:eastAsia="Times New Roman" w:hAnsi="Times New Roman" w:cs="Times New Roman"/>
          <w:bCs/>
          <w:sz w:val="24"/>
          <w:szCs w:val="24"/>
          <w:lang w:val="en-US"/>
        </w:rPr>
        <w:t xml:space="preserve">opulation </w:t>
      </w:r>
      <w:r w:rsidR="002B1346" w:rsidRPr="002B2313">
        <w:rPr>
          <w:rFonts w:ascii="Times New Roman" w:eastAsia="Times New Roman" w:hAnsi="Times New Roman" w:cs="Times New Roman"/>
          <w:bCs/>
          <w:sz w:val="24"/>
          <w:szCs w:val="24"/>
          <w:lang w:val="en-US"/>
        </w:rPr>
        <w:t>g</w:t>
      </w:r>
      <w:r w:rsidR="002B1346" w:rsidRPr="002B2313">
        <w:rPr>
          <w:rFonts w:ascii="Times New Roman" w:eastAsia="Times New Roman" w:hAnsi="Times New Roman" w:cs="Times New Roman"/>
          <w:bCs/>
          <w:sz w:val="24"/>
          <w:szCs w:val="24"/>
          <w:lang w:val="en-US"/>
        </w:rPr>
        <w:t>enomics</w:t>
      </w:r>
    </w:p>
    <w:p w14:paraId="4FA68E03" w14:textId="77777777" w:rsidR="00B57AEF" w:rsidRPr="002B2313" w:rsidRDefault="00B57AEF" w:rsidP="00731FBD">
      <w:pPr>
        <w:spacing w:line="480" w:lineRule="auto"/>
        <w:rPr>
          <w:rFonts w:ascii="Times New Roman" w:eastAsia="Times New Roman" w:hAnsi="Times New Roman" w:cs="Times New Roman"/>
          <w:b/>
          <w:sz w:val="24"/>
          <w:szCs w:val="24"/>
          <w:lang w:val="en-US"/>
        </w:rPr>
      </w:pPr>
    </w:p>
    <w:p w14:paraId="60E77CD3" w14:textId="5F7D8FCA" w:rsidR="00B57AEF" w:rsidRPr="002B2313" w:rsidRDefault="00B57AEF" w:rsidP="00731FBD">
      <w:pPr>
        <w:spacing w:line="480" w:lineRule="auto"/>
        <w:rPr>
          <w:rFonts w:ascii="Times New Roman" w:eastAsia="Times New Roman" w:hAnsi="Times New Roman" w:cs="Times New Roman"/>
          <w:b/>
          <w:sz w:val="24"/>
          <w:szCs w:val="24"/>
          <w:lang w:val="en-US"/>
        </w:rPr>
        <w:sectPr w:rsidR="00B57AEF" w:rsidRPr="002B2313">
          <w:pgSz w:w="11909" w:h="16834"/>
          <w:pgMar w:top="1440" w:right="1440" w:bottom="1440" w:left="1440" w:header="720" w:footer="720" w:gutter="0"/>
          <w:pgNumType w:start="1"/>
          <w:cols w:space="720"/>
        </w:sectPr>
      </w:pPr>
    </w:p>
    <w:p w14:paraId="1538E0EC" w14:textId="77777777" w:rsidR="00522F2E" w:rsidRPr="002B2313" w:rsidRDefault="00522F2E" w:rsidP="00731FBD">
      <w:pPr>
        <w:spacing w:line="480" w:lineRule="auto"/>
        <w:rPr>
          <w:rFonts w:ascii="Times New Roman" w:eastAsia="Times New Roman" w:hAnsi="Times New Roman" w:cs="Times New Roman"/>
          <w:b/>
          <w:sz w:val="24"/>
          <w:szCs w:val="24"/>
          <w:lang w:val="en-US"/>
        </w:rPr>
      </w:pPr>
      <w:commentRangeStart w:id="15"/>
      <w:r w:rsidRPr="002B2313">
        <w:rPr>
          <w:rFonts w:ascii="Times New Roman" w:eastAsia="Times New Roman" w:hAnsi="Times New Roman" w:cs="Times New Roman"/>
          <w:b/>
          <w:sz w:val="24"/>
          <w:szCs w:val="24"/>
          <w:lang w:val="en-US"/>
        </w:rPr>
        <w:lastRenderedPageBreak/>
        <w:t>Abstract</w:t>
      </w:r>
      <w:commentRangeEnd w:id="15"/>
      <w:r w:rsidRPr="002B2313">
        <w:rPr>
          <w:rStyle w:val="CommentReference"/>
          <w:rFonts w:ascii="Times New Roman" w:hAnsi="Times New Roman" w:cs="Times New Roman"/>
          <w:sz w:val="24"/>
          <w:szCs w:val="24"/>
        </w:rPr>
        <w:commentReference w:id="15"/>
      </w:r>
    </w:p>
    <w:p w14:paraId="59C52F5A" w14:textId="77777777" w:rsidR="003053D8" w:rsidRPr="002B2313" w:rsidRDefault="003053D8" w:rsidP="003053D8">
      <w:pPr>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The use of RAD-seq data in population genomics is strongly influenced by bioinformatic processing choices, particularly in SNP discovery and demographic inference. A key decision involves whether to adopt a de novo or reference-based approach, with the latter introducing potential biases depending on the genetic proximity between the reference genome and the focal species. While it is generally recommended to use high-quality genomes from closely related taxa, little is known about how the degree of relatedness affects evolutionary inferences, especially in systems of recent and rapid divergence.</w:t>
      </w:r>
    </w:p>
    <w:p w14:paraId="7CB66376" w14:textId="77777777" w:rsidR="003053D8" w:rsidRPr="002B2313" w:rsidRDefault="003053D8" w:rsidP="003053D8">
      <w:pPr>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Here, we evaluated how the choice of reference genome influences SNP calling and downstream genetic analyses in recently diverged lineages of </w:t>
      </w:r>
      <w:r w:rsidRPr="002B2313">
        <w:rPr>
          <w:rFonts w:ascii="Times New Roman" w:eastAsia="Times New Roman" w:hAnsi="Times New Roman" w:cs="Times New Roman"/>
          <w:i/>
          <w:iCs/>
          <w:sz w:val="24"/>
          <w:szCs w:val="24"/>
          <w:lang w:val="en-US"/>
        </w:rPr>
        <w:t xml:space="preserve">Petunia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iCs/>
          <w:sz w:val="24"/>
          <w:szCs w:val="24"/>
          <w:lang w:val="en-US"/>
        </w:rPr>
        <w:t>Calibrachoa.</w:t>
      </w:r>
      <w:r w:rsidRPr="002B2313">
        <w:rPr>
          <w:rFonts w:ascii="Times New Roman" w:eastAsia="Times New Roman" w:hAnsi="Times New Roman" w:cs="Times New Roman"/>
          <w:sz w:val="24"/>
          <w:szCs w:val="24"/>
          <w:lang w:val="en-US"/>
        </w:rPr>
        <w:t xml:space="preserve"> We compared multiple reference genomes varying in genetic distance to the target species, assessing their impact on population genetic parameters and phylogenetic relationships.</w:t>
      </w:r>
    </w:p>
    <w:p w14:paraId="7C12A8EA" w14:textId="77777777" w:rsidR="003053D8" w:rsidRPr="002B2313" w:rsidRDefault="003053D8" w:rsidP="003053D8">
      <w:pPr>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Despite observing differences in absolute SNP numbers and dataset composition, our results showed that overall patterns of genetic diversity, population structure, and evolutionary relationships remained consistent across references. These findings suggest that, for recently diverged taxa, the choice of reference genome may be less critical than previously assumed. Genetic similarity within this evolutionary timescale appears sufficient to capture key patterns of variation and divergence, reducing the influence of reference selection on population and evolutionary interpretations.</w:t>
      </w:r>
    </w:p>
    <w:p w14:paraId="10A4C073" w14:textId="77777777" w:rsidR="00F618AB" w:rsidRPr="002B2313" w:rsidRDefault="00F618AB" w:rsidP="00731FBD">
      <w:pPr>
        <w:spacing w:line="480" w:lineRule="auto"/>
        <w:rPr>
          <w:rFonts w:ascii="Times New Roman" w:eastAsia="Times New Roman" w:hAnsi="Times New Roman" w:cs="Times New Roman"/>
          <w:b/>
          <w:sz w:val="24"/>
          <w:szCs w:val="24"/>
          <w:lang w:val="en-US"/>
        </w:rPr>
      </w:pPr>
    </w:p>
    <w:p w14:paraId="230F3072" w14:textId="5FB9C4BC" w:rsidR="00A77773" w:rsidRPr="002B2313" w:rsidRDefault="00A77773" w:rsidP="00731FBD">
      <w:pPr>
        <w:spacing w:line="480" w:lineRule="auto"/>
        <w:rPr>
          <w:rFonts w:ascii="Times New Roman" w:eastAsia="Times New Roman" w:hAnsi="Times New Roman" w:cs="Times New Roman"/>
          <w:bCs/>
          <w:sz w:val="24"/>
          <w:szCs w:val="24"/>
          <w:lang w:val="en-US"/>
        </w:rPr>
        <w:sectPr w:rsidR="00A77773" w:rsidRPr="002B2313">
          <w:pgSz w:w="11909" w:h="16834"/>
          <w:pgMar w:top="1440" w:right="1440" w:bottom="1440" w:left="1440" w:header="720" w:footer="720" w:gutter="0"/>
          <w:pgNumType w:start="1"/>
          <w:cols w:space="720"/>
        </w:sectPr>
      </w:pPr>
      <w:r w:rsidRPr="002B2313">
        <w:rPr>
          <w:rFonts w:ascii="Times New Roman" w:eastAsia="Times New Roman" w:hAnsi="Times New Roman" w:cs="Times New Roman"/>
          <w:b/>
          <w:sz w:val="24"/>
          <w:szCs w:val="24"/>
          <w:lang w:val="en-US"/>
        </w:rPr>
        <w:t>Keywords</w:t>
      </w:r>
      <w:r w:rsidR="00C74CC6" w:rsidRPr="002B2313">
        <w:rPr>
          <w:rFonts w:ascii="Times New Roman" w:eastAsia="Times New Roman" w:hAnsi="Times New Roman" w:cs="Times New Roman"/>
          <w:b/>
          <w:sz w:val="24"/>
          <w:szCs w:val="24"/>
          <w:lang w:val="en-US"/>
        </w:rPr>
        <w:t xml:space="preserve">: </w:t>
      </w:r>
      <w:r w:rsidR="002B1346" w:rsidRPr="002B2313">
        <w:rPr>
          <w:rFonts w:ascii="Times New Roman" w:eastAsia="Times New Roman" w:hAnsi="Times New Roman" w:cs="Times New Roman"/>
          <w:bCs/>
          <w:sz w:val="24"/>
          <w:szCs w:val="24"/>
          <w:lang w:val="en-US"/>
        </w:rPr>
        <w:t>R</w:t>
      </w:r>
      <w:r w:rsidR="00C74CC6" w:rsidRPr="002B2313">
        <w:rPr>
          <w:rFonts w:ascii="Times New Roman" w:eastAsia="Times New Roman" w:hAnsi="Times New Roman" w:cs="Times New Roman"/>
          <w:bCs/>
          <w:sz w:val="24"/>
          <w:szCs w:val="24"/>
          <w:lang w:val="en-US"/>
        </w:rPr>
        <w:t>AD</w:t>
      </w:r>
      <w:r w:rsidR="002B1346" w:rsidRPr="002B2313">
        <w:rPr>
          <w:rFonts w:ascii="Times New Roman" w:eastAsia="Times New Roman" w:hAnsi="Times New Roman" w:cs="Times New Roman"/>
          <w:bCs/>
          <w:sz w:val="24"/>
          <w:szCs w:val="24"/>
          <w:lang w:val="en-US"/>
        </w:rPr>
        <w:t>-</w:t>
      </w:r>
      <w:r w:rsidR="00C74CC6" w:rsidRPr="002B2313">
        <w:rPr>
          <w:rFonts w:ascii="Times New Roman" w:eastAsia="Times New Roman" w:hAnsi="Times New Roman" w:cs="Times New Roman"/>
          <w:bCs/>
          <w:sz w:val="24"/>
          <w:szCs w:val="24"/>
          <w:lang w:val="en-US"/>
        </w:rPr>
        <w:t>seq; rapid divergence; recent speciation; genome choice; bioinformatic approach; population genomics; reference genome.</w:t>
      </w:r>
    </w:p>
    <w:p w14:paraId="00000003" w14:textId="60D60A39" w:rsidR="008D6296" w:rsidRPr="002B2313" w:rsidRDefault="00CF3E01" w:rsidP="00731FBD">
      <w:pPr>
        <w:spacing w:line="480" w:lineRule="auto"/>
        <w:rPr>
          <w:rFonts w:ascii="Times New Roman" w:eastAsia="Times New Roman" w:hAnsi="Times New Roman" w:cs="Times New Roman"/>
          <w:b/>
          <w:sz w:val="24"/>
          <w:szCs w:val="24"/>
          <w:lang w:val="en-US"/>
        </w:rPr>
      </w:pPr>
      <w:commentRangeStart w:id="16"/>
      <w:r w:rsidRPr="002B2313">
        <w:rPr>
          <w:rFonts w:ascii="Times New Roman" w:eastAsia="Times New Roman" w:hAnsi="Times New Roman" w:cs="Times New Roman"/>
          <w:b/>
          <w:sz w:val="24"/>
          <w:szCs w:val="24"/>
          <w:lang w:val="en-US"/>
        </w:rPr>
        <w:lastRenderedPageBreak/>
        <w:t>Introduction</w:t>
      </w:r>
      <w:commentRangeEnd w:id="16"/>
      <w:r w:rsidR="00522F2E" w:rsidRPr="002B2313">
        <w:rPr>
          <w:rStyle w:val="CommentReference"/>
          <w:rFonts w:ascii="Times New Roman" w:hAnsi="Times New Roman" w:cs="Times New Roman"/>
          <w:sz w:val="24"/>
          <w:szCs w:val="24"/>
        </w:rPr>
        <w:commentReference w:id="16"/>
      </w:r>
    </w:p>
    <w:p w14:paraId="00000004" w14:textId="286474EA" w:rsidR="008D6296" w:rsidRPr="002B2313" w:rsidRDefault="00CF3E01" w:rsidP="00731FBD">
      <w:pPr>
        <w:spacing w:line="480" w:lineRule="auto"/>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Recent advancements in high-throughput sequencing t</w:t>
      </w:r>
      <w:r w:rsidRPr="002B2313">
        <w:rPr>
          <w:rFonts w:ascii="Times New Roman" w:eastAsia="Times New Roman" w:hAnsi="Times New Roman" w:cs="Times New Roman"/>
          <w:sz w:val="24"/>
          <w:szCs w:val="24"/>
          <w:lang w:val="en-US"/>
        </w:rPr>
        <w:t xml:space="preserve">echnologies have transformed the study of non-model organisms in ecology and evolutionary </w:t>
      </w:r>
      <w:r w:rsidRPr="002B2313">
        <w:rPr>
          <w:rFonts w:ascii="Times New Roman" w:eastAsia="Times New Roman" w:hAnsi="Times New Roman" w:cs="Times New Roman"/>
          <w:sz w:val="24"/>
          <w:szCs w:val="24"/>
          <w:lang w:val="en-US"/>
        </w:rPr>
        <w:t xml:space="preserve">biology </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Ellegren 2014; Shafer et </w:t>
      </w:r>
      <w:r w:rsidRPr="002B2313">
        <w:rPr>
          <w:rFonts w:ascii="Times New Roman" w:eastAsia="Times New Roman" w:hAnsi="Times New Roman" w:cs="Times New Roman"/>
          <w:sz w:val="24"/>
          <w:szCs w:val="24"/>
          <w:lang w:val="en-US"/>
        </w:rPr>
        <w:t>al. 2016</w:t>
      </w:r>
      <w:r w:rsidR="00B66762"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2017</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One of the most </w:t>
      </w:r>
      <w:r w:rsidR="00B66762" w:rsidRPr="002B2313">
        <w:rPr>
          <w:rFonts w:ascii="Times New Roman" w:eastAsia="Times New Roman" w:hAnsi="Times New Roman" w:cs="Times New Roman"/>
          <w:sz w:val="24"/>
          <w:szCs w:val="24"/>
          <w:lang w:val="en-US"/>
        </w:rPr>
        <w:t>significant</w:t>
      </w:r>
      <w:r w:rsidRPr="002B2313">
        <w:rPr>
          <w:rFonts w:ascii="Times New Roman" w:eastAsia="Times New Roman" w:hAnsi="Times New Roman" w:cs="Times New Roman"/>
          <w:sz w:val="24"/>
          <w:szCs w:val="24"/>
          <w:lang w:val="en-US"/>
        </w:rPr>
        <w:t xml:space="preserve"> developments has been the advent</w:t>
      </w:r>
      <w:r w:rsidRPr="002B2313">
        <w:rPr>
          <w:rFonts w:ascii="Times New Roman" w:eastAsia="Times New Roman" w:hAnsi="Times New Roman" w:cs="Times New Roman"/>
          <w:sz w:val="24"/>
          <w:szCs w:val="24"/>
          <w:lang w:val="en-US"/>
        </w:rPr>
        <w:t xml:space="preserve"> of reduced-representation sequencing methods</w:t>
      </w:r>
      <w:r w:rsidR="00B66762"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such as restriction-site associated DNA sequencing (RAD-seq). This approach enables the </w:t>
      </w:r>
      <w:r w:rsidR="00B66762" w:rsidRPr="002B2313">
        <w:rPr>
          <w:rFonts w:ascii="Times New Roman" w:eastAsia="Times New Roman" w:hAnsi="Times New Roman" w:cs="Times New Roman"/>
          <w:sz w:val="24"/>
          <w:szCs w:val="24"/>
          <w:lang w:val="en-US"/>
        </w:rPr>
        <w:t xml:space="preserve">cost-effective and efficient </w:t>
      </w:r>
      <w:r w:rsidRPr="002B2313">
        <w:rPr>
          <w:rFonts w:ascii="Times New Roman" w:eastAsia="Times New Roman" w:hAnsi="Times New Roman" w:cs="Times New Roman"/>
          <w:sz w:val="24"/>
          <w:szCs w:val="24"/>
          <w:lang w:val="en-US"/>
        </w:rPr>
        <w:t xml:space="preserve">identification of thousands of polymorphic loci across the </w:t>
      </w:r>
      <w:r w:rsidRPr="002B2313">
        <w:rPr>
          <w:rFonts w:ascii="Times New Roman" w:eastAsia="Times New Roman" w:hAnsi="Times New Roman" w:cs="Times New Roman"/>
          <w:sz w:val="24"/>
          <w:szCs w:val="24"/>
          <w:lang w:val="en-US"/>
        </w:rPr>
        <w:t xml:space="preserve">genome without requiring a complete reference genome </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Andrews et al. 2016</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RAD-seq has proven particularly useful for population genetics, phylogenetics, and conservation genomics</w:t>
      </w:r>
      <w:r w:rsidR="00B66762" w:rsidRPr="002B2313">
        <w:rPr>
          <w:rFonts w:ascii="Times New Roman" w:eastAsia="Times New Roman" w:hAnsi="Times New Roman" w:cs="Times New Roman"/>
          <w:sz w:val="24"/>
          <w:szCs w:val="24"/>
          <w:lang w:val="en-US"/>
        </w:rPr>
        <w:t xml:space="preserve">. It </w:t>
      </w:r>
      <w:r w:rsidR="00D61C5C" w:rsidRPr="002B2313">
        <w:rPr>
          <w:rFonts w:ascii="Times New Roman" w:eastAsia="Times New Roman" w:hAnsi="Times New Roman" w:cs="Times New Roman"/>
          <w:sz w:val="24"/>
          <w:szCs w:val="24"/>
          <w:lang w:val="en-US"/>
        </w:rPr>
        <w:t>i</w:t>
      </w:r>
      <w:r w:rsidR="00B66762" w:rsidRPr="002B2313">
        <w:rPr>
          <w:rFonts w:ascii="Times New Roman" w:eastAsia="Times New Roman" w:hAnsi="Times New Roman" w:cs="Times New Roman"/>
          <w:sz w:val="24"/>
          <w:szCs w:val="24"/>
          <w:lang w:val="en-US"/>
        </w:rPr>
        <w:t>s</w:t>
      </w:r>
      <w:r w:rsidRPr="002B2313">
        <w:rPr>
          <w:rFonts w:ascii="Times New Roman" w:eastAsia="Times New Roman" w:hAnsi="Times New Roman" w:cs="Times New Roman"/>
          <w:sz w:val="24"/>
          <w:szCs w:val="24"/>
          <w:lang w:val="en-US"/>
        </w:rPr>
        <w:t xml:space="preserve"> an invaluable tool for researchers working with diverse taxa, includ</w:t>
      </w:r>
      <w:r w:rsidRPr="002B2313">
        <w:rPr>
          <w:rFonts w:ascii="Times New Roman" w:eastAsia="Times New Roman" w:hAnsi="Times New Roman" w:cs="Times New Roman"/>
          <w:sz w:val="24"/>
          <w:szCs w:val="24"/>
          <w:lang w:val="en-US"/>
        </w:rPr>
        <w:t xml:space="preserve">ing species </w:t>
      </w:r>
      <w:r w:rsidR="00D61C5C" w:rsidRPr="002B2313">
        <w:rPr>
          <w:rFonts w:ascii="Times New Roman" w:eastAsia="Times New Roman" w:hAnsi="Times New Roman" w:cs="Times New Roman"/>
          <w:sz w:val="24"/>
          <w:szCs w:val="24"/>
          <w:lang w:val="en-US"/>
        </w:rPr>
        <w:t>lacking</w:t>
      </w:r>
      <w:r w:rsidRPr="002B2313">
        <w:rPr>
          <w:rFonts w:ascii="Times New Roman" w:eastAsia="Times New Roman" w:hAnsi="Times New Roman" w:cs="Times New Roman"/>
          <w:sz w:val="24"/>
          <w:szCs w:val="24"/>
          <w:lang w:val="en-US"/>
        </w:rPr>
        <w:t xml:space="preserve"> well-annotated genomes.</w:t>
      </w:r>
    </w:p>
    <w:p w14:paraId="4DCA0D23" w14:textId="4E80A785" w:rsidR="00A77773" w:rsidRPr="002B2313" w:rsidRDefault="00CF3E01" w:rsidP="00A77773">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Despite the advantages of RAD-seq, </w:t>
      </w:r>
      <w:r w:rsidR="006460C7" w:rsidRPr="002B2313">
        <w:rPr>
          <w:rFonts w:ascii="Times New Roman" w:eastAsia="Times New Roman" w:hAnsi="Times New Roman" w:cs="Times New Roman"/>
          <w:sz w:val="24"/>
          <w:szCs w:val="24"/>
          <w:lang w:val="en-US"/>
        </w:rPr>
        <w:t xml:space="preserve">the </w:t>
      </w:r>
      <w:r w:rsidRPr="002B2313">
        <w:rPr>
          <w:rFonts w:ascii="Times New Roman" w:eastAsia="Times New Roman" w:hAnsi="Times New Roman" w:cs="Times New Roman"/>
          <w:sz w:val="24"/>
          <w:szCs w:val="24"/>
          <w:lang w:val="en-US"/>
        </w:rPr>
        <w:t xml:space="preserve">bioinformatic processing of the resulting data </w:t>
      </w:r>
      <w:r w:rsidR="00B66762" w:rsidRPr="002B2313">
        <w:rPr>
          <w:rFonts w:ascii="Times New Roman" w:eastAsia="Times New Roman" w:hAnsi="Times New Roman" w:cs="Times New Roman"/>
          <w:sz w:val="24"/>
          <w:szCs w:val="24"/>
          <w:lang w:val="en-US"/>
        </w:rPr>
        <w:t>present</w:t>
      </w:r>
      <w:r w:rsidRPr="002B2313">
        <w:rPr>
          <w:rFonts w:ascii="Times New Roman" w:eastAsia="Times New Roman" w:hAnsi="Times New Roman" w:cs="Times New Roman"/>
          <w:sz w:val="24"/>
          <w:szCs w:val="24"/>
          <w:lang w:val="en-US"/>
        </w:rPr>
        <w:t>s several challenges and potential biases. The choice between reference-based and de novo assembly approaches significa</w:t>
      </w:r>
      <w:r w:rsidRPr="002B2313">
        <w:rPr>
          <w:rFonts w:ascii="Times New Roman" w:eastAsia="Times New Roman" w:hAnsi="Times New Roman" w:cs="Times New Roman"/>
          <w:sz w:val="24"/>
          <w:szCs w:val="24"/>
          <w:lang w:val="en-US"/>
        </w:rPr>
        <w:t xml:space="preserve">ntly influences SNP discovery, population genetic inferences, and evolutionary interpretations </w:t>
      </w:r>
      <w:r w:rsidRPr="002B2313">
        <w:rPr>
          <w:rFonts w:ascii="Times New Roman" w:eastAsia="Times New Roman" w:hAnsi="Times New Roman" w:cs="Times New Roman"/>
          <w:sz w:val="24"/>
          <w:szCs w:val="24"/>
          <w:lang w:val="en-US"/>
          <w:rPrChange w:id="17"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18" w:author="Luana Soares" w:date="2025-05-06T19:31:00Z">
            <w:rPr>
              <w:rFonts w:ascii="Times New Roman" w:eastAsia="Times New Roman" w:hAnsi="Times New Roman" w:cs="Times New Roman"/>
              <w:sz w:val="24"/>
              <w:szCs w:val="24"/>
              <w:shd w:val="clear" w:color="auto" w:fill="FFF2CC"/>
              <w:lang w:val="en-US"/>
            </w:rPr>
          </w:rPrChange>
        </w:rPr>
        <w:t>Shafer et al. 2017</w:t>
      </w:r>
      <w:r w:rsidRPr="002B2313">
        <w:rPr>
          <w:rFonts w:ascii="Times New Roman" w:eastAsia="Times New Roman" w:hAnsi="Times New Roman" w:cs="Times New Roman"/>
          <w:sz w:val="24"/>
          <w:szCs w:val="24"/>
          <w:lang w:val="en-US"/>
          <w:rPrChange w:id="19"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xml:space="preserve">. When a high-quality reference genome is available, aligning sequencing reads to this reference </w:t>
      </w:r>
      <w:r w:rsidR="00B66762" w:rsidRPr="002B2313">
        <w:rPr>
          <w:rFonts w:ascii="Times New Roman" w:eastAsia="Times New Roman" w:hAnsi="Times New Roman" w:cs="Times New Roman"/>
          <w:sz w:val="24"/>
          <w:szCs w:val="24"/>
          <w:lang w:val="en-US"/>
        </w:rPr>
        <w:t>enhanc</w:t>
      </w:r>
      <w:r w:rsidRPr="002B2313">
        <w:rPr>
          <w:rFonts w:ascii="Times New Roman" w:eastAsia="Times New Roman" w:hAnsi="Times New Roman" w:cs="Times New Roman"/>
          <w:sz w:val="24"/>
          <w:szCs w:val="24"/>
          <w:lang w:val="en-US"/>
        </w:rPr>
        <w:t xml:space="preserve">es </w:t>
      </w:r>
      <w:r w:rsidR="00D61C5C" w:rsidRPr="002B2313">
        <w:rPr>
          <w:rFonts w:ascii="Times New Roman" w:eastAsia="Times New Roman" w:hAnsi="Times New Roman" w:cs="Times New Roman"/>
          <w:sz w:val="24"/>
          <w:szCs w:val="24"/>
          <w:lang w:val="en-US"/>
        </w:rPr>
        <w:t>genotype calling accuracy</w:t>
      </w:r>
      <w:r w:rsidRPr="002B2313">
        <w:rPr>
          <w:rFonts w:ascii="Times New Roman" w:eastAsia="Times New Roman" w:hAnsi="Times New Roman" w:cs="Times New Roman"/>
          <w:sz w:val="24"/>
          <w:szCs w:val="24"/>
          <w:lang w:val="en-US"/>
        </w:rPr>
        <w:t xml:space="preserve"> and facil</w:t>
      </w:r>
      <w:r w:rsidRPr="002B2313">
        <w:rPr>
          <w:rFonts w:ascii="Times New Roman" w:eastAsia="Times New Roman" w:hAnsi="Times New Roman" w:cs="Times New Roman"/>
          <w:sz w:val="24"/>
          <w:szCs w:val="24"/>
          <w:lang w:val="en-US"/>
        </w:rPr>
        <w:t xml:space="preserve">itates analyses such as demographic history reconstruction and selection scans </w:t>
      </w:r>
      <w:r w:rsidRPr="002B2313">
        <w:rPr>
          <w:rFonts w:ascii="Times New Roman" w:eastAsia="Times New Roman" w:hAnsi="Times New Roman" w:cs="Times New Roman"/>
          <w:sz w:val="24"/>
          <w:szCs w:val="24"/>
          <w:lang w:val="en-US"/>
          <w:rPrChange w:id="20"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21" w:author="Luana Soares" w:date="2025-05-06T19:31:00Z">
            <w:rPr>
              <w:rFonts w:ascii="Times New Roman" w:eastAsia="Times New Roman" w:hAnsi="Times New Roman" w:cs="Times New Roman"/>
              <w:sz w:val="24"/>
              <w:szCs w:val="24"/>
              <w:shd w:val="clear" w:color="auto" w:fill="FFF2CC"/>
              <w:lang w:val="en-US"/>
            </w:rPr>
          </w:rPrChange>
        </w:rPr>
        <w:t>Manel et al. 2015; Brandies et al. 2019</w:t>
      </w:r>
      <w:r w:rsidRPr="002B2313">
        <w:rPr>
          <w:rFonts w:ascii="Times New Roman" w:eastAsia="Times New Roman" w:hAnsi="Times New Roman" w:cs="Times New Roman"/>
          <w:sz w:val="24"/>
          <w:szCs w:val="24"/>
          <w:lang w:val="en-US"/>
          <w:rPrChange w:id="22"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However, an appropriate reference genome is often unavailable</w:t>
      </w:r>
      <w:r w:rsidR="00B66762" w:rsidRPr="002B2313">
        <w:rPr>
          <w:rFonts w:ascii="Times New Roman" w:eastAsia="Times New Roman" w:hAnsi="Times New Roman" w:cs="Times New Roman"/>
          <w:sz w:val="24"/>
          <w:szCs w:val="24"/>
          <w:lang w:val="en-US"/>
        </w:rPr>
        <w:t xml:space="preserve"> in non-model species</w:t>
      </w:r>
      <w:r w:rsidRPr="002B2313">
        <w:rPr>
          <w:rFonts w:ascii="Times New Roman" w:eastAsia="Times New Roman" w:hAnsi="Times New Roman" w:cs="Times New Roman"/>
          <w:sz w:val="24"/>
          <w:szCs w:val="24"/>
          <w:lang w:val="en-US"/>
        </w:rPr>
        <w:t xml:space="preserve">, </w:t>
      </w:r>
      <w:r w:rsidR="006460C7" w:rsidRPr="002B2313">
        <w:rPr>
          <w:rFonts w:ascii="Times New Roman" w:eastAsia="Times New Roman" w:hAnsi="Times New Roman" w:cs="Times New Roman"/>
          <w:sz w:val="24"/>
          <w:szCs w:val="24"/>
          <w:lang w:val="en-US"/>
        </w:rPr>
        <w:t>leading</w:t>
      </w:r>
      <w:r w:rsidRPr="002B2313">
        <w:rPr>
          <w:rFonts w:ascii="Times New Roman" w:eastAsia="Times New Roman" w:hAnsi="Times New Roman" w:cs="Times New Roman"/>
          <w:sz w:val="24"/>
          <w:szCs w:val="24"/>
          <w:lang w:val="en-US"/>
        </w:rPr>
        <w:t xml:space="preserve"> researchers to </w:t>
      </w:r>
      <w:r w:rsidR="00B66762" w:rsidRPr="002B2313">
        <w:rPr>
          <w:rFonts w:ascii="Times New Roman" w:eastAsia="Times New Roman" w:hAnsi="Times New Roman" w:cs="Times New Roman"/>
          <w:sz w:val="24"/>
          <w:szCs w:val="24"/>
          <w:lang w:val="en-US"/>
        </w:rPr>
        <w:t>select</w:t>
      </w:r>
      <w:r w:rsidRPr="002B2313">
        <w:rPr>
          <w:rFonts w:ascii="Times New Roman" w:eastAsia="Times New Roman" w:hAnsi="Times New Roman" w:cs="Times New Roman"/>
          <w:sz w:val="24"/>
          <w:szCs w:val="24"/>
          <w:lang w:val="en-US"/>
        </w:rPr>
        <w:t xml:space="preserve"> a reference from a closely related species or </w:t>
      </w:r>
      <w:r w:rsidR="00B66762" w:rsidRPr="002B2313">
        <w:rPr>
          <w:rFonts w:ascii="Times New Roman" w:eastAsia="Times New Roman" w:hAnsi="Times New Roman" w:cs="Times New Roman"/>
          <w:sz w:val="24"/>
          <w:szCs w:val="24"/>
          <w:lang w:val="en-US"/>
        </w:rPr>
        <w:t>adopt</w:t>
      </w:r>
      <w:r w:rsidRPr="002B2313">
        <w:rPr>
          <w:rFonts w:ascii="Times New Roman" w:eastAsia="Times New Roman" w:hAnsi="Times New Roman" w:cs="Times New Roman"/>
          <w:sz w:val="24"/>
          <w:szCs w:val="24"/>
          <w:lang w:val="en-US"/>
        </w:rPr>
        <w:t xml:space="preserve"> a de novo approach </w:t>
      </w:r>
      <w:r w:rsidRPr="002B2313">
        <w:rPr>
          <w:rFonts w:ascii="Times New Roman" w:eastAsia="Times New Roman" w:hAnsi="Times New Roman" w:cs="Times New Roman"/>
          <w:sz w:val="24"/>
          <w:szCs w:val="24"/>
          <w:lang w:val="en-US"/>
          <w:rPrChange w:id="23"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24" w:author="Luana Soares" w:date="2025-05-06T19:31:00Z">
            <w:rPr>
              <w:rFonts w:ascii="Times New Roman" w:eastAsia="Times New Roman" w:hAnsi="Times New Roman" w:cs="Times New Roman"/>
              <w:sz w:val="24"/>
              <w:szCs w:val="24"/>
              <w:shd w:val="clear" w:color="auto" w:fill="FFF2CC"/>
              <w:lang w:val="en-US"/>
            </w:rPr>
          </w:rPrChange>
        </w:rPr>
        <w:t>Reid et al. 2021</w:t>
      </w:r>
      <w:r w:rsidRPr="002B2313">
        <w:rPr>
          <w:rFonts w:ascii="Times New Roman" w:eastAsia="Times New Roman" w:hAnsi="Times New Roman" w:cs="Times New Roman"/>
          <w:sz w:val="24"/>
          <w:szCs w:val="24"/>
          <w:lang w:val="en-US"/>
          <w:rPrChange w:id="25"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xml:space="preserve">. Each strategy introduces distinct biases: reference-based approaches </w:t>
      </w:r>
      <w:r w:rsidR="00B66762" w:rsidRPr="002B2313">
        <w:rPr>
          <w:rFonts w:ascii="Times New Roman" w:eastAsia="Times New Roman" w:hAnsi="Times New Roman" w:cs="Times New Roman"/>
          <w:sz w:val="24"/>
          <w:szCs w:val="24"/>
          <w:lang w:val="en-US"/>
        </w:rPr>
        <w:t>may</w:t>
      </w:r>
      <w:r w:rsidRPr="002B2313">
        <w:rPr>
          <w:rFonts w:ascii="Times New Roman" w:eastAsia="Times New Roman" w:hAnsi="Times New Roman" w:cs="Times New Roman"/>
          <w:sz w:val="24"/>
          <w:szCs w:val="24"/>
          <w:lang w:val="en-US"/>
        </w:rPr>
        <w:t xml:space="preserve"> suffer from mapping bias, </w:t>
      </w:r>
      <w:r w:rsidR="006460C7" w:rsidRPr="002B2313">
        <w:rPr>
          <w:rFonts w:ascii="Times New Roman" w:eastAsia="Times New Roman" w:hAnsi="Times New Roman" w:cs="Times New Roman"/>
          <w:sz w:val="24"/>
          <w:szCs w:val="24"/>
          <w:lang w:val="en-US"/>
        </w:rPr>
        <w:t>result</w:t>
      </w:r>
      <w:r w:rsidRPr="002B2313">
        <w:rPr>
          <w:rFonts w:ascii="Times New Roman" w:eastAsia="Times New Roman" w:hAnsi="Times New Roman" w:cs="Times New Roman"/>
          <w:sz w:val="24"/>
          <w:szCs w:val="24"/>
          <w:lang w:val="en-US"/>
        </w:rPr>
        <w:t xml:space="preserve">ing </w:t>
      </w:r>
      <w:r w:rsidR="006460C7" w:rsidRPr="002B2313">
        <w:rPr>
          <w:rFonts w:ascii="Times New Roman" w:eastAsia="Times New Roman" w:hAnsi="Times New Roman" w:cs="Times New Roman"/>
          <w:sz w:val="24"/>
          <w:szCs w:val="24"/>
          <w:lang w:val="en-US"/>
        </w:rPr>
        <w:t>in</w:t>
      </w:r>
      <w:r w:rsidRPr="002B2313">
        <w:rPr>
          <w:rFonts w:ascii="Times New Roman" w:eastAsia="Times New Roman" w:hAnsi="Times New Roman" w:cs="Times New Roman"/>
          <w:sz w:val="24"/>
          <w:szCs w:val="24"/>
          <w:lang w:val="en-US"/>
        </w:rPr>
        <w:t xml:space="preserve"> erroneous estimates of heterozygosity and allele fre</w:t>
      </w:r>
      <w:r w:rsidRPr="002B2313">
        <w:rPr>
          <w:rFonts w:ascii="Times New Roman" w:eastAsia="Times New Roman" w:hAnsi="Times New Roman" w:cs="Times New Roman"/>
          <w:sz w:val="24"/>
          <w:szCs w:val="24"/>
          <w:lang w:val="en-US"/>
        </w:rPr>
        <w:t xml:space="preserve">quencies </w:t>
      </w:r>
      <w:r w:rsidRPr="002B2313">
        <w:rPr>
          <w:rFonts w:ascii="Times New Roman" w:eastAsia="Times New Roman" w:hAnsi="Times New Roman" w:cs="Times New Roman"/>
          <w:sz w:val="24"/>
          <w:szCs w:val="24"/>
          <w:lang w:val="en-US"/>
          <w:rPrChange w:id="26"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27" w:author="Luana Soares" w:date="2025-05-06T19:31:00Z">
            <w:rPr>
              <w:rFonts w:ascii="Times New Roman" w:eastAsia="Times New Roman" w:hAnsi="Times New Roman" w:cs="Times New Roman"/>
              <w:sz w:val="24"/>
              <w:szCs w:val="24"/>
              <w:shd w:val="clear" w:color="auto" w:fill="FFF2CC"/>
              <w:lang w:val="en-US"/>
            </w:rPr>
          </w:rPrChange>
        </w:rPr>
        <w:t xml:space="preserve">Günther </w:t>
      </w:r>
      <w:r w:rsidR="00B66762" w:rsidRPr="002B2313">
        <w:rPr>
          <w:rFonts w:ascii="Times New Roman" w:eastAsia="Times New Roman" w:hAnsi="Times New Roman" w:cs="Times New Roman"/>
          <w:sz w:val="24"/>
          <w:szCs w:val="24"/>
          <w:lang w:val="en-US"/>
          <w:rPrChange w:id="28" w:author="Luana Soares" w:date="2025-05-06T19:31:00Z">
            <w:rPr>
              <w:rFonts w:ascii="Times New Roman" w:eastAsia="Times New Roman" w:hAnsi="Times New Roman" w:cs="Times New Roman"/>
              <w:sz w:val="24"/>
              <w:szCs w:val="24"/>
              <w:shd w:val="clear" w:color="auto" w:fill="FFF2CC"/>
              <w:lang w:val="en-US"/>
            </w:rPr>
          </w:rPrChange>
        </w:rPr>
        <w:t>and</w:t>
      </w:r>
      <w:r w:rsidRPr="002B2313">
        <w:rPr>
          <w:rFonts w:ascii="Times New Roman" w:eastAsia="Times New Roman" w:hAnsi="Times New Roman" w:cs="Times New Roman"/>
          <w:sz w:val="24"/>
          <w:szCs w:val="24"/>
          <w:lang w:val="en-US"/>
          <w:rPrChange w:id="29" w:author="Luana Soares" w:date="2025-05-06T19:31:00Z">
            <w:rPr>
              <w:rFonts w:ascii="Times New Roman" w:eastAsia="Times New Roman" w:hAnsi="Times New Roman" w:cs="Times New Roman"/>
              <w:sz w:val="24"/>
              <w:szCs w:val="24"/>
              <w:shd w:val="clear" w:color="auto" w:fill="FFF2CC"/>
              <w:lang w:val="en-US"/>
            </w:rPr>
          </w:rPrChange>
        </w:rPr>
        <w:t xml:space="preserve"> </w:t>
      </w:r>
      <w:proofErr w:type="spellStart"/>
      <w:r w:rsidRPr="002B2313">
        <w:rPr>
          <w:rFonts w:ascii="Times New Roman" w:eastAsia="Times New Roman" w:hAnsi="Times New Roman" w:cs="Times New Roman"/>
          <w:sz w:val="24"/>
          <w:szCs w:val="24"/>
          <w:lang w:val="en-US"/>
          <w:rPrChange w:id="30" w:author="Luana Soares" w:date="2025-05-06T19:31:00Z">
            <w:rPr>
              <w:rFonts w:ascii="Times New Roman" w:eastAsia="Times New Roman" w:hAnsi="Times New Roman" w:cs="Times New Roman"/>
              <w:sz w:val="24"/>
              <w:szCs w:val="24"/>
              <w:shd w:val="clear" w:color="auto" w:fill="FFF2CC"/>
              <w:lang w:val="en-US"/>
            </w:rPr>
          </w:rPrChange>
        </w:rPr>
        <w:t>Nettelblad</w:t>
      </w:r>
      <w:proofErr w:type="spellEnd"/>
      <w:r w:rsidRPr="002B2313">
        <w:rPr>
          <w:rFonts w:ascii="Times New Roman" w:eastAsia="Times New Roman" w:hAnsi="Times New Roman" w:cs="Times New Roman"/>
          <w:sz w:val="24"/>
          <w:szCs w:val="24"/>
          <w:lang w:val="en-US"/>
          <w:rPrChange w:id="31" w:author="Luana Soares" w:date="2025-05-06T19:31:00Z">
            <w:rPr>
              <w:rFonts w:ascii="Times New Roman" w:eastAsia="Times New Roman" w:hAnsi="Times New Roman" w:cs="Times New Roman"/>
              <w:sz w:val="24"/>
              <w:szCs w:val="24"/>
              <w:shd w:val="clear" w:color="auto" w:fill="FFF2CC"/>
              <w:lang w:val="en-US"/>
            </w:rPr>
          </w:rPrChange>
        </w:rPr>
        <w:t xml:space="preserve"> 2019</w:t>
      </w:r>
      <w:r w:rsidRPr="002B2313">
        <w:rPr>
          <w:rFonts w:ascii="Times New Roman" w:eastAsia="Times New Roman" w:hAnsi="Times New Roman" w:cs="Times New Roman"/>
          <w:sz w:val="24"/>
          <w:szCs w:val="24"/>
          <w:lang w:val="en-US"/>
          <w:rPrChange w:id="32"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xml:space="preserve">, </w:t>
      </w:r>
      <w:r w:rsidR="00B66762" w:rsidRPr="002B2313">
        <w:rPr>
          <w:rFonts w:ascii="Times New Roman" w:eastAsia="Times New Roman" w:hAnsi="Times New Roman" w:cs="Times New Roman"/>
          <w:sz w:val="24"/>
          <w:szCs w:val="24"/>
          <w:lang w:val="en-US"/>
        </w:rPr>
        <w:t>whereas</w:t>
      </w:r>
      <w:r w:rsidRPr="002B2313">
        <w:rPr>
          <w:rFonts w:ascii="Times New Roman" w:eastAsia="Times New Roman" w:hAnsi="Times New Roman" w:cs="Times New Roman"/>
          <w:sz w:val="24"/>
          <w:szCs w:val="24"/>
          <w:lang w:val="en-US"/>
        </w:rPr>
        <w:t xml:space="preserve"> de novo assembly </w:t>
      </w:r>
      <w:r w:rsidR="00B66762" w:rsidRPr="002B2313">
        <w:rPr>
          <w:rFonts w:ascii="Times New Roman" w:eastAsia="Times New Roman" w:hAnsi="Times New Roman" w:cs="Times New Roman"/>
          <w:sz w:val="24"/>
          <w:szCs w:val="24"/>
          <w:lang w:val="en-US"/>
        </w:rPr>
        <w:t>may</w:t>
      </w:r>
      <w:r w:rsidRPr="002B2313">
        <w:rPr>
          <w:rFonts w:ascii="Times New Roman" w:eastAsia="Times New Roman" w:hAnsi="Times New Roman" w:cs="Times New Roman"/>
          <w:sz w:val="24"/>
          <w:szCs w:val="24"/>
          <w:lang w:val="en-US"/>
        </w:rPr>
        <w:t xml:space="preserve"> </w:t>
      </w:r>
      <w:r w:rsidR="006460C7" w:rsidRPr="002B2313">
        <w:rPr>
          <w:rFonts w:ascii="Times New Roman" w:eastAsia="Times New Roman" w:hAnsi="Times New Roman" w:cs="Times New Roman"/>
          <w:sz w:val="24"/>
          <w:szCs w:val="24"/>
          <w:lang w:val="en-US"/>
        </w:rPr>
        <w:t>lead</w:t>
      </w:r>
      <w:r w:rsidRPr="002B2313">
        <w:rPr>
          <w:rFonts w:ascii="Times New Roman" w:eastAsia="Times New Roman" w:hAnsi="Times New Roman" w:cs="Times New Roman"/>
          <w:sz w:val="24"/>
          <w:szCs w:val="24"/>
          <w:lang w:val="en-US"/>
        </w:rPr>
        <w:t xml:space="preserve"> </w:t>
      </w:r>
      <w:r w:rsidR="006460C7" w:rsidRPr="002B2313">
        <w:rPr>
          <w:rFonts w:ascii="Times New Roman" w:eastAsia="Times New Roman" w:hAnsi="Times New Roman" w:cs="Times New Roman"/>
          <w:sz w:val="24"/>
          <w:szCs w:val="24"/>
          <w:lang w:val="en-US"/>
        </w:rPr>
        <w:t>to</w:t>
      </w:r>
      <w:r w:rsidRPr="002B2313">
        <w:rPr>
          <w:rFonts w:ascii="Times New Roman" w:eastAsia="Times New Roman" w:hAnsi="Times New Roman" w:cs="Times New Roman"/>
          <w:sz w:val="24"/>
          <w:szCs w:val="24"/>
          <w:lang w:val="en-US"/>
        </w:rPr>
        <w:t xml:space="preserve"> fragmentation and increas</w:t>
      </w:r>
      <w:r w:rsidR="006460C7" w:rsidRPr="002B2313">
        <w:rPr>
          <w:rFonts w:ascii="Times New Roman" w:eastAsia="Times New Roman" w:hAnsi="Times New Roman" w:cs="Times New Roman"/>
          <w:sz w:val="24"/>
          <w:szCs w:val="24"/>
          <w:lang w:val="en-US"/>
        </w:rPr>
        <w:t>ed</w:t>
      </w:r>
      <w:r w:rsidRPr="002B2313">
        <w:rPr>
          <w:rFonts w:ascii="Times New Roman" w:eastAsia="Times New Roman" w:hAnsi="Times New Roman" w:cs="Times New Roman"/>
          <w:sz w:val="24"/>
          <w:szCs w:val="24"/>
          <w:lang w:val="en-US"/>
        </w:rPr>
        <w:t xml:space="preserve"> sequencing errors </w:t>
      </w:r>
      <w:r w:rsidRPr="002B2313">
        <w:rPr>
          <w:rFonts w:ascii="Times New Roman" w:eastAsia="Times New Roman" w:hAnsi="Times New Roman" w:cs="Times New Roman"/>
          <w:sz w:val="24"/>
          <w:szCs w:val="24"/>
          <w:lang w:val="en-US"/>
          <w:rPrChange w:id="33"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34" w:author="Luana Soares" w:date="2025-05-06T19:31:00Z">
            <w:rPr>
              <w:rFonts w:ascii="Times New Roman" w:eastAsia="Times New Roman" w:hAnsi="Times New Roman" w:cs="Times New Roman"/>
              <w:sz w:val="24"/>
              <w:szCs w:val="24"/>
              <w:shd w:val="clear" w:color="auto" w:fill="FFF2CC"/>
              <w:lang w:val="en-US"/>
            </w:rPr>
          </w:rPrChange>
        </w:rPr>
        <w:t xml:space="preserve">Davey </w:t>
      </w:r>
      <w:r w:rsidR="0067547F" w:rsidRPr="002B2313">
        <w:rPr>
          <w:rFonts w:ascii="Times New Roman" w:eastAsia="Times New Roman" w:hAnsi="Times New Roman" w:cs="Times New Roman"/>
          <w:sz w:val="24"/>
          <w:szCs w:val="24"/>
          <w:lang w:val="en-US"/>
          <w:rPrChange w:id="35" w:author="Luana Soares" w:date="2025-05-06T19:31:00Z">
            <w:rPr>
              <w:rFonts w:ascii="Times New Roman" w:eastAsia="Times New Roman" w:hAnsi="Times New Roman" w:cs="Times New Roman"/>
              <w:sz w:val="24"/>
              <w:szCs w:val="24"/>
              <w:shd w:val="clear" w:color="auto" w:fill="FFF2CC"/>
              <w:lang w:val="en-US"/>
            </w:rPr>
          </w:rPrChange>
        </w:rPr>
        <w:t>and</w:t>
      </w:r>
      <w:r w:rsidRPr="002B2313">
        <w:rPr>
          <w:rFonts w:ascii="Times New Roman" w:eastAsia="Times New Roman" w:hAnsi="Times New Roman" w:cs="Times New Roman"/>
          <w:sz w:val="24"/>
          <w:szCs w:val="24"/>
          <w:lang w:val="en-US"/>
          <w:rPrChange w:id="36" w:author="Luana Soares" w:date="2025-05-06T19:31:00Z">
            <w:rPr>
              <w:rFonts w:ascii="Times New Roman" w:eastAsia="Times New Roman" w:hAnsi="Times New Roman" w:cs="Times New Roman"/>
              <w:sz w:val="24"/>
              <w:szCs w:val="24"/>
              <w:shd w:val="clear" w:color="auto" w:fill="FFF2CC"/>
              <w:lang w:val="en-US"/>
            </w:rPr>
          </w:rPrChange>
        </w:rPr>
        <w:t xml:space="preserve"> </w:t>
      </w:r>
      <w:proofErr w:type="spellStart"/>
      <w:r w:rsidRPr="002B2313">
        <w:rPr>
          <w:rFonts w:ascii="Times New Roman" w:eastAsia="Times New Roman" w:hAnsi="Times New Roman" w:cs="Times New Roman"/>
          <w:sz w:val="24"/>
          <w:szCs w:val="24"/>
          <w:lang w:val="en-US"/>
          <w:rPrChange w:id="37" w:author="Luana Soares" w:date="2025-05-06T19:31:00Z">
            <w:rPr>
              <w:rFonts w:ascii="Times New Roman" w:eastAsia="Times New Roman" w:hAnsi="Times New Roman" w:cs="Times New Roman"/>
              <w:sz w:val="24"/>
              <w:szCs w:val="24"/>
              <w:shd w:val="clear" w:color="auto" w:fill="FFF2CC"/>
              <w:lang w:val="en-US"/>
            </w:rPr>
          </w:rPrChange>
        </w:rPr>
        <w:t>Blaxter</w:t>
      </w:r>
      <w:proofErr w:type="spellEnd"/>
      <w:r w:rsidRPr="002B2313">
        <w:rPr>
          <w:rFonts w:ascii="Times New Roman" w:eastAsia="Times New Roman" w:hAnsi="Times New Roman" w:cs="Times New Roman"/>
          <w:sz w:val="24"/>
          <w:szCs w:val="24"/>
          <w:lang w:val="en-US"/>
          <w:rPrChange w:id="38" w:author="Luana Soares" w:date="2025-05-06T19:31:00Z">
            <w:rPr>
              <w:rFonts w:ascii="Times New Roman" w:eastAsia="Times New Roman" w:hAnsi="Times New Roman" w:cs="Times New Roman"/>
              <w:sz w:val="24"/>
              <w:szCs w:val="24"/>
              <w:shd w:val="clear" w:color="auto" w:fill="FFF2CC"/>
              <w:lang w:val="en-US"/>
            </w:rPr>
          </w:rPrChange>
        </w:rPr>
        <w:t xml:space="preserve"> 2010</w:t>
      </w:r>
      <w:r w:rsidRPr="002B2313">
        <w:rPr>
          <w:rFonts w:ascii="Times New Roman" w:eastAsia="Times New Roman" w:hAnsi="Times New Roman" w:cs="Times New Roman"/>
          <w:sz w:val="24"/>
          <w:szCs w:val="24"/>
          <w:lang w:val="en-US"/>
          <w:rPrChange w:id="39"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w:t>
      </w:r>
    </w:p>
    <w:p w14:paraId="22469259" w14:textId="567025A5" w:rsidR="000A43E4" w:rsidRPr="002B2313" w:rsidRDefault="00CF3E01" w:rsidP="00A77773">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The recommendation to use the "closest available reference genome" in reference-based approaches for non-mo</w:t>
      </w:r>
      <w:r w:rsidRPr="002B2313">
        <w:rPr>
          <w:rFonts w:ascii="Times New Roman" w:eastAsia="Times New Roman" w:hAnsi="Times New Roman" w:cs="Times New Roman"/>
          <w:sz w:val="24"/>
          <w:szCs w:val="24"/>
          <w:lang w:val="en-US"/>
        </w:rPr>
        <w:t xml:space="preserve">del species is widely accepted </w:t>
      </w:r>
      <w:ins w:id="40" w:author="Luana Soares" w:date="2025-05-06T18:01:00Z">
        <w:r w:rsidR="009D6B12" w:rsidRPr="00063BD6">
          <w:rPr>
            <w:rFonts w:ascii="Times New Roman" w:eastAsia="Times New Roman" w:hAnsi="Times New Roman" w:cs="Times New Roman"/>
            <w:sz w:val="24"/>
            <w:szCs w:val="24"/>
            <w:lang w:val="en-US"/>
          </w:rPr>
          <w:t>(</w:t>
        </w:r>
      </w:ins>
      <w:del w:id="41" w:author="Luana Soares" w:date="2025-05-06T18:01:00Z">
        <w:r w:rsidRPr="002B2313" w:rsidDel="009D6B12">
          <w:rPr>
            <w:rFonts w:ascii="Times New Roman" w:eastAsia="Times New Roman" w:hAnsi="Times New Roman" w:cs="Times New Roman"/>
            <w:sz w:val="24"/>
            <w:szCs w:val="24"/>
            <w:shd w:val="clear" w:color="auto" w:fill="FFF2CC"/>
            <w:lang w:val="en-US"/>
          </w:rPr>
          <w:delText>(</w:delText>
        </w:r>
      </w:del>
      <w:r w:rsidRPr="002B2313">
        <w:rPr>
          <w:rFonts w:ascii="Times New Roman" w:eastAsia="Times New Roman" w:hAnsi="Times New Roman" w:cs="Times New Roman"/>
          <w:sz w:val="24"/>
          <w:szCs w:val="24"/>
          <w:lang w:val="en-US"/>
          <w:rPrChange w:id="42" w:author="Luana Soares" w:date="2025-05-06T19:31:00Z">
            <w:rPr>
              <w:rFonts w:ascii="Times New Roman" w:eastAsia="Times New Roman" w:hAnsi="Times New Roman" w:cs="Times New Roman"/>
              <w:sz w:val="24"/>
              <w:szCs w:val="24"/>
              <w:shd w:val="clear" w:color="auto" w:fill="FFF2CC"/>
              <w:lang w:val="en-US"/>
            </w:rPr>
          </w:rPrChange>
        </w:rPr>
        <w:t xml:space="preserve">Galla et al. 2018; Therkildsen </w:t>
      </w:r>
      <w:r w:rsidR="00B66762" w:rsidRPr="002B2313">
        <w:rPr>
          <w:rFonts w:ascii="Times New Roman" w:eastAsia="Times New Roman" w:hAnsi="Times New Roman" w:cs="Times New Roman"/>
          <w:sz w:val="24"/>
          <w:szCs w:val="24"/>
          <w:lang w:val="en-US"/>
          <w:rPrChange w:id="43" w:author="Luana Soares" w:date="2025-05-06T19:31:00Z">
            <w:rPr>
              <w:rFonts w:ascii="Times New Roman" w:eastAsia="Times New Roman" w:hAnsi="Times New Roman" w:cs="Times New Roman"/>
              <w:sz w:val="24"/>
              <w:szCs w:val="24"/>
              <w:shd w:val="clear" w:color="auto" w:fill="FFF2CC"/>
              <w:lang w:val="en-US"/>
            </w:rPr>
          </w:rPrChange>
        </w:rPr>
        <w:lastRenderedPageBreak/>
        <w:t>and</w:t>
      </w:r>
      <w:r w:rsidRPr="002B2313">
        <w:rPr>
          <w:rFonts w:ascii="Times New Roman" w:eastAsia="Times New Roman" w:hAnsi="Times New Roman" w:cs="Times New Roman"/>
          <w:sz w:val="24"/>
          <w:szCs w:val="24"/>
          <w:lang w:val="en-US"/>
          <w:rPrChange w:id="44" w:author="Luana Soares" w:date="2025-05-06T19:31:00Z">
            <w:rPr>
              <w:rFonts w:ascii="Times New Roman" w:eastAsia="Times New Roman" w:hAnsi="Times New Roman" w:cs="Times New Roman"/>
              <w:sz w:val="24"/>
              <w:szCs w:val="24"/>
              <w:shd w:val="clear" w:color="auto" w:fill="FFF2CC"/>
              <w:lang w:val="en-US"/>
            </w:rPr>
          </w:rPrChange>
        </w:rPr>
        <w:t xml:space="preserve"> </w:t>
      </w:r>
      <w:proofErr w:type="spellStart"/>
      <w:r w:rsidRPr="002B2313">
        <w:rPr>
          <w:rFonts w:ascii="Times New Roman" w:eastAsia="Times New Roman" w:hAnsi="Times New Roman" w:cs="Times New Roman"/>
          <w:sz w:val="24"/>
          <w:szCs w:val="24"/>
          <w:lang w:val="en-US"/>
          <w:rPrChange w:id="45" w:author="Luana Soares" w:date="2025-05-06T19:31:00Z">
            <w:rPr>
              <w:rFonts w:ascii="Times New Roman" w:eastAsia="Times New Roman" w:hAnsi="Times New Roman" w:cs="Times New Roman"/>
              <w:sz w:val="24"/>
              <w:szCs w:val="24"/>
              <w:shd w:val="clear" w:color="auto" w:fill="FFF2CC"/>
              <w:lang w:val="en-US"/>
            </w:rPr>
          </w:rPrChange>
        </w:rPr>
        <w:t>Palumbi</w:t>
      </w:r>
      <w:proofErr w:type="spellEnd"/>
      <w:r w:rsidRPr="002B2313">
        <w:rPr>
          <w:rFonts w:ascii="Times New Roman" w:eastAsia="Times New Roman" w:hAnsi="Times New Roman" w:cs="Times New Roman"/>
          <w:sz w:val="24"/>
          <w:szCs w:val="24"/>
          <w:lang w:val="en-US"/>
          <w:rPrChange w:id="46" w:author="Luana Soares" w:date="2025-05-06T19:31:00Z">
            <w:rPr>
              <w:rFonts w:ascii="Times New Roman" w:eastAsia="Times New Roman" w:hAnsi="Times New Roman" w:cs="Times New Roman"/>
              <w:sz w:val="24"/>
              <w:szCs w:val="24"/>
              <w:shd w:val="clear" w:color="auto" w:fill="FFF2CC"/>
              <w:lang w:val="en-US"/>
            </w:rPr>
          </w:rPrChange>
        </w:rPr>
        <w:t xml:space="preserve"> 2017</w:t>
      </w:r>
      <w:r w:rsidRPr="002B2313">
        <w:rPr>
          <w:rFonts w:ascii="Times New Roman" w:eastAsia="Times New Roman" w:hAnsi="Times New Roman" w:cs="Times New Roman"/>
          <w:sz w:val="24"/>
          <w:szCs w:val="24"/>
          <w:lang w:val="en-US"/>
          <w:rPrChange w:id="47" w:author="Luana Soares" w:date="2025-05-06T19:31:00Z">
            <w:rPr>
              <w:rFonts w:ascii="Times New Roman" w:eastAsia="Times New Roman" w:hAnsi="Times New Roman" w:cs="Times New Roman"/>
              <w:sz w:val="24"/>
              <w:szCs w:val="24"/>
              <w:shd w:val="clear" w:color="auto" w:fill="FFF2CC"/>
              <w:lang w:val="en-US"/>
            </w:rPr>
          </w:rPrChange>
        </w:rPr>
        <w:t>)</w:t>
      </w:r>
      <w:r w:rsidR="006460C7" w:rsidRPr="002B2313">
        <w:rPr>
          <w:rFonts w:ascii="Times New Roman" w:eastAsia="Times New Roman" w:hAnsi="Times New Roman" w:cs="Times New Roman"/>
          <w:sz w:val="24"/>
          <w:szCs w:val="24"/>
          <w:lang w:val="en-US"/>
          <w:rPrChange w:id="48" w:author="Luana Soares" w:date="2025-05-06T19:31:00Z">
            <w:rPr>
              <w:rFonts w:ascii="Times New Roman" w:eastAsia="Times New Roman" w:hAnsi="Times New Roman" w:cs="Times New Roman"/>
              <w:sz w:val="24"/>
              <w:szCs w:val="24"/>
              <w:shd w:val="clear" w:color="auto" w:fill="FFF2CC"/>
              <w:lang w:val="en-US"/>
            </w:rPr>
          </w:rPrChange>
        </w:rPr>
        <w:t>;</w:t>
      </w:r>
      <w:r w:rsidR="000A43E4" w:rsidRPr="002B2313">
        <w:rPr>
          <w:rFonts w:ascii="Times New Roman" w:eastAsia="Times New Roman" w:hAnsi="Times New Roman" w:cs="Times New Roman"/>
          <w:sz w:val="24"/>
          <w:szCs w:val="24"/>
          <w:lang w:val="en-US"/>
          <w:rPrChange w:id="49" w:author="Luana Soares" w:date="2025-05-06T19:31:00Z">
            <w:rPr>
              <w:rFonts w:ascii="Times New Roman" w:eastAsia="Times New Roman" w:hAnsi="Times New Roman" w:cs="Times New Roman"/>
              <w:sz w:val="24"/>
              <w:szCs w:val="24"/>
              <w:shd w:val="clear" w:color="auto" w:fill="FFF2CC"/>
              <w:lang w:val="en-US"/>
            </w:rPr>
          </w:rPrChange>
        </w:rPr>
        <w:t xml:space="preserve"> </w:t>
      </w:r>
      <w:r w:rsidR="006460C7" w:rsidRPr="002B2313">
        <w:rPr>
          <w:rFonts w:ascii="Times New Roman" w:eastAsia="Times New Roman" w:hAnsi="Times New Roman" w:cs="Times New Roman"/>
          <w:sz w:val="24"/>
          <w:szCs w:val="24"/>
          <w:lang w:val="en-US"/>
          <w:rPrChange w:id="50" w:author="Luana Soares" w:date="2025-05-06T19:31:00Z">
            <w:rPr>
              <w:rFonts w:ascii="Times New Roman" w:eastAsia="Times New Roman" w:hAnsi="Times New Roman" w:cs="Times New Roman"/>
              <w:sz w:val="24"/>
              <w:szCs w:val="24"/>
              <w:shd w:val="clear" w:color="auto" w:fill="FFF2CC"/>
              <w:lang w:val="en-US"/>
            </w:rPr>
          </w:rPrChange>
        </w:rPr>
        <w:t>however,</w:t>
      </w:r>
      <w:r w:rsidR="000A43E4" w:rsidRPr="002B2313">
        <w:rPr>
          <w:rFonts w:ascii="Times New Roman" w:eastAsia="Times New Roman" w:hAnsi="Times New Roman" w:cs="Times New Roman"/>
          <w:sz w:val="24"/>
          <w:szCs w:val="24"/>
          <w:lang w:val="en-US"/>
          <w:rPrChange w:id="51" w:author="Luana Soares" w:date="2025-05-06T19:31:00Z">
            <w:rPr>
              <w:rFonts w:ascii="Times New Roman" w:eastAsia="Times New Roman" w:hAnsi="Times New Roman" w:cs="Times New Roman"/>
              <w:sz w:val="24"/>
              <w:szCs w:val="24"/>
              <w:shd w:val="clear" w:color="auto" w:fill="FFF2CC"/>
              <w:lang w:val="en-US"/>
            </w:rPr>
          </w:rPrChange>
        </w:rPr>
        <w:t xml:space="preserve"> </w:t>
      </w:r>
      <w:r w:rsidR="000A43E4" w:rsidRPr="002B2313">
        <w:rPr>
          <w:rFonts w:ascii="Times New Roman" w:eastAsia="Times New Roman" w:hAnsi="Times New Roman" w:cs="Times New Roman"/>
          <w:sz w:val="24"/>
          <w:szCs w:val="24"/>
          <w:lang w:val="en-US"/>
        </w:rPr>
        <w:t>there is limited understanding of how closely related the reference should be</w:t>
      </w:r>
      <w:r w:rsidRPr="002B2313">
        <w:rPr>
          <w:rFonts w:ascii="Times New Roman" w:eastAsia="Times New Roman" w:hAnsi="Times New Roman" w:cs="Times New Roman"/>
          <w:sz w:val="24"/>
          <w:szCs w:val="24"/>
          <w:lang w:val="en-US"/>
        </w:rPr>
        <w:t xml:space="preserve">. </w:t>
      </w:r>
      <w:r w:rsidR="000A43E4" w:rsidRPr="002B2313">
        <w:rPr>
          <w:rFonts w:ascii="Times New Roman" w:eastAsia="Times New Roman" w:hAnsi="Times New Roman" w:cs="Times New Roman"/>
          <w:sz w:val="24"/>
          <w:szCs w:val="24"/>
          <w:lang w:val="en-US"/>
        </w:rPr>
        <w:t>The</w:t>
      </w:r>
      <w:r w:rsidRPr="002B2313">
        <w:rPr>
          <w:rFonts w:ascii="Times New Roman" w:eastAsia="Times New Roman" w:hAnsi="Times New Roman" w:cs="Times New Roman"/>
          <w:sz w:val="24"/>
          <w:szCs w:val="24"/>
          <w:lang w:val="en-US"/>
        </w:rPr>
        <w:t xml:space="preserve"> "closeness" is often ambiguous and varies across systems with different evolutionary histories. </w:t>
      </w:r>
      <w:r w:rsidR="009B3AA2" w:rsidRPr="002B2313">
        <w:rPr>
          <w:rFonts w:ascii="Times New Roman" w:eastAsia="Times New Roman" w:hAnsi="Times New Roman" w:cs="Times New Roman"/>
          <w:sz w:val="24"/>
          <w:szCs w:val="24"/>
          <w:lang w:val="en-US"/>
        </w:rPr>
        <w:t>The impact of reference genome selection remains unclear i</w:t>
      </w:r>
      <w:r w:rsidRPr="002B2313">
        <w:rPr>
          <w:rFonts w:ascii="Times New Roman" w:eastAsia="Times New Roman" w:hAnsi="Times New Roman" w:cs="Times New Roman"/>
          <w:sz w:val="24"/>
          <w:szCs w:val="24"/>
          <w:lang w:val="en-US"/>
        </w:rPr>
        <w:t xml:space="preserve">n species that have diverged relatively recently and rapidly. </w:t>
      </w:r>
    </w:p>
    <w:p w14:paraId="7DD05602" w14:textId="49B661C3" w:rsidR="00A77773" w:rsidRPr="002B2313" w:rsidRDefault="00CF3E01" w:rsidP="00A77773">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The genera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w:t>
      </w:r>
      <w:r w:rsidR="009B3AA2" w:rsidRPr="002B2313">
        <w:rPr>
          <w:rFonts w:ascii="Times New Roman" w:eastAsia="Times New Roman" w:hAnsi="Times New Roman" w:cs="Times New Roman"/>
          <w:sz w:val="24"/>
          <w:szCs w:val="24"/>
          <w:lang w:val="en-US"/>
        </w:rPr>
        <w:t xml:space="preserve">Juss.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sz w:val="24"/>
          <w:szCs w:val="24"/>
          <w:lang w:val="en-US"/>
        </w:rPr>
        <w:t>Calibrach</w:t>
      </w:r>
      <w:r w:rsidRPr="002B2313">
        <w:rPr>
          <w:rFonts w:ascii="Times New Roman" w:eastAsia="Times New Roman" w:hAnsi="Times New Roman" w:cs="Times New Roman"/>
          <w:i/>
          <w:sz w:val="24"/>
          <w:szCs w:val="24"/>
          <w:lang w:val="en-US"/>
        </w:rPr>
        <w:t>oa</w:t>
      </w:r>
      <w:r w:rsidR="009B3AA2" w:rsidRPr="002B2313">
        <w:rPr>
          <w:rFonts w:ascii="Times New Roman" w:eastAsia="Times New Roman" w:hAnsi="Times New Roman" w:cs="Times New Roman"/>
          <w:i/>
          <w:sz w:val="24"/>
          <w:szCs w:val="24"/>
          <w:lang w:val="en-US"/>
        </w:rPr>
        <w:t xml:space="preserve"> </w:t>
      </w:r>
      <w:proofErr w:type="spellStart"/>
      <w:r w:rsidR="009B3AA2" w:rsidRPr="002B2313">
        <w:rPr>
          <w:rFonts w:ascii="Times New Roman" w:eastAsia="Times New Roman" w:hAnsi="Times New Roman" w:cs="Times New Roman"/>
          <w:iCs/>
          <w:sz w:val="24"/>
          <w:szCs w:val="24"/>
          <w:lang w:val="en-US"/>
        </w:rPr>
        <w:t>Cerv</w:t>
      </w:r>
      <w:proofErr w:type="spellEnd"/>
      <w:r w:rsidR="009B3AA2" w:rsidRPr="002B2313">
        <w:rPr>
          <w:rFonts w:ascii="Times New Roman" w:eastAsia="Times New Roman" w:hAnsi="Times New Roman" w:cs="Times New Roman"/>
          <w:iCs/>
          <w:sz w:val="24"/>
          <w:szCs w:val="24"/>
          <w:lang w:val="en-US"/>
        </w:rPr>
        <w:t>.</w:t>
      </w:r>
      <w:r w:rsidRPr="002B2313">
        <w:rPr>
          <w:rFonts w:ascii="Times New Roman" w:eastAsia="Times New Roman" w:hAnsi="Times New Roman" w:cs="Times New Roman"/>
          <w:sz w:val="24"/>
          <w:szCs w:val="24"/>
          <w:lang w:val="en-US"/>
        </w:rPr>
        <w:t xml:space="preserve">, both members of the Solanaceae family, </w:t>
      </w:r>
      <w:r w:rsidR="006460C7" w:rsidRPr="002B2313">
        <w:rPr>
          <w:rFonts w:ascii="Times New Roman" w:eastAsia="Times New Roman" w:hAnsi="Times New Roman" w:cs="Times New Roman"/>
          <w:sz w:val="24"/>
          <w:szCs w:val="24"/>
          <w:lang w:val="en-US"/>
        </w:rPr>
        <w:t>provide</w:t>
      </w:r>
      <w:r w:rsidRPr="002B2313">
        <w:rPr>
          <w:rFonts w:ascii="Times New Roman" w:eastAsia="Times New Roman" w:hAnsi="Times New Roman" w:cs="Times New Roman"/>
          <w:sz w:val="24"/>
          <w:szCs w:val="24"/>
          <w:lang w:val="en-US"/>
        </w:rPr>
        <w:t xml:space="preserve"> an excellent system to investigate this question.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w:t>
      </w:r>
      <w:r w:rsidR="008A619B" w:rsidRPr="002B2313">
        <w:rPr>
          <w:rFonts w:ascii="Times New Roman" w:eastAsia="Times New Roman" w:hAnsi="Times New Roman" w:cs="Times New Roman"/>
          <w:sz w:val="24"/>
          <w:szCs w:val="24"/>
          <w:lang w:val="en-US"/>
        </w:rPr>
        <w:t xml:space="preserve">is </w:t>
      </w:r>
      <w:r w:rsidRPr="002B2313">
        <w:rPr>
          <w:rFonts w:ascii="Times New Roman" w:eastAsia="Times New Roman" w:hAnsi="Times New Roman" w:cs="Times New Roman"/>
          <w:sz w:val="24"/>
          <w:szCs w:val="24"/>
          <w:lang w:val="en-US"/>
        </w:rPr>
        <w:t>a genus be</w:t>
      </w:r>
      <w:r w:rsidR="00E0380E" w:rsidRPr="002B2313">
        <w:rPr>
          <w:rFonts w:ascii="Times New Roman" w:eastAsia="Times New Roman" w:hAnsi="Times New Roman" w:cs="Times New Roman"/>
          <w:sz w:val="24"/>
          <w:szCs w:val="24"/>
          <w:lang w:val="en-US"/>
        </w:rPr>
        <w:t>tter</w:t>
      </w:r>
      <w:r w:rsidRPr="002B2313">
        <w:rPr>
          <w:rFonts w:ascii="Times New Roman" w:eastAsia="Times New Roman" w:hAnsi="Times New Roman" w:cs="Times New Roman"/>
          <w:sz w:val="24"/>
          <w:szCs w:val="24"/>
          <w:lang w:val="en-US"/>
        </w:rPr>
        <w:t xml:space="preserve"> known </w:t>
      </w:r>
      <w:r w:rsidR="00E0380E" w:rsidRPr="002B2313">
        <w:rPr>
          <w:rFonts w:ascii="Times New Roman" w:eastAsia="Times New Roman" w:hAnsi="Times New Roman" w:cs="Times New Roman"/>
          <w:sz w:val="24"/>
          <w:szCs w:val="24"/>
          <w:lang w:val="en-US"/>
        </w:rPr>
        <w:t>due to</w:t>
      </w:r>
      <w:r w:rsidRPr="002B2313">
        <w:rPr>
          <w:rFonts w:ascii="Times New Roman" w:eastAsia="Times New Roman" w:hAnsi="Times New Roman" w:cs="Times New Roman"/>
          <w:sz w:val="24"/>
          <w:szCs w:val="24"/>
          <w:lang w:val="en-US"/>
        </w:rPr>
        <w:t xml:space="preserve"> </w:t>
      </w:r>
      <w:r w:rsidR="00B66762" w:rsidRPr="002B2313">
        <w:rPr>
          <w:rFonts w:ascii="Times New Roman" w:eastAsia="Times New Roman" w:hAnsi="Times New Roman" w:cs="Times New Roman"/>
          <w:sz w:val="24"/>
          <w:szCs w:val="24"/>
          <w:lang w:val="en-US"/>
        </w:rPr>
        <w:t>its</w:t>
      </w:r>
      <w:r w:rsidRPr="002B2313">
        <w:rPr>
          <w:rFonts w:ascii="Times New Roman" w:eastAsia="Times New Roman" w:hAnsi="Times New Roman" w:cs="Times New Roman"/>
          <w:sz w:val="24"/>
          <w:szCs w:val="24"/>
          <w:lang w:val="en-US"/>
        </w:rPr>
        <w:t xml:space="preserve"> cultivated </w:t>
      </w:r>
      <w:r w:rsidRPr="002B2313">
        <w:rPr>
          <w:rFonts w:ascii="Times New Roman" w:eastAsia="Times New Roman" w:hAnsi="Times New Roman" w:cs="Times New Roman"/>
          <w:i/>
          <w:sz w:val="24"/>
          <w:szCs w:val="24"/>
          <w:lang w:val="en-US"/>
        </w:rPr>
        <w:t>P</w:t>
      </w:r>
      <w:r w:rsidR="008A619B" w:rsidRPr="002B2313">
        <w:rPr>
          <w:rFonts w:ascii="Times New Roman" w:eastAsia="Times New Roman" w:hAnsi="Times New Roman" w:cs="Times New Roman"/>
          <w:i/>
          <w:sz w:val="24"/>
          <w:szCs w:val="24"/>
          <w:lang w:val="en-US"/>
        </w:rPr>
        <w:t>.</w:t>
      </w:r>
      <w:r w:rsidRPr="002B2313">
        <w:rPr>
          <w:rFonts w:ascii="Times New Roman" w:eastAsia="Times New Roman" w:hAnsi="Times New Roman" w:cs="Times New Roman"/>
          <w:i/>
          <w:sz w:val="24"/>
          <w:szCs w:val="24"/>
          <w:lang w:val="en-US"/>
        </w:rPr>
        <w:t xml:space="preserve"> </w:t>
      </w:r>
      <w:r w:rsidR="008A619B" w:rsidRPr="002B2313">
        <w:rPr>
          <w:rFonts w:ascii="Times New Roman" w:eastAsia="Times New Roman" w:hAnsi="Times New Roman" w:cs="Times New Roman"/>
          <w:iCs/>
          <w:sz w:val="24"/>
          <w:szCs w:val="24"/>
          <w:lang w:val="en-US"/>
        </w:rPr>
        <w:t>x</w:t>
      </w:r>
      <w:r w:rsidR="008A619B" w:rsidRPr="002B2313">
        <w:rPr>
          <w:rFonts w:ascii="Times New Roman" w:eastAsia="Times New Roman" w:hAnsi="Times New Roman" w:cs="Times New Roman"/>
          <w:i/>
          <w:sz w:val="24"/>
          <w:szCs w:val="24"/>
          <w:lang w:val="en-US"/>
        </w:rPr>
        <w:t xml:space="preserve"> </w:t>
      </w:r>
      <w:r w:rsidRPr="002B2313">
        <w:rPr>
          <w:rFonts w:ascii="Times New Roman" w:eastAsia="Times New Roman" w:hAnsi="Times New Roman" w:cs="Times New Roman"/>
          <w:i/>
          <w:sz w:val="24"/>
          <w:szCs w:val="24"/>
          <w:lang w:val="en-US"/>
        </w:rPr>
        <w:t>hybrida</w:t>
      </w:r>
      <w:r w:rsidR="009B3AA2" w:rsidRPr="002B2313">
        <w:rPr>
          <w:rFonts w:ascii="Times New Roman" w:eastAsia="Times New Roman" w:hAnsi="Times New Roman" w:cs="Times New Roman"/>
          <w:i/>
          <w:sz w:val="24"/>
          <w:szCs w:val="24"/>
          <w:lang w:val="en-US"/>
        </w:rPr>
        <w:t xml:space="preserve"> </w:t>
      </w:r>
      <w:r w:rsidR="008A619B" w:rsidRPr="002B2313">
        <w:rPr>
          <w:rFonts w:ascii="Times New Roman" w:eastAsia="Times New Roman" w:hAnsi="Times New Roman" w:cs="Times New Roman"/>
          <w:iCs/>
          <w:sz w:val="24"/>
          <w:szCs w:val="24"/>
          <w:lang w:val="en-US"/>
        </w:rPr>
        <w:t xml:space="preserve">(Hook.) </w:t>
      </w:r>
      <w:proofErr w:type="spellStart"/>
      <w:r w:rsidR="008A619B" w:rsidRPr="002B2313">
        <w:rPr>
          <w:rFonts w:ascii="Times New Roman" w:eastAsia="Times New Roman" w:hAnsi="Times New Roman" w:cs="Times New Roman"/>
          <w:iCs/>
          <w:sz w:val="24"/>
          <w:szCs w:val="24"/>
          <w:lang w:val="en-US"/>
        </w:rPr>
        <w:t>Vilm</w:t>
      </w:r>
      <w:proofErr w:type="spellEnd"/>
      <w:r w:rsidR="008A619B" w:rsidRPr="002B2313">
        <w:rPr>
          <w:rFonts w:ascii="Times New Roman" w:eastAsia="Times New Roman" w:hAnsi="Times New Roman" w:cs="Times New Roman"/>
          <w:iCs/>
          <w:sz w:val="24"/>
          <w:szCs w:val="24"/>
          <w:lang w:val="en-US"/>
        </w:rPr>
        <w:t>.</w:t>
      </w:r>
      <w:r w:rsidR="00B66762" w:rsidRPr="002B2313">
        <w:rPr>
          <w:rFonts w:ascii="Times New Roman" w:eastAsia="Times New Roman" w:hAnsi="Times New Roman" w:cs="Times New Roman"/>
          <w:iCs/>
          <w:sz w:val="24"/>
          <w:szCs w:val="24"/>
          <w:lang w:val="en-US"/>
        </w:rPr>
        <w:t xml:space="preserve"> </w:t>
      </w:r>
      <w:r w:rsidR="00E0380E" w:rsidRPr="002B2313">
        <w:rPr>
          <w:rFonts w:ascii="Times New Roman" w:eastAsia="Times New Roman" w:hAnsi="Times New Roman" w:cs="Times New Roman"/>
          <w:iCs/>
          <w:sz w:val="24"/>
          <w:szCs w:val="24"/>
          <w:lang w:val="en-US"/>
        </w:rPr>
        <w:t>and</w:t>
      </w:r>
      <w:r w:rsidR="00B66762" w:rsidRPr="002B2313">
        <w:rPr>
          <w:rFonts w:ascii="Times New Roman" w:eastAsia="Times New Roman" w:hAnsi="Times New Roman" w:cs="Times New Roman"/>
          <w:iCs/>
          <w:sz w:val="24"/>
          <w:szCs w:val="24"/>
          <w:lang w:val="en-US"/>
        </w:rPr>
        <w:t xml:space="preserve"> </w:t>
      </w:r>
      <w:r w:rsidR="006460C7" w:rsidRPr="002B2313">
        <w:rPr>
          <w:rFonts w:ascii="Times New Roman" w:eastAsia="Times New Roman" w:hAnsi="Times New Roman" w:cs="Times New Roman"/>
          <w:iCs/>
          <w:sz w:val="24"/>
          <w:szCs w:val="24"/>
          <w:lang w:val="en-US"/>
        </w:rPr>
        <w:t>includ</w:t>
      </w:r>
      <w:r w:rsidR="00B66762" w:rsidRPr="002B2313">
        <w:rPr>
          <w:rFonts w:ascii="Times New Roman" w:eastAsia="Times New Roman" w:hAnsi="Times New Roman" w:cs="Times New Roman"/>
          <w:sz w:val="24"/>
          <w:szCs w:val="24"/>
          <w:lang w:val="en-US"/>
        </w:rPr>
        <w:t>es 20</w:t>
      </w:r>
      <w:r w:rsidRPr="002B2313">
        <w:rPr>
          <w:rFonts w:ascii="Times New Roman" w:eastAsia="Times New Roman" w:hAnsi="Times New Roman" w:cs="Times New Roman"/>
          <w:sz w:val="24"/>
          <w:szCs w:val="24"/>
          <w:lang w:val="en-US"/>
        </w:rPr>
        <w:t xml:space="preserve"> wild species with recent and rapid </w:t>
      </w:r>
      <w:r w:rsidRPr="002B2313">
        <w:rPr>
          <w:rFonts w:ascii="Times New Roman" w:eastAsia="Times New Roman" w:hAnsi="Times New Roman" w:cs="Times New Roman"/>
          <w:sz w:val="24"/>
          <w:szCs w:val="24"/>
          <w:lang w:val="en-US"/>
        </w:rPr>
        <w:t xml:space="preserve">divergence </w:t>
      </w:r>
      <w:r w:rsidRPr="002B2313">
        <w:rPr>
          <w:rFonts w:ascii="Times New Roman" w:eastAsia="Times New Roman" w:hAnsi="Times New Roman" w:cs="Times New Roman"/>
          <w:sz w:val="24"/>
          <w:szCs w:val="24"/>
          <w:lang w:val="en-US"/>
          <w:rPrChange w:id="52" w:author="Luana Soares" w:date="2025-05-06T19:31:00Z">
            <w:rPr>
              <w:rFonts w:ascii="Times New Roman" w:eastAsia="Times New Roman" w:hAnsi="Times New Roman" w:cs="Times New Roman"/>
              <w:sz w:val="24"/>
              <w:szCs w:val="24"/>
              <w:shd w:val="clear" w:color="auto" w:fill="FFF2CC"/>
              <w:lang w:val="en-US"/>
            </w:rPr>
          </w:rPrChange>
        </w:rPr>
        <w:t>(</w:t>
      </w:r>
      <w:r w:rsidR="009B3AA2" w:rsidRPr="002B2313">
        <w:rPr>
          <w:rFonts w:ascii="Times New Roman" w:eastAsia="Times New Roman" w:hAnsi="Times New Roman" w:cs="Times New Roman"/>
          <w:sz w:val="24"/>
          <w:szCs w:val="24"/>
          <w:lang w:val="en-US"/>
          <w:rPrChange w:id="53" w:author="Luana Soares" w:date="2025-05-06T19:31:00Z">
            <w:rPr>
              <w:rFonts w:ascii="Times New Roman" w:eastAsia="Times New Roman" w:hAnsi="Times New Roman" w:cs="Times New Roman"/>
              <w:sz w:val="24"/>
              <w:szCs w:val="24"/>
              <w:shd w:val="clear" w:color="auto" w:fill="FFF2CC"/>
              <w:lang w:val="en-US"/>
            </w:rPr>
          </w:rPrChange>
        </w:rPr>
        <w:t xml:space="preserve">e.g., </w:t>
      </w:r>
      <w:r w:rsidR="009B3AA2" w:rsidRPr="002B2313">
        <w:rPr>
          <w:rFonts w:ascii="Times New Roman" w:eastAsia="Times New Roman" w:hAnsi="Times New Roman" w:cs="Times New Roman"/>
          <w:sz w:val="24"/>
          <w:szCs w:val="24"/>
          <w:lang w:val="en-US"/>
          <w:rPrChange w:id="54" w:author="Luana Soares" w:date="2025-05-06T19:31:00Z">
            <w:rPr>
              <w:rFonts w:ascii="Times New Roman" w:eastAsia="Times New Roman" w:hAnsi="Times New Roman" w:cs="Times New Roman"/>
              <w:color w:val="000000" w:themeColor="text1"/>
              <w:sz w:val="24"/>
              <w:szCs w:val="24"/>
              <w:shd w:val="clear" w:color="auto" w:fill="FFF2CC"/>
              <w:lang w:val="en-US"/>
            </w:rPr>
          </w:rPrChange>
        </w:rPr>
        <w:t xml:space="preserve">Särkinen et al. 2013; </w:t>
      </w:r>
      <w:r w:rsidR="009B3AA2" w:rsidRPr="002B2313">
        <w:rPr>
          <w:rFonts w:ascii="Times New Roman" w:eastAsia="Times New Roman" w:hAnsi="Times New Roman" w:cs="Times New Roman"/>
          <w:sz w:val="24"/>
          <w:szCs w:val="24"/>
          <w:lang w:val="en-US"/>
          <w:rPrChange w:id="55" w:author="Luana Soares" w:date="2025-05-06T19:31:00Z">
            <w:rPr>
              <w:rFonts w:ascii="Times New Roman" w:eastAsia="Times New Roman" w:hAnsi="Times New Roman" w:cs="Times New Roman"/>
              <w:color w:val="FF0000"/>
              <w:sz w:val="24"/>
              <w:szCs w:val="24"/>
              <w:shd w:val="clear" w:color="auto" w:fill="FFF2CC"/>
              <w:lang w:val="en-US"/>
            </w:rPr>
          </w:rPrChange>
        </w:rPr>
        <w:t xml:space="preserve">Reck-Kortmann et al. </w:t>
      </w:r>
      <w:commentRangeStart w:id="56"/>
      <w:r w:rsidR="009B3AA2" w:rsidRPr="002B2313">
        <w:rPr>
          <w:rFonts w:ascii="Times New Roman" w:eastAsia="Times New Roman" w:hAnsi="Times New Roman" w:cs="Times New Roman"/>
          <w:sz w:val="24"/>
          <w:szCs w:val="24"/>
          <w:lang w:val="en-US"/>
          <w:rPrChange w:id="57" w:author="Luana Soares" w:date="2025-05-06T19:31:00Z">
            <w:rPr>
              <w:rFonts w:ascii="Times New Roman" w:eastAsia="Times New Roman" w:hAnsi="Times New Roman" w:cs="Times New Roman"/>
              <w:color w:val="FF0000"/>
              <w:sz w:val="24"/>
              <w:szCs w:val="24"/>
              <w:shd w:val="clear" w:color="auto" w:fill="FFF2CC"/>
              <w:lang w:val="en-US"/>
            </w:rPr>
          </w:rPrChange>
        </w:rPr>
        <w:t>2014;</w:t>
      </w:r>
      <w:commentRangeEnd w:id="56"/>
      <w:r w:rsidR="00E0380E" w:rsidRPr="002B2313">
        <w:rPr>
          <w:rFonts w:ascii="Times New Roman" w:eastAsia="Times New Roman" w:hAnsi="Times New Roman" w:cs="Times New Roman"/>
          <w:sz w:val="24"/>
          <w:szCs w:val="24"/>
          <w:lang w:val="en-US"/>
          <w:rPrChange w:id="58" w:author="Luana Soares" w:date="2025-05-06T19:31:00Z">
            <w:rPr>
              <w:rStyle w:val="CommentReference"/>
            </w:rPr>
          </w:rPrChange>
        </w:rPr>
        <w:commentReference w:id="56"/>
      </w:r>
      <w:r w:rsidR="009B3AA2" w:rsidRPr="002B2313">
        <w:rPr>
          <w:rFonts w:ascii="Times New Roman" w:eastAsia="Times New Roman" w:hAnsi="Times New Roman" w:cs="Times New Roman"/>
          <w:sz w:val="24"/>
          <w:szCs w:val="24"/>
          <w:lang w:val="en-US"/>
          <w:rPrChange w:id="59" w:author="Luana Soares" w:date="2025-05-06T19:31:00Z">
            <w:rPr>
              <w:rFonts w:ascii="Times New Roman" w:eastAsia="Times New Roman" w:hAnsi="Times New Roman" w:cs="Times New Roman"/>
              <w:color w:val="FF0000"/>
              <w:sz w:val="24"/>
              <w:szCs w:val="24"/>
              <w:shd w:val="clear" w:color="auto" w:fill="FFF2CC"/>
              <w:lang w:val="en-US"/>
            </w:rPr>
          </w:rPrChange>
        </w:rPr>
        <w:t xml:space="preserve"> Backes et al. 2024; Soares et al. </w:t>
      </w:r>
      <w:commentRangeStart w:id="60"/>
      <w:r w:rsidR="009B3AA2" w:rsidRPr="002B2313">
        <w:rPr>
          <w:rFonts w:ascii="Times New Roman" w:eastAsia="Times New Roman" w:hAnsi="Times New Roman" w:cs="Times New Roman"/>
          <w:sz w:val="24"/>
          <w:szCs w:val="24"/>
          <w:lang w:val="en-US"/>
          <w:rPrChange w:id="61" w:author="Luana Soares" w:date="2025-05-06T19:31:00Z">
            <w:rPr>
              <w:rFonts w:ascii="Times New Roman" w:eastAsia="Times New Roman" w:hAnsi="Times New Roman" w:cs="Times New Roman"/>
              <w:color w:val="FF0000"/>
              <w:sz w:val="24"/>
              <w:szCs w:val="24"/>
              <w:shd w:val="clear" w:color="auto" w:fill="FFF2CC"/>
              <w:lang w:val="en-US"/>
            </w:rPr>
          </w:rPrChange>
        </w:rPr>
        <w:t>2025</w:t>
      </w:r>
      <w:commentRangeEnd w:id="60"/>
      <w:r w:rsidR="00E0380E" w:rsidRPr="002B2313">
        <w:rPr>
          <w:rFonts w:ascii="Times New Roman" w:eastAsia="Times New Roman" w:hAnsi="Times New Roman" w:cs="Times New Roman"/>
          <w:sz w:val="24"/>
          <w:szCs w:val="24"/>
          <w:lang w:val="en-US"/>
          <w:rPrChange w:id="62" w:author="Luana Soares" w:date="2025-05-06T19:31:00Z">
            <w:rPr>
              <w:rStyle w:val="CommentReference"/>
            </w:rPr>
          </w:rPrChange>
        </w:rPr>
        <w:commentReference w:id="60"/>
      </w:r>
      <w:r w:rsidRPr="002B2313">
        <w:rPr>
          <w:rFonts w:ascii="Times New Roman" w:eastAsia="Times New Roman" w:hAnsi="Times New Roman" w:cs="Times New Roman"/>
          <w:sz w:val="24"/>
          <w:szCs w:val="24"/>
          <w:lang w:val="en-US"/>
          <w:rPrChange w:id="63"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xml:space="preserve">. Similarly, </w:t>
      </w:r>
      <w:r w:rsidRPr="002B2313">
        <w:rPr>
          <w:rFonts w:ascii="Times New Roman" w:eastAsia="Times New Roman" w:hAnsi="Times New Roman" w:cs="Times New Roman"/>
          <w:i/>
          <w:sz w:val="24"/>
          <w:szCs w:val="24"/>
          <w:lang w:val="en-US"/>
        </w:rPr>
        <w:t>Calibrachoa</w:t>
      </w:r>
      <w:r w:rsidRPr="002B2313">
        <w:rPr>
          <w:rFonts w:ascii="Times New Roman" w:eastAsia="Times New Roman" w:hAnsi="Times New Roman" w:cs="Times New Roman"/>
          <w:sz w:val="24"/>
          <w:szCs w:val="24"/>
          <w:lang w:val="en-US"/>
        </w:rPr>
        <w:t xml:space="preserve">, a close relative of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w:t>
      </w:r>
      <w:commentRangeStart w:id="64"/>
      <w:r w:rsidRPr="002B2313">
        <w:rPr>
          <w:rFonts w:ascii="Times New Roman" w:eastAsia="Times New Roman" w:hAnsi="Times New Roman" w:cs="Times New Roman"/>
          <w:sz w:val="24"/>
          <w:szCs w:val="24"/>
          <w:lang w:val="en-US"/>
          <w:rPrChange w:id="65" w:author="Luana Soares" w:date="2025-05-06T19:31:00Z">
            <w:rPr>
              <w:rFonts w:ascii="Times New Roman" w:eastAsia="Times New Roman" w:hAnsi="Times New Roman" w:cs="Times New Roman"/>
              <w:sz w:val="24"/>
              <w:szCs w:val="24"/>
              <w:shd w:val="clear" w:color="auto" w:fill="FFF2CC"/>
              <w:lang w:val="en-US"/>
            </w:rPr>
          </w:rPrChange>
        </w:rPr>
        <w:t>(</w:t>
      </w:r>
      <w:r w:rsidR="00B66762" w:rsidRPr="002B2313">
        <w:rPr>
          <w:rFonts w:ascii="Times New Roman" w:eastAsia="Times New Roman" w:hAnsi="Times New Roman" w:cs="Times New Roman"/>
          <w:sz w:val="24"/>
          <w:szCs w:val="24"/>
          <w:lang w:val="en-US"/>
          <w:rPrChange w:id="66" w:author="Luana Soares" w:date="2025-05-06T19:31:00Z">
            <w:rPr>
              <w:rFonts w:ascii="Times New Roman" w:eastAsia="Times New Roman" w:hAnsi="Times New Roman" w:cs="Times New Roman"/>
              <w:sz w:val="24"/>
              <w:szCs w:val="24"/>
              <w:shd w:val="clear" w:color="auto" w:fill="FFF2CC"/>
              <w:lang w:val="en-US"/>
            </w:rPr>
          </w:rPrChange>
        </w:rPr>
        <w:t xml:space="preserve">Särkinen et al. 2013; </w:t>
      </w:r>
      <w:r w:rsidRPr="002B2313">
        <w:rPr>
          <w:rFonts w:ascii="Times New Roman" w:eastAsia="Times New Roman" w:hAnsi="Times New Roman" w:cs="Times New Roman"/>
          <w:sz w:val="24"/>
          <w:szCs w:val="24"/>
          <w:lang w:val="en-US"/>
          <w:rPrChange w:id="67" w:author="Luana Soares" w:date="2025-05-06T19:31:00Z">
            <w:rPr>
              <w:rFonts w:ascii="Times New Roman" w:eastAsia="Times New Roman" w:hAnsi="Times New Roman" w:cs="Times New Roman"/>
              <w:sz w:val="24"/>
              <w:szCs w:val="24"/>
              <w:shd w:val="clear" w:color="auto" w:fill="FFF2CC"/>
              <w:lang w:val="en-US"/>
            </w:rPr>
          </w:rPrChange>
        </w:rPr>
        <w:t>Pezzi et al. 2024)</w:t>
      </w:r>
      <w:commentRangeEnd w:id="64"/>
      <w:r w:rsidR="00B66762" w:rsidRPr="002B2313">
        <w:rPr>
          <w:rFonts w:ascii="Times New Roman" w:eastAsia="Times New Roman" w:hAnsi="Times New Roman" w:cs="Times New Roman"/>
          <w:sz w:val="24"/>
          <w:szCs w:val="24"/>
          <w:lang w:val="en-US"/>
          <w:rPrChange w:id="68"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69" w:author="Luana Soares" w:date="2025-05-06T19:31:00Z">
            <w:rPr>
              <w:rFonts w:ascii="Times New Roman" w:hAnsi="Times New Roman" w:cs="Times New Roman"/>
              <w:sz w:val="24"/>
              <w:szCs w:val="24"/>
            </w:rPr>
          </w:rPrChange>
        </w:rPr>
        <w:commentReference w:id="64"/>
      </w:r>
      <w:r w:rsidRPr="002B2313">
        <w:rPr>
          <w:rFonts w:ascii="Times New Roman" w:eastAsia="Times New Roman" w:hAnsi="Times New Roman" w:cs="Times New Roman"/>
          <w:sz w:val="24"/>
          <w:szCs w:val="24"/>
          <w:lang w:val="en-US"/>
        </w:rPr>
        <w:t xml:space="preserve"> consists of species that also exhibit rapid evolutionary divergence </w:t>
      </w:r>
      <w:r w:rsidRPr="002B2313">
        <w:rPr>
          <w:rFonts w:ascii="Times New Roman" w:eastAsia="Times New Roman" w:hAnsi="Times New Roman" w:cs="Times New Roman"/>
          <w:sz w:val="24"/>
          <w:szCs w:val="24"/>
          <w:lang w:val="en-US"/>
          <w:rPrChange w:id="70" w:author="Luana Soares" w:date="2025-05-06T19:31:00Z">
            <w:rPr>
              <w:rFonts w:ascii="Times New Roman" w:eastAsia="Times New Roman" w:hAnsi="Times New Roman" w:cs="Times New Roman"/>
              <w:sz w:val="24"/>
              <w:szCs w:val="24"/>
              <w:shd w:val="clear" w:color="auto" w:fill="FFF2CC"/>
              <w:lang w:val="en-US"/>
            </w:rPr>
          </w:rPrChange>
        </w:rPr>
        <w:t>(</w:t>
      </w:r>
      <w:proofErr w:type="spellStart"/>
      <w:r w:rsidR="009B3AA2" w:rsidRPr="002B2313">
        <w:rPr>
          <w:rFonts w:ascii="Times New Roman" w:eastAsia="Times New Roman" w:hAnsi="Times New Roman" w:cs="Times New Roman"/>
          <w:sz w:val="24"/>
          <w:szCs w:val="24"/>
          <w:lang w:val="en-US"/>
          <w:rPrChange w:id="71" w:author="Luana Soares" w:date="2025-05-06T19:31:00Z">
            <w:rPr>
              <w:rFonts w:ascii="Times New Roman" w:eastAsia="Times New Roman" w:hAnsi="Times New Roman" w:cs="Times New Roman"/>
              <w:color w:val="FF0000"/>
              <w:sz w:val="24"/>
              <w:szCs w:val="24"/>
              <w:shd w:val="clear" w:color="auto" w:fill="FFF2CC"/>
              <w:lang w:val="en-US"/>
            </w:rPr>
          </w:rPrChange>
        </w:rPr>
        <w:t>Fregonezzi</w:t>
      </w:r>
      <w:proofErr w:type="spellEnd"/>
      <w:r w:rsidR="009B3AA2" w:rsidRPr="002B2313">
        <w:rPr>
          <w:rFonts w:ascii="Times New Roman" w:eastAsia="Times New Roman" w:hAnsi="Times New Roman" w:cs="Times New Roman"/>
          <w:sz w:val="24"/>
          <w:szCs w:val="24"/>
          <w:lang w:val="en-US"/>
          <w:rPrChange w:id="72" w:author="Luana Soares" w:date="2025-05-06T19:31:00Z">
            <w:rPr>
              <w:rFonts w:ascii="Times New Roman" w:eastAsia="Times New Roman" w:hAnsi="Times New Roman" w:cs="Times New Roman"/>
              <w:color w:val="FF0000"/>
              <w:sz w:val="24"/>
              <w:szCs w:val="24"/>
              <w:shd w:val="clear" w:color="auto" w:fill="FFF2CC"/>
              <w:lang w:val="en-US"/>
            </w:rPr>
          </w:rPrChange>
        </w:rPr>
        <w:t xml:space="preserve"> et al. 2012; Mäder </w:t>
      </w:r>
      <w:r w:rsidR="00B66762" w:rsidRPr="002B2313">
        <w:rPr>
          <w:rFonts w:ascii="Times New Roman" w:eastAsia="Times New Roman" w:hAnsi="Times New Roman" w:cs="Times New Roman"/>
          <w:sz w:val="24"/>
          <w:szCs w:val="24"/>
          <w:lang w:val="en-US"/>
          <w:rPrChange w:id="73" w:author="Luana Soares" w:date="2025-05-06T19:31:00Z">
            <w:rPr>
              <w:rFonts w:ascii="Times New Roman" w:eastAsia="Times New Roman" w:hAnsi="Times New Roman" w:cs="Times New Roman"/>
              <w:color w:val="FF0000"/>
              <w:sz w:val="24"/>
              <w:szCs w:val="24"/>
              <w:shd w:val="clear" w:color="auto" w:fill="FFF2CC"/>
              <w:lang w:val="en-US"/>
            </w:rPr>
          </w:rPrChange>
        </w:rPr>
        <w:t>and</w:t>
      </w:r>
      <w:r w:rsidR="009B3AA2" w:rsidRPr="002B2313">
        <w:rPr>
          <w:rFonts w:ascii="Times New Roman" w:eastAsia="Times New Roman" w:hAnsi="Times New Roman" w:cs="Times New Roman"/>
          <w:sz w:val="24"/>
          <w:szCs w:val="24"/>
          <w:lang w:val="en-US"/>
          <w:rPrChange w:id="74" w:author="Luana Soares" w:date="2025-05-06T19:31:00Z">
            <w:rPr>
              <w:rFonts w:ascii="Times New Roman" w:eastAsia="Times New Roman" w:hAnsi="Times New Roman" w:cs="Times New Roman"/>
              <w:color w:val="FF0000"/>
              <w:sz w:val="24"/>
              <w:szCs w:val="24"/>
              <w:shd w:val="clear" w:color="auto" w:fill="FFF2CC"/>
              <w:lang w:val="en-US"/>
            </w:rPr>
          </w:rPrChange>
        </w:rPr>
        <w:t xml:space="preserve"> Freitas 2019;</w:t>
      </w:r>
      <w:r w:rsidRPr="002B2313">
        <w:rPr>
          <w:rFonts w:ascii="Times New Roman" w:eastAsia="Times New Roman" w:hAnsi="Times New Roman" w:cs="Times New Roman"/>
          <w:sz w:val="24"/>
          <w:szCs w:val="24"/>
          <w:lang w:val="en-US"/>
          <w:rPrChange w:id="75" w:author="Luana Soares" w:date="2025-05-06T19:31:00Z">
            <w:rPr>
              <w:rFonts w:ascii="Times New Roman" w:eastAsia="Times New Roman" w:hAnsi="Times New Roman" w:cs="Times New Roman"/>
              <w:color w:val="FF0000"/>
              <w:sz w:val="24"/>
              <w:szCs w:val="24"/>
              <w:shd w:val="clear" w:color="auto" w:fill="FFF2CC"/>
              <w:lang w:val="en-US"/>
            </w:rPr>
          </w:rPrChange>
        </w:rPr>
        <w:t xml:space="preserve"> </w:t>
      </w:r>
      <w:r w:rsidRPr="002B2313">
        <w:rPr>
          <w:rFonts w:ascii="Times New Roman" w:eastAsia="Times New Roman" w:hAnsi="Times New Roman" w:cs="Times New Roman"/>
          <w:sz w:val="24"/>
          <w:szCs w:val="24"/>
          <w:lang w:val="en-US"/>
          <w:rPrChange w:id="76" w:author="Luana Soares" w:date="2025-05-06T19:31:00Z">
            <w:rPr>
              <w:rFonts w:ascii="Times New Roman" w:eastAsia="Times New Roman" w:hAnsi="Times New Roman" w:cs="Times New Roman"/>
              <w:sz w:val="24"/>
              <w:szCs w:val="24"/>
              <w:shd w:val="clear" w:color="auto" w:fill="FFF2CC"/>
              <w:lang w:val="en-US"/>
            </w:rPr>
          </w:rPrChange>
        </w:rPr>
        <w:t>Backes et al.</w:t>
      </w:r>
      <w:r w:rsidR="00B66762" w:rsidRPr="002B2313">
        <w:rPr>
          <w:rFonts w:ascii="Times New Roman" w:eastAsia="Times New Roman" w:hAnsi="Times New Roman" w:cs="Times New Roman"/>
          <w:sz w:val="24"/>
          <w:szCs w:val="24"/>
          <w:lang w:val="en-US"/>
          <w:rPrChange w:id="77"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Change w:id="78" w:author="Luana Soares" w:date="2025-05-06T19:31:00Z">
            <w:rPr>
              <w:rFonts w:ascii="Times New Roman" w:eastAsia="Times New Roman" w:hAnsi="Times New Roman" w:cs="Times New Roman"/>
              <w:sz w:val="24"/>
              <w:szCs w:val="24"/>
              <w:shd w:val="clear" w:color="auto" w:fill="FFF2CC"/>
              <w:lang w:val="en-US"/>
            </w:rPr>
          </w:rPrChange>
        </w:rPr>
        <w:t xml:space="preserve"> </w:t>
      </w:r>
      <w:r w:rsidR="00B66762" w:rsidRPr="002B2313">
        <w:rPr>
          <w:rFonts w:ascii="Times New Roman" w:eastAsia="Times New Roman" w:hAnsi="Times New Roman" w:cs="Times New Roman"/>
          <w:sz w:val="24"/>
          <w:szCs w:val="24"/>
          <w:lang w:val="en-US"/>
          <w:rPrChange w:id="79" w:author="Luana Soares" w:date="2025-05-06T19:31:00Z">
            <w:rPr>
              <w:rFonts w:ascii="Times New Roman" w:eastAsia="Times New Roman" w:hAnsi="Times New Roman" w:cs="Times New Roman"/>
              <w:sz w:val="24"/>
              <w:szCs w:val="24"/>
              <w:shd w:val="clear" w:color="auto" w:fill="FFF2CC"/>
              <w:lang w:val="en-US"/>
            </w:rPr>
          </w:rPrChange>
        </w:rPr>
        <w:t>unpublished data</w:t>
      </w:r>
      <w:r w:rsidRPr="002B2313">
        <w:rPr>
          <w:rFonts w:ascii="Times New Roman" w:eastAsia="Times New Roman" w:hAnsi="Times New Roman" w:cs="Times New Roman"/>
          <w:sz w:val="24"/>
          <w:szCs w:val="24"/>
          <w:lang w:val="en-US"/>
          <w:rPrChange w:id="80" w:author="Luana Soares" w:date="2025-05-06T19:31:00Z">
            <w:rPr>
              <w:rFonts w:ascii="Times New Roman" w:eastAsia="Times New Roman" w:hAnsi="Times New Roman" w:cs="Times New Roman"/>
              <w:sz w:val="24"/>
              <w:szCs w:val="24"/>
              <w:shd w:val="clear" w:color="auto" w:fill="FFF2CC"/>
              <w:lang w:val="en-US"/>
            </w:rPr>
          </w:rPrChange>
        </w:rPr>
        <w:t>)</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However, no congeneric reference genome is currently available for </w:t>
      </w:r>
      <w:r w:rsidRPr="002B2313">
        <w:rPr>
          <w:rFonts w:ascii="Times New Roman" w:eastAsia="Times New Roman" w:hAnsi="Times New Roman" w:cs="Times New Roman"/>
          <w:i/>
          <w:sz w:val="24"/>
          <w:szCs w:val="24"/>
          <w:lang w:val="en-US"/>
        </w:rPr>
        <w:t>Calibrachoa</w:t>
      </w:r>
      <w:r w:rsidRPr="002B2313">
        <w:rPr>
          <w:rFonts w:ascii="Times New Roman" w:eastAsia="Times New Roman" w:hAnsi="Times New Roman" w:cs="Times New Roman"/>
          <w:sz w:val="24"/>
          <w:szCs w:val="24"/>
          <w:lang w:val="en-US"/>
        </w:rPr>
        <w:t>, necessitating reference genomes from related taxa.</w:t>
      </w:r>
    </w:p>
    <w:p w14:paraId="69F4A11E" w14:textId="42FC6F95" w:rsidR="00A77773" w:rsidRPr="002B2313" w:rsidRDefault="00CF3E01" w:rsidP="00A77773">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In this study, we explicitly evaluate how the choice of reference genome influences SNP calling and downstream evolutionary</w:t>
      </w:r>
      <w:r w:rsidRPr="002B2313">
        <w:rPr>
          <w:rFonts w:ascii="Times New Roman" w:eastAsia="Times New Roman" w:hAnsi="Times New Roman" w:cs="Times New Roman"/>
          <w:sz w:val="24"/>
          <w:szCs w:val="24"/>
          <w:lang w:val="en-US"/>
        </w:rPr>
        <w:t xml:space="preserve"> interpretations in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and </w:t>
      </w:r>
      <w:r w:rsidRPr="002B2313">
        <w:rPr>
          <w:rFonts w:ascii="Times New Roman" w:eastAsia="Times New Roman" w:hAnsi="Times New Roman" w:cs="Times New Roman"/>
          <w:i/>
          <w:sz w:val="24"/>
          <w:szCs w:val="24"/>
          <w:lang w:val="en-US"/>
        </w:rPr>
        <w:t>Calibrachoa</w:t>
      </w:r>
      <w:r w:rsidRPr="002B2313">
        <w:rPr>
          <w:rFonts w:ascii="Times New Roman" w:eastAsia="Times New Roman" w:hAnsi="Times New Roman" w:cs="Times New Roman"/>
          <w:sz w:val="24"/>
          <w:szCs w:val="24"/>
          <w:lang w:val="en-US"/>
        </w:rPr>
        <w:t xml:space="preserve">. Specifically, we compare the performance of multiple reference genomes differing in genetic proximity to our target species to assess </w:t>
      </w:r>
      <w:r w:rsidR="008A619B" w:rsidRPr="002B2313">
        <w:rPr>
          <w:rFonts w:ascii="Times New Roman" w:eastAsia="Times New Roman" w:hAnsi="Times New Roman" w:cs="Times New Roman"/>
          <w:sz w:val="24"/>
          <w:szCs w:val="24"/>
          <w:lang w:val="en-US"/>
        </w:rPr>
        <w:t>how</w:t>
      </w:r>
      <w:r w:rsidRPr="002B2313">
        <w:rPr>
          <w:rFonts w:ascii="Times New Roman" w:eastAsia="Times New Roman" w:hAnsi="Times New Roman" w:cs="Times New Roman"/>
          <w:sz w:val="24"/>
          <w:szCs w:val="24"/>
          <w:lang w:val="en-US"/>
        </w:rPr>
        <w:t xml:space="preserve"> reference genome selection impacts key population and phylogenetic analys</w:t>
      </w:r>
      <w:r w:rsidRPr="002B2313">
        <w:rPr>
          <w:rFonts w:ascii="Times New Roman" w:eastAsia="Times New Roman" w:hAnsi="Times New Roman" w:cs="Times New Roman"/>
          <w:sz w:val="24"/>
          <w:szCs w:val="24"/>
          <w:lang w:val="en-US"/>
        </w:rPr>
        <w:t xml:space="preserve">es. </w:t>
      </w:r>
      <w:r w:rsidRPr="002B2313">
        <w:rPr>
          <w:rFonts w:ascii="Times New Roman" w:eastAsia="Times New Roman" w:hAnsi="Times New Roman" w:cs="Times New Roman"/>
          <w:sz w:val="24"/>
          <w:szCs w:val="24"/>
          <w:lang w:val="en-US"/>
          <w:rPrChange w:id="81" w:author="Luana Soares" w:date="2025-05-06T19:31:00Z">
            <w:rPr>
              <w:rFonts w:ascii="Times New Roman" w:eastAsia="Times New Roman" w:hAnsi="Times New Roman" w:cs="Times New Roman"/>
              <w:color w:val="FF0000"/>
              <w:sz w:val="24"/>
              <w:szCs w:val="24"/>
              <w:lang w:val="en-US"/>
            </w:rPr>
          </w:rPrChange>
        </w:rPr>
        <w:t>We hypothesize</w:t>
      </w:r>
      <w:r w:rsidR="000A43E4" w:rsidRPr="002B2313">
        <w:rPr>
          <w:rFonts w:ascii="Times New Roman" w:eastAsia="Times New Roman" w:hAnsi="Times New Roman" w:cs="Times New Roman"/>
          <w:sz w:val="24"/>
          <w:szCs w:val="24"/>
          <w:lang w:val="en-US"/>
          <w:rPrChange w:id="82" w:author="Luana Soares" w:date="2025-05-06T19:31:00Z">
            <w:rPr>
              <w:rFonts w:ascii="Times New Roman" w:eastAsia="Times New Roman" w:hAnsi="Times New Roman" w:cs="Times New Roman"/>
              <w:color w:val="FF0000"/>
              <w:sz w:val="24"/>
              <w:szCs w:val="24"/>
              <w:lang w:val="en-US"/>
            </w:rPr>
          </w:rPrChange>
        </w:rPr>
        <w:t>d</w:t>
      </w:r>
      <w:r w:rsidRPr="002B2313">
        <w:rPr>
          <w:rFonts w:ascii="Times New Roman" w:eastAsia="Times New Roman" w:hAnsi="Times New Roman" w:cs="Times New Roman"/>
          <w:sz w:val="24"/>
          <w:szCs w:val="24"/>
          <w:lang w:val="en-US"/>
          <w:rPrChange w:id="83" w:author="Luana Soares" w:date="2025-05-06T19:31:00Z">
            <w:rPr>
              <w:rFonts w:ascii="Times New Roman" w:eastAsia="Times New Roman" w:hAnsi="Times New Roman" w:cs="Times New Roman"/>
              <w:color w:val="FF0000"/>
              <w:sz w:val="24"/>
              <w:szCs w:val="24"/>
              <w:lang w:val="en-US"/>
            </w:rPr>
          </w:rPrChange>
        </w:rPr>
        <w:t xml:space="preserve"> that increased phylogenetic distance between the reference and focal genomes </w:t>
      </w:r>
      <w:r w:rsidR="000A43E4" w:rsidRPr="002B2313">
        <w:rPr>
          <w:rFonts w:ascii="Times New Roman" w:eastAsia="Times New Roman" w:hAnsi="Times New Roman" w:cs="Times New Roman"/>
          <w:sz w:val="24"/>
          <w:szCs w:val="24"/>
          <w:lang w:val="en-US"/>
          <w:rPrChange w:id="84" w:author="Luana Soares" w:date="2025-05-06T19:31:00Z">
            <w:rPr>
              <w:rFonts w:ascii="Times New Roman" w:eastAsia="Times New Roman" w:hAnsi="Times New Roman" w:cs="Times New Roman"/>
              <w:color w:val="FF0000"/>
              <w:sz w:val="24"/>
              <w:szCs w:val="24"/>
              <w:lang w:val="en-US"/>
            </w:rPr>
          </w:rPrChange>
        </w:rPr>
        <w:t>would</w:t>
      </w:r>
      <w:r w:rsidRPr="002B2313">
        <w:rPr>
          <w:rFonts w:ascii="Times New Roman" w:eastAsia="Times New Roman" w:hAnsi="Times New Roman" w:cs="Times New Roman"/>
          <w:sz w:val="24"/>
          <w:szCs w:val="24"/>
          <w:lang w:val="en-US"/>
          <w:rPrChange w:id="85" w:author="Luana Soares" w:date="2025-05-06T19:31:00Z">
            <w:rPr>
              <w:rFonts w:ascii="Times New Roman" w:eastAsia="Times New Roman" w:hAnsi="Times New Roman" w:cs="Times New Roman"/>
              <w:color w:val="FF0000"/>
              <w:sz w:val="24"/>
              <w:szCs w:val="24"/>
              <w:lang w:val="en-US"/>
            </w:rPr>
          </w:rPrChange>
        </w:rPr>
        <w:t xml:space="preserve"> re</w:t>
      </w:r>
      <w:r w:rsidR="008A619B" w:rsidRPr="002B2313">
        <w:rPr>
          <w:rFonts w:ascii="Times New Roman" w:eastAsia="Times New Roman" w:hAnsi="Times New Roman" w:cs="Times New Roman"/>
          <w:sz w:val="24"/>
          <w:szCs w:val="24"/>
          <w:lang w:val="en-US"/>
          <w:rPrChange w:id="86" w:author="Luana Soares" w:date="2025-05-06T19:31:00Z">
            <w:rPr>
              <w:rFonts w:ascii="Times New Roman" w:eastAsia="Times New Roman" w:hAnsi="Times New Roman" w:cs="Times New Roman"/>
              <w:color w:val="FF0000"/>
              <w:sz w:val="24"/>
              <w:szCs w:val="24"/>
              <w:lang w:val="en-US"/>
            </w:rPr>
          </w:rPrChange>
        </w:rPr>
        <w:t>duce</w:t>
      </w:r>
      <w:r w:rsidRPr="002B2313">
        <w:rPr>
          <w:rFonts w:ascii="Times New Roman" w:eastAsia="Times New Roman" w:hAnsi="Times New Roman" w:cs="Times New Roman"/>
          <w:sz w:val="24"/>
          <w:szCs w:val="24"/>
          <w:lang w:val="en-US"/>
          <w:rPrChange w:id="87" w:author="Luana Soares" w:date="2025-05-06T19:31:00Z">
            <w:rPr>
              <w:rFonts w:ascii="Times New Roman" w:eastAsia="Times New Roman" w:hAnsi="Times New Roman" w:cs="Times New Roman"/>
              <w:color w:val="FF0000"/>
              <w:sz w:val="24"/>
              <w:szCs w:val="24"/>
              <w:lang w:val="en-US"/>
            </w:rPr>
          </w:rPrChange>
        </w:rPr>
        <w:t xml:space="preserve"> mapping quality and SNP calling accuracy, potentially leading to biases in population genetic inference.</w:t>
      </w:r>
      <w:r w:rsidR="000A43E4" w:rsidRPr="002B2313">
        <w:rPr>
          <w:rFonts w:ascii="Times New Roman" w:eastAsia="Times New Roman" w:hAnsi="Times New Roman" w:cs="Times New Roman"/>
          <w:sz w:val="24"/>
          <w:szCs w:val="24"/>
          <w:lang w:val="en-US"/>
          <w:rPrChange w:id="88" w:author="Luana Soares" w:date="2025-05-06T19:31:00Z">
            <w:rPr>
              <w:rFonts w:ascii="Times New Roman" w:eastAsia="Times New Roman" w:hAnsi="Times New Roman" w:cs="Times New Roman"/>
              <w:color w:val="FF0000"/>
              <w:sz w:val="24"/>
              <w:szCs w:val="24"/>
              <w:lang w:val="en-US"/>
            </w:rPr>
          </w:rPrChange>
        </w:rPr>
        <w:t xml:space="preserve"> Additionally, we tested </w:t>
      </w:r>
      <w:r w:rsidR="006460C7" w:rsidRPr="002B2313">
        <w:rPr>
          <w:rFonts w:ascii="Times New Roman" w:eastAsia="Times New Roman" w:hAnsi="Times New Roman" w:cs="Times New Roman"/>
          <w:sz w:val="24"/>
          <w:szCs w:val="24"/>
          <w:lang w:val="en-US"/>
          <w:rPrChange w:id="89" w:author="Luana Soares" w:date="2025-05-06T19:31:00Z">
            <w:rPr>
              <w:rFonts w:ascii="Times New Roman" w:eastAsia="Times New Roman" w:hAnsi="Times New Roman" w:cs="Times New Roman"/>
              <w:color w:val="FF0000"/>
              <w:sz w:val="24"/>
              <w:szCs w:val="24"/>
              <w:lang w:val="en-US"/>
            </w:rPr>
          </w:rPrChange>
        </w:rPr>
        <w:t>whether</w:t>
      </w:r>
      <w:r w:rsidR="000A43E4" w:rsidRPr="002B2313">
        <w:rPr>
          <w:rFonts w:ascii="Times New Roman" w:eastAsia="Times New Roman" w:hAnsi="Times New Roman" w:cs="Times New Roman"/>
          <w:sz w:val="24"/>
          <w:szCs w:val="24"/>
          <w:lang w:val="en-US"/>
          <w:rPrChange w:id="90" w:author="Luana Soares" w:date="2025-05-06T19:31:00Z">
            <w:rPr>
              <w:rFonts w:ascii="Times New Roman" w:eastAsia="Times New Roman" w:hAnsi="Times New Roman" w:cs="Times New Roman"/>
              <w:color w:val="FF0000"/>
              <w:sz w:val="24"/>
              <w:szCs w:val="24"/>
              <w:lang w:val="en-US"/>
            </w:rPr>
          </w:rPrChange>
        </w:rPr>
        <w:t xml:space="preserve"> and how low coverage </w:t>
      </w:r>
      <w:r w:rsidR="006460C7" w:rsidRPr="002B2313">
        <w:rPr>
          <w:rFonts w:ascii="Times New Roman" w:eastAsia="Times New Roman" w:hAnsi="Times New Roman" w:cs="Times New Roman"/>
          <w:sz w:val="24"/>
          <w:szCs w:val="24"/>
          <w:lang w:val="en-US"/>
          <w:rPrChange w:id="91" w:author="Luana Soares" w:date="2025-05-06T19:31:00Z">
            <w:rPr>
              <w:rFonts w:ascii="Times New Roman" w:eastAsia="Times New Roman" w:hAnsi="Times New Roman" w:cs="Times New Roman"/>
              <w:color w:val="FF0000"/>
              <w:sz w:val="24"/>
              <w:szCs w:val="24"/>
              <w:lang w:val="en-US"/>
            </w:rPr>
          </w:rPrChange>
        </w:rPr>
        <w:t>biases</w:t>
      </w:r>
      <w:r w:rsidR="000A43E4" w:rsidRPr="002B2313">
        <w:rPr>
          <w:rFonts w:ascii="Times New Roman" w:eastAsia="Times New Roman" w:hAnsi="Times New Roman" w:cs="Times New Roman"/>
          <w:sz w:val="24"/>
          <w:szCs w:val="24"/>
          <w:lang w:val="en-US"/>
          <w:rPrChange w:id="92" w:author="Luana Soares" w:date="2025-05-06T19:31:00Z">
            <w:rPr>
              <w:rFonts w:ascii="Times New Roman" w:eastAsia="Times New Roman" w:hAnsi="Times New Roman" w:cs="Times New Roman"/>
              <w:color w:val="FF0000"/>
              <w:sz w:val="24"/>
              <w:szCs w:val="24"/>
              <w:lang w:val="en-US"/>
            </w:rPr>
          </w:rPrChange>
        </w:rPr>
        <w:t xml:space="preserve"> the inference of population genetics statistics. In this regard, we hypothesized </w:t>
      </w:r>
      <w:r w:rsidR="006460C7" w:rsidRPr="002B2313">
        <w:rPr>
          <w:rFonts w:ascii="Times New Roman" w:eastAsia="Times New Roman" w:hAnsi="Times New Roman" w:cs="Times New Roman"/>
          <w:sz w:val="24"/>
          <w:szCs w:val="24"/>
          <w:lang w:val="en-US"/>
          <w:rPrChange w:id="93" w:author="Luana Soares" w:date="2025-05-06T19:31:00Z">
            <w:rPr>
              <w:rFonts w:ascii="Times New Roman" w:eastAsia="Times New Roman" w:hAnsi="Times New Roman" w:cs="Times New Roman"/>
              <w:color w:val="FF0000"/>
              <w:sz w:val="24"/>
              <w:szCs w:val="24"/>
              <w:lang w:val="en-US"/>
            </w:rPr>
          </w:rPrChange>
        </w:rPr>
        <w:t xml:space="preserve">that </w:t>
      </w:r>
      <w:r w:rsidR="000A43E4" w:rsidRPr="002B2313">
        <w:rPr>
          <w:rFonts w:ascii="Times New Roman" w:eastAsia="Times New Roman" w:hAnsi="Times New Roman" w:cs="Times New Roman"/>
          <w:sz w:val="24"/>
          <w:szCs w:val="24"/>
          <w:lang w:val="en-US"/>
          <w:rPrChange w:id="94" w:author="Luana Soares" w:date="2025-05-06T19:31:00Z">
            <w:rPr>
              <w:rFonts w:ascii="Times New Roman" w:eastAsia="Times New Roman" w:hAnsi="Times New Roman" w:cs="Times New Roman"/>
              <w:color w:val="FF0000"/>
              <w:sz w:val="24"/>
              <w:szCs w:val="24"/>
              <w:lang w:val="en-US"/>
            </w:rPr>
          </w:rPrChange>
        </w:rPr>
        <w:t>low coverage sequencing might not directly impact the main statistics of a population genetics study, namely nucleotide diversity (π), inbreeding coefficient (</w:t>
      </w:r>
      <w:r w:rsidR="000A43E4" w:rsidRPr="002B2313">
        <w:rPr>
          <w:rFonts w:ascii="Times New Roman" w:eastAsia="Times New Roman" w:hAnsi="Times New Roman" w:cs="Times New Roman"/>
          <w:i/>
          <w:iCs/>
          <w:sz w:val="24"/>
          <w:szCs w:val="24"/>
          <w:lang w:val="en-US"/>
          <w:rPrChange w:id="95" w:author="Luana Soares" w:date="2025-05-06T19:31:00Z">
            <w:rPr>
              <w:rFonts w:ascii="Times New Roman" w:eastAsia="Times New Roman" w:hAnsi="Times New Roman" w:cs="Times New Roman"/>
              <w:i/>
              <w:iCs/>
              <w:color w:val="FF0000"/>
              <w:sz w:val="24"/>
              <w:szCs w:val="24"/>
              <w:lang w:val="en-US"/>
            </w:rPr>
          </w:rPrChange>
        </w:rPr>
        <w:t>F</w:t>
      </w:r>
      <w:r w:rsidR="000A43E4" w:rsidRPr="002B2313">
        <w:rPr>
          <w:rFonts w:ascii="Times New Roman" w:eastAsia="Times New Roman" w:hAnsi="Times New Roman" w:cs="Times New Roman"/>
          <w:sz w:val="24"/>
          <w:szCs w:val="24"/>
          <w:vertAlign w:val="subscript"/>
          <w:lang w:val="en-US"/>
          <w:rPrChange w:id="96" w:author="Luana Soares" w:date="2025-05-06T19:31:00Z">
            <w:rPr>
              <w:rFonts w:ascii="Times New Roman" w:eastAsia="Times New Roman" w:hAnsi="Times New Roman" w:cs="Times New Roman"/>
              <w:color w:val="FF0000"/>
              <w:sz w:val="24"/>
              <w:szCs w:val="24"/>
              <w:vertAlign w:val="subscript"/>
              <w:lang w:val="en-US"/>
            </w:rPr>
          </w:rPrChange>
        </w:rPr>
        <w:t>IS</w:t>
      </w:r>
      <w:r w:rsidR="000A43E4" w:rsidRPr="002B2313">
        <w:rPr>
          <w:rFonts w:ascii="Times New Roman" w:eastAsia="Times New Roman" w:hAnsi="Times New Roman" w:cs="Times New Roman"/>
          <w:sz w:val="24"/>
          <w:szCs w:val="24"/>
          <w:lang w:val="en-US"/>
          <w:rPrChange w:id="97" w:author="Luana Soares" w:date="2025-05-06T19:31:00Z">
            <w:rPr>
              <w:rFonts w:ascii="Times New Roman" w:eastAsia="Times New Roman" w:hAnsi="Times New Roman" w:cs="Times New Roman"/>
              <w:color w:val="FF0000"/>
              <w:sz w:val="24"/>
              <w:szCs w:val="24"/>
              <w:lang w:val="en-US"/>
            </w:rPr>
          </w:rPrChange>
        </w:rPr>
        <w:t>)</w:t>
      </w:r>
      <w:r w:rsidR="006460C7" w:rsidRPr="002B2313">
        <w:rPr>
          <w:rFonts w:ascii="Times New Roman" w:eastAsia="Times New Roman" w:hAnsi="Times New Roman" w:cs="Times New Roman"/>
          <w:sz w:val="24"/>
          <w:szCs w:val="24"/>
          <w:lang w:val="en-US"/>
          <w:rPrChange w:id="98" w:author="Luana Soares" w:date="2025-05-06T19:31:00Z">
            <w:rPr>
              <w:rFonts w:ascii="Times New Roman" w:eastAsia="Times New Roman" w:hAnsi="Times New Roman" w:cs="Times New Roman"/>
              <w:color w:val="FF0000"/>
              <w:sz w:val="24"/>
              <w:szCs w:val="24"/>
              <w:lang w:val="en-US"/>
            </w:rPr>
          </w:rPrChange>
        </w:rPr>
        <w:t>,</w:t>
      </w:r>
      <w:r w:rsidR="000A43E4" w:rsidRPr="002B2313">
        <w:rPr>
          <w:rFonts w:ascii="Times New Roman" w:eastAsia="Times New Roman" w:hAnsi="Times New Roman" w:cs="Times New Roman"/>
          <w:sz w:val="24"/>
          <w:szCs w:val="24"/>
          <w:lang w:val="en-US"/>
          <w:rPrChange w:id="99" w:author="Luana Soares" w:date="2025-05-06T19:31:00Z">
            <w:rPr>
              <w:rFonts w:ascii="Times New Roman" w:eastAsia="Times New Roman" w:hAnsi="Times New Roman" w:cs="Times New Roman"/>
              <w:color w:val="FF0000"/>
              <w:sz w:val="24"/>
              <w:szCs w:val="24"/>
              <w:lang w:val="en-US"/>
            </w:rPr>
          </w:rPrChange>
        </w:rPr>
        <w:t xml:space="preserve"> nor the percentage of polymorphisms, meaning that even at a low coverage </w:t>
      </w:r>
      <w:r w:rsidR="000A43E4" w:rsidRPr="002B2313">
        <w:rPr>
          <w:rFonts w:ascii="Times New Roman" w:eastAsia="Times New Roman" w:hAnsi="Times New Roman" w:cs="Times New Roman"/>
          <w:sz w:val="24"/>
          <w:szCs w:val="24"/>
          <w:lang w:val="en-US"/>
          <w:rPrChange w:id="100" w:author="Luana Soares" w:date="2025-05-06T19:31:00Z">
            <w:rPr>
              <w:rFonts w:ascii="Times New Roman" w:eastAsia="Times New Roman" w:hAnsi="Times New Roman" w:cs="Times New Roman"/>
              <w:color w:val="FF0000"/>
              <w:sz w:val="24"/>
              <w:szCs w:val="24"/>
              <w:lang w:val="en-US"/>
            </w:rPr>
          </w:rPrChange>
        </w:rPr>
        <w:lastRenderedPageBreak/>
        <w:t xml:space="preserve">rate, sequencing experiments </w:t>
      </w:r>
      <w:r w:rsidR="006460C7" w:rsidRPr="002B2313">
        <w:rPr>
          <w:rFonts w:ascii="Times New Roman" w:eastAsia="Times New Roman" w:hAnsi="Times New Roman" w:cs="Times New Roman"/>
          <w:sz w:val="24"/>
          <w:szCs w:val="24"/>
          <w:lang w:val="en-US"/>
          <w:rPrChange w:id="101" w:author="Luana Soares" w:date="2025-05-06T19:31:00Z">
            <w:rPr>
              <w:rFonts w:ascii="Times New Roman" w:eastAsia="Times New Roman" w:hAnsi="Times New Roman" w:cs="Times New Roman"/>
              <w:color w:val="FF0000"/>
              <w:sz w:val="24"/>
              <w:szCs w:val="24"/>
              <w:lang w:val="en-US"/>
            </w:rPr>
          </w:rPrChange>
        </w:rPr>
        <w:t>involving</w:t>
      </w:r>
      <w:r w:rsidR="000A43E4" w:rsidRPr="002B2313">
        <w:rPr>
          <w:rFonts w:ascii="Times New Roman" w:eastAsia="Times New Roman" w:hAnsi="Times New Roman" w:cs="Times New Roman"/>
          <w:sz w:val="24"/>
          <w:szCs w:val="24"/>
          <w:lang w:val="en-US"/>
          <w:rPrChange w:id="102" w:author="Luana Soares" w:date="2025-05-06T19:31:00Z">
            <w:rPr>
              <w:rFonts w:ascii="Times New Roman" w:eastAsia="Times New Roman" w:hAnsi="Times New Roman" w:cs="Times New Roman"/>
              <w:color w:val="FF0000"/>
              <w:sz w:val="24"/>
              <w:szCs w:val="24"/>
              <w:lang w:val="en-US"/>
            </w:rPr>
          </w:rPrChange>
        </w:rPr>
        <w:t xml:space="preserve"> multiple populations may yield true and valuable information about a species.</w:t>
      </w:r>
      <w:r w:rsidRPr="002B2313">
        <w:rPr>
          <w:rFonts w:ascii="Times New Roman" w:eastAsia="Times New Roman" w:hAnsi="Times New Roman" w:cs="Times New Roman"/>
          <w:sz w:val="24"/>
          <w:szCs w:val="24"/>
          <w:lang w:val="en-US"/>
          <w:rPrChange w:id="103" w:author="Luana Soares" w:date="2025-05-06T19:31:00Z">
            <w:rPr>
              <w:rFonts w:ascii="Times New Roman" w:eastAsia="Times New Roman" w:hAnsi="Times New Roman" w:cs="Times New Roman"/>
              <w:color w:val="FF0000"/>
              <w:sz w:val="24"/>
              <w:szCs w:val="24"/>
              <w:lang w:val="en-US"/>
            </w:rPr>
          </w:rPrChange>
        </w:rPr>
        <w:t xml:space="preserve"> </w:t>
      </w:r>
    </w:p>
    <w:p w14:paraId="5F1461D5" w14:textId="7D572CC1" w:rsidR="00F618AB" w:rsidRPr="002B2313" w:rsidRDefault="00CF3E01" w:rsidP="00F618A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By addressing these questions, we </w:t>
      </w:r>
      <w:r w:rsidR="006460C7" w:rsidRPr="002B2313">
        <w:rPr>
          <w:rFonts w:ascii="Times New Roman" w:eastAsia="Times New Roman" w:hAnsi="Times New Roman" w:cs="Times New Roman"/>
          <w:sz w:val="24"/>
          <w:szCs w:val="24"/>
          <w:lang w:val="en-US"/>
        </w:rPr>
        <w:t>offer</w:t>
      </w:r>
      <w:r w:rsidRPr="002B2313">
        <w:rPr>
          <w:rFonts w:ascii="Times New Roman" w:eastAsia="Times New Roman" w:hAnsi="Times New Roman" w:cs="Times New Roman"/>
          <w:sz w:val="24"/>
          <w:szCs w:val="24"/>
          <w:lang w:val="en-US"/>
        </w:rPr>
        <w:t>e</w:t>
      </w:r>
      <w:r w:rsidR="000A43E4" w:rsidRPr="002B2313">
        <w:rPr>
          <w:rFonts w:ascii="Times New Roman" w:eastAsia="Times New Roman" w:hAnsi="Times New Roman" w:cs="Times New Roman"/>
          <w:sz w:val="24"/>
          <w:szCs w:val="24"/>
          <w:lang w:val="en-US"/>
        </w:rPr>
        <w:t>d</w:t>
      </w:r>
      <w:r w:rsidRPr="002B2313">
        <w:rPr>
          <w:rFonts w:ascii="Times New Roman" w:eastAsia="Times New Roman" w:hAnsi="Times New Roman" w:cs="Times New Roman"/>
          <w:sz w:val="24"/>
          <w:szCs w:val="24"/>
          <w:lang w:val="en-US"/>
        </w:rPr>
        <w:t xml:space="preserve"> insights into</w:t>
      </w:r>
      <w:r w:rsidR="000A43E4"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best practices for </w:t>
      </w:r>
      <w:r w:rsidR="000A43E4" w:rsidRPr="002B2313">
        <w:rPr>
          <w:rFonts w:ascii="Times New Roman" w:eastAsia="Times New Roman" w:hAnsi="Times New Roman" w:cs="Times New Roman"/>
          <w:sz w:val="24"/>
          <w:szCs w:val="24"/>
          <w:lang w:val="en-US"/>
        </w:rPr>
        <w:t xml:space="preserve">conducting </w:t>
      </w:r>
      <w:r w:rsidRPr="002B2313">
        <w:rPr>
          <w:rFonts w:ascii="Times New Roman" w:eastAsia="Times New Roman" w:hAnsi="Times New Roman" w:cs="Times New Roman"/>
          <w:sz w:val="24"/>
          <w:szCs w:val="24"/>
          <w:lang w:val="en-US"/>
        </w:rPr>
        <w:t>genomic analyses of</w:t>
      </w:r>
      <w:r w:rsidR="000A43E4"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recently and rapidly diverg</w:t>
      </w:r>
      <w:r w:rsidR="0067547F" w:rsidRPr="002B2313">
        <w:rPr>
          <w:rFonts w:ascii="Times New Roman" w:eastAsia="Times New Roman" w:hAnsi="Times New Roman" w:cs="Times New Roman"/>
          <w:sz w:val="24"/>
          <w:szCs w:val="24"/>
          <w:lang w:val="en-US"/>
        </w:rPr>
        <w:t>ing species</w:t>
      </w:r>
      <w:r w:rsidR="000A43E4" w:rsidRPr="002B2313">
        <w:rPr>
          <w:rFonts w:ascii="Times New Roman" w:eastAsia="Times New Roman" w:hAnsi="Times New Roman" w:cs="Times New Roman"/>
          <w:sz w:val="24"/>
          <w:szCs w:val="24"/>
          <w:lang w:val="en-US"/>
        </w:rPr>
        <w:t>. We</w:t>
      </w:r>
      <w:r w:rsidRPr="002B2313">
        <w:rPr>
          <w:rFonts w:ascii="Times New Roman" w:eastAsia="Times New Roman" w:hAnsi="Times New Roman" w:cs="Times New Roman"/>
          <w:sz w:val="24"/>
          <w:szCs w:val="24"/>
          <w:lang w:val="en-US"/>
        </w:rPr>
        <w:t xml:space="preserve"> </w:t>
      </w:r>
      <w:r w:rsidR="006460C7" w:rsidRPr="002B2313">
        <w:rPr>
          <w:rFonts w:ascii="Times New Roman" w:eastAsia="Times New Roman" w:hAnsi="Times New Roman" w:cs="Times New Roman"/>
          <w:sz w:val="24"/>
          <w:szCs w:val="24"/>
          <w:lang w:val="en-US"/>
        </w:rPr>
        <w:t>enhanc</w:t>
      </w:r>
      <w:r w:rsidRPr="002B2313">
        <w:rPr>
          <w:rFonts w:ascii="Times New Roman" w:eastAsia="Times New Roman" w:hAnsi="Times New Roman" w:cs="Times New Roman"/>
          <w:sz w:val="24"/>
          <w:szCs w:val="24"/>
          <w:lang w:val="en-US"/>
        </w:rPr>
        <w:t>e</w:t>
      </w:r>
      <w:r w:rsidR="000A43E4" w:rsidRPr="002B2313">
        <w:rPr>
          <w:rFonts w:ascii="Times New Roman" w:eastAsia="Times New Roman" w:hAnsi="Times New Roman" w:cs="Times New Roman"/>
          <w:sz w:val="24"/>
          <w:szCs w:val="24"/>
          <w:lang w:val="en-US"/>
        </w:rPr>
        <w:t>d</w:t>
      </w:r>
      <w:r w:rsidRPr="002B2313">
        <w:rPr>
          <w:rFonts w:ascii="Times New Roman" w:eastAsia="Times New Roman" w:hAnsi="Times New Roman" w:cs="Times New Roman"/>
          <w:sz w:val="24"/>
          <w:szCs w:val="24"/>
          <w:lang w:val="en-US"/>
        </w:rPr>
        <w:t xml:space="preserve"> t</w:t>
      </w:r>
      <w:r w:rsidR="006460C7" w:rsidRPr="002B2313">
        <w:rPr>
          <w:rFonts w:ascii="Times New Roman" w:eastAsia="Times New Roman" w:hAnsi="Times New Roman" w:cs="Times New Roman"/>
          <w:sz w:val="24"/>
          <w:szCs w:val="24"/>
          <w:lang w:val="en-US"/>
        </w:rPr>
        <w:t>he</w:t>
      </w:r>
      <w:r w:rsidRPr="002B2313">
        <w:rPr>
          <w:rFonts w:ascii="Times New Roman" w:eastAsia="Times New Roman" w:hAnsi="Times New Roman" w:cs="Times New Roman"/>
          <w:sz w:val="24"/>
          <w:szCs w:val="24"/>
          <w:lang w:val="en-US"/>
        </w:rPr>
        <w:t xml:space="preserve"> broader understanding of reference genome selection in population genomics.</w:t>
      </w:r>
      <w:r w:rsidR="00A77773" w:rsidRPr="002B2313">
        <w:rPr>
          <w:rFonts w:ascii="Times New Roman" w:eastAsia="Times New Roman" w:hAnsi="Times New Roman" w:cs="Times New Roman"/>
          <w:sz w:val="24"/>
          <w:szCs w:val="24"/>
          <w:lang w:val="en-US"/>
        </w:rPr>
        <w:t xml:space="preserve"> </w:t>
      </w:r>
      <w:r w:rsidR="0067547F" w:rsidRPr="002B2313">
        <w:rPr>
          <w:rFonts w:ascii="Times New Roman" w:eastAsia="Times New Roman" w:hAnsi="Times New Roman" w:cs="Times New Roman"/>
          <w:sz w:val="24"/>
          <w:szCs w:val="24"/>
          <w:lang w:val="en-US"/>
        </w:rPr>
        <w:t>Instead</w:t>
      </w:r>
      <w:r w:rsidRPr="002B2313">
        <w:rPr>
          <w:rFonts w:ascii="Times New Roman" w:eastAsia="Times New Roman" w:hAnsi="Times New Roman" w:cs="Times New Roman"/>
          <w:sz w:val="24"/>
          <w:szCs w:val="24"/>
          <w:highlight w:val="white"/>
          <w:lang w:val="en-US"/>
        </w:rPr>
        <w:t xml:space="preserve"> </w:t>
      </w:r>
      <w:r w:rsidR="0067547F" w:rsidRPr="002B2313">
        <w:rPr>
          <w:rFonts w:ascii="Times New Roman" w:eastAsia="Times New Roman" w:hAnsi="Times New Roman" w:cs="Times New Roman"/>
          <w:sz w:val="24"/>
          <w:szCs w:val="24"/>
          <w:highlight w:val="white"/>
          <w:lang w:val="en-US"/>
        </w:rPr>
        <w:t>of</w:t>
      </w:r>
      <w:r w:rsidRPr="002B2313">
        <w:rPr>
          <w:rFonts w:ascii="Times New Roman" w:eastAsia="Times New Roman" w:hAnsi="Times New Roman" w:cs="Times New Roman"/>
          <w:sz w:val="24"/>
          <w:szCs w:val="24"/>
          <w:highlight w:val="white"/>
          <w:lang w:val="en-US"/>
        </w:rPr>
        <w:t xml:space="preserve"> </w:t>
      </w:r>
      <w:r w:rsidR="006460C7" w:rsidRPr="002B2313">
        <w:rPr>
          <w:rFonts w:ascii="Times New Roman" w:eastAsia="Times New Roman" w:hAnsi="Times New Roman" w:cs="Times New Roman"/>
          <w:sz w:val="24"/>
          <w:szCs w:val="24"/>
          <w:highlight w:val="white"/>
          <w:lang w:val="en-US"/>
        </w:rPr>
        <w:t>concentrat</w:t>
      </w:r>
      <w:r w:rsidR="000A43E4" w:rsidRPr="002B2313">
        <w:rPr>
          <w:rFonts w:ascii="Times New Roman" w:eastAsia="Times New Roman" w:hAnsi="Times New Roman" w:cs="Times New Roman"/>
          <w:sz w:val="24"/>
          <w:szCs w:val="24"/>
          <w:highlight w:val="white"/>
          <w:lang w:val="en-US"/>
        </w:rPr>
        <w:t>ing</w:t>
      </w:r>
      <w:r w:rsidRPr="002B2313">
        <w:rPr>
          <w:rFonts w:ascii="Times New Roman" w:eastAsia="Times New Roman" w:hAnsi="Times New Roman" w:cs="Times New Roman"/>
          <w:sz w:val="24"/>
          <w:szCs w:val="24"/>
          <w:highlight w:val="white"/>
          <w:lang w:val="en-US"/>
        </w:rPr>
        <w:t xml:space="preserve"> on </w:t>
      </w:r>
      <w:r w:rsidR="000A43E4" w:rsidRPr="002B2313">
        <w:rPr>
          <w:rFonts w:ascii="Times New Roman" w:eastAsia="Times New Roman" w:hAnsi="Times New Roman" w:cs="Times New Roman"/>
          <w:sz w:val="24"/>
          <w:szCs w:val="24"/>
          <w:highlight w:val="white"/>
          <w:lang w:val="en-US"/>
        </w:rPr>
        <w:t>th</w:t>
      </w:r>
      <w:r w:rsidR="008A619B" w:rsidRPr="002B2313">
        <w:rPr>
          <w:rFonts w:ascii="Times New Roman" w:eastAsia="Times New Roman" w:hAnsi="Times New Roman" w:cs="Times New Roman"/>
          <w:sz w:val="24"/>
          <w:szCs w:val="24"/>
          <w:highlight w:val="white"/>
          <w:lang w:val="en-US"/>
        </w:rPr>
        <w:t>e</w:t>
      </w:r>
      <w:r w:rsidRPr="002B2313">
        <w:rPr>
          <w:rFonts w:ascii="Times New Roman" w:eastAsia="Times New Roman" w:hAnsi="Times New Roman" w:cs="Times New Roman"/>
          <w:sz w:val="24"/>
          <w:szCs w:val="24"/>
          <w:highlight w:val="white"/>
          <w:lang w:val="en-US"/>
        </w:rPr>
        <w:t xml:space="preserve"> </w:t>
      </w:r>
      <w:r w:rsidR="000A43E4" w:rsidRPr="002B2313">
        <w:rPr>
          <w:rFonts w:ascii="Times New Roman" w:eastAsia="Times New Roman" w:hAnsi="Times New Roman" w:cs="Times New Roman"/>
          <w:sz w:val="24"/>
          <w:szCs w:val="24"/>
          <w:highlight w:val="white"/>
          <w:lang w:val="en-US"/>
        </w:rPr>
        <w:t>absolute</w:t>
      </w:r>
      <w:r w:rsidRPr="002B2313">
        <w:rPr>
          <w:rFonts w:ascii="Times New Roman" w:eastAsia="Times New Roman" w:hAnsi="Times New Roman" w:cs="Times New Roman"/>
          <w:sz w:val="24"/>
          <w:szCs w:val="24"/>
          <w:highlight w:val="white"/>
          <w:lang w:val="en-US"/>
        </w:rPr>
        <w:t xml:space="preserve"> variation </w:t>
      </w:r>
      <w:r w:rsidR="000A43E4" w:rsidRPr="002B2313">
        <w:rPr>
          <w:rFonts w:ascii="Times New Roman" w:eastAsia="Times New Roman" w:hAnsi="Times New Roman" w:cs="Times New Roman"/>
          <w:sz w:val="24"/>
          <w:szCs w:val="24"/>
          <w:highlight w:val="white"/>
          <w:lang w:val="en-US"/>
        </w:rPr>
        <w:t xml:space="preserve">in number </w:t>
      </w:r>
      <w:r w:rsidRPr="002B2313">
        <w:rPr>
          <w:rFonts w:ascii="Times New Roman" w:eastAsia="Times New Roman" w:hAnsi="Times New Roman" w:cs="Times New Roman"/>
          <w:sz w:val="24"/>
          <w:szCs w:val="24"/>
          <w:highlight w:val="white"/>
          <w:lang w:val="en-US"/>
        </w:rPr>
        <w:t>between the assemblies</w:t>
      </w:r>
      <w:r w:rsidR="000A43E4" w:rsidRPr="002B2313">
        <w:rPr>
          <w:rFonts w:ascii="Times New Roman" w:eastAsia="Times New Roman" w:hAnsi="Times New Roman" w:cs="Times New Roman"/>
          <w:sz w:val="24"/>
          <w:szCs w:val="24"/>
          <w:highlight w:val="white"/>
          <w:lang w:val="en-US"/>
        </w:rPr>
        <w:t>,</w:t>
      </w:r>
      <w:r w:rsidR="008A619B" w:rsidRPr="002B2313">
        <w:rPr>
          <w:rFonts w:ascii="Times New Roman" w:eastAsia="Times New Roman" w:hAnsi="Times New Roman" w:cs="Times New Roman"/>
          <w:sz w:val="24"/>
          <w:szCs w:val="24"/>
          <w:highlight w:val="white"/>
          <w:lang w:val="en-US"/>
        </w:rPr>
        <w:t xml:space="preserve"> </w:t>
      </w:r>
      <w:r w:rsidR="000A43E4" w:rsidRPr="002B2313">
        <w:rPr>
          <w:rFonts w:ascii="Times New Roman" w:eastAsia="Times New Roman" w:hAnsi="Times New Roman" w:cs="Times New Roman"/>
          <w:sz w:val="24"/>
          <w:szCs w:val="24"/>
          <w:highlight w:val="white"/>
          <w:lang w:val="en-US"/>
        </w:rPr>
        <w:t>we</w:t>
      </w:r>
      <w:r w:rsidR="008A619B" w:rsidRPr="002B2313">
        <w:rPr>
          <w:rFonts w:ascii="Times New Roman" w:eastAsia="Times New Roman" w:hAnsi="Times New Roman" w:cs="Times New Roman"/>
          <w:sz w:val="24"/>
          <w:szCs w:val="24"/>
          <w:highlight w:val="white"/>
          <w:lang w:val="en-US"/>
        </w:rPr>
        <w:t xml:space="preserve"> </w:t>
      </w:r>
      <w:r w:rsidR="006460C7" w:rsidRPr="002B2313">
        <w:rPr>
          <w:rFonts w:ascii="Times New Roman" w:eastAsia="Times New Roman" w:hAnsi="Times New Roman" w:cs="Times New Roman"/>
          <w:sz w:val="24"/>
          <w:szCs w:val="24"/>
          <w:highlight w:val="white"/>
          <w:lang w:val="en-US"/>
        </w:rPr>
        <w:t>highlight</w:t>
      </w:r>
      <w:r w:rsidR="000A43E4" w:rsidRPr="002B2313">
        <w:rPr>
          <w:rFonts w:ascii="Times New Roman" w:eastAsia="Times New Roman" w:hAnsi="Times New Roman" w:cs="Times New Roman"/>
          <w:sz w:val="24"/>
          <w:szCs w:val="24"/>
          <w:highlight w:val="white"/>
          <w:lang w:val="en-US"/>
        </w:rPr>
        <w:t>ed</w:t>
      </w:r>
      <w:r w:rsidR="008A619B" w:rsidRPr="002B2313">
        <w:rPr>
          <w:rFonts w:ascii="Times New Roman" w:eastAsia="Times New Roman" w:hAnsi="Times New Roman" w:cs="Times New Roman"/>
          <w:sz w:val="24"/>
          <w:szCs w:val="24"/>
          <w:highlight w:val="white"/>
          <w:lang w:val="en-US"/>
        </w:rPr>
        <w:t xml:space="preserve"> whether</w:t>
      </w:r>
      <w:r w:rsidRPr="002B2313">
        <w:rPr>
          <w:rFonts w:ascii="Times New Roman" w:eastAsia="Times New Roman" w:hAnsi="Times New Roman" w:cs="Times New Roman"/>
          <w:sz w:val="24"/>
          <w:szCs w:val="24"/>
          <w:highlight w:val="white"/>
          <w:lang w:val="en-US"/>
        </w:rPr>
        <w:t xml:space="preserve"> the evolutionary interpretation of the data would </w:t>
      </w:r>
      <w:r w:rsidR="006460C7" w:rsidRPr="002B2313">
        <w:rPr>
          <w:rFonts w:ascii="Times New Roman" w:eastAsia="Times New Roman" w:hAnsi="Times New Roman" w:cs="Times New Roman"/>
          <w:sz w:val="24"/>
          <w:szCs w:val="24"/>
          <w:highlight w:val="white"/>
          <w:lang w:val="en-US"/>
        </w:rPr>
        <w:t>differ</w:t>
      </w:r>
      <w:r w:rsidRPr="002B2313">
        <w:rPr>
          <w:rFonts w:ascii="Times New Roman" w:eastAsia="Times New Roman" w:hAnsi="Times New Roman" w:cs="Times New Roman"/>
          <w:sz w:val="24"/>
          <w:szCs w:val="24"/>
          <w:highlight w:val="white"/>
          <w:lang w:val="en-US"/>
        </w:rPr>
        <w:t xml:space="preserve"> across </w:t>
      </w:r>
      <w:r w:rsidR="006460C7" w:rsidRPr="002B2313">
        <w:rPr>
          <w:rFonts w:ascii="Times New Roman" w:eastAsia="Times New Roman" w:hAnsi="Times New Roman" w:cs="Times New Roman"/>
          <w:sz w:val="24"/>
          <w:szCs w:val="24"/>
          <w:highlight w:val="white"/>
          <w:lang w:val="en-US"/>
        </w:rPr>
        <w:t>various</w:t>
      </w:r>
      <w:r w:rsidRPr="002B2313">
        <w:rPr>
          <w:rFonts w:ascii="Times New Roman" w:eastAsia="Times New Roman" w:hAnsi="Times New Roman" w:cs="Times New Roman"/>
          <w:sz w:val="24"/>
          <w:szCs w:val="24"/>
          <w:highlight w:val="white"/>
          <w:lang w:val="en-US"/>
        </w:rPr>
        <w:t xml:space="preserve"> tests. </w:t>
      </w:r>
    </w:p>
    <w:p w14:paraId="00000014" w14:textId="086931EF" w:rsidR="008D6296" w:rsidRPr="002B2313" w:rsidRDefault="008D6296" w:rsidP="00731FBD">
      <w:pPr>
        <w:spacing w:line="480" w:lineRule="auto"/>
        <w:rPr>
          <w:rFonts w:ascii="Times New Roman" w:eastAsia="Times New Roman" w:hAnsi="Times New Roman" w:cs="Times New Roman"/>
          <w:sz w:val="24"/>
          <w:szCs w:val="24"/>
          <w:lang w:val="en-US"/>
        </w:rPr>
      </w:pPr>
    </w:p>
    <w:p w14:paraId="4DE97A13" w14:textId="145CF4D5" w:rsidR="00522F2E" w:rsidRPr="002B2313" w:rsidRDefault="00522F2E" w:rsidP="00731FBD">
      <w:pPr>
        <w:spacing w:line="480" w:lineRule="auto"/>
        <w:rPr>
          <w:rFonts w:ascii="Times New Roman" w:eastAsia="Times New Roman" w:hAnsi="Times New Roman" w:cs="Times New Roman"/>
          <w:b/>
          <w:sz w:val="24"/>
          <w:szCs w:val="24"/>
          <w:lang w:val="en-US"/>
        </w:rPr>
      </w:pPr>
      <w:r w:rsidRPr="002B2313">
        <w:rPr>
          <w:rFonts w:ascii="Times New Roman" w:eastAsia="Times New Roman" w:hAnsi="Times New Roman" w:cs="Times New Roman"/>
          <w:b/>
          <w:sz w:val="24"/>
          <w:szCs w:val="24"/>
          <w:lang w:val="en-US"/>
        </w:rPr>
        <w:t>Material</w:t>
      </w:r>
      <w:r w:rsidR="006460C7" w:rsidRPr="002B2313">
        <w:rPr>
          <w:rFonts w:ascii="Times New Roman" w:eastAsia="Times New Roman" w:hAnsi="Times New Roman" w:cs="Times New Roman"/>
          <w:b/>
          <w:sz w:val="24"/>
          <w:szCs w:val="24"/>
          <w:lang w:val="en-US"/>
        </w:rPr>
        <w:t>s</w:t>
      </w:r>
      <w:r w:rsidRPr="002B2313">
        <w:rPr>
          <w:rFonts w:ascii="Times New Roman" w:eastAsia="Times New Roman" w:hAnsi="Times New Roman" w:cs="Times New Roman"/>
          <w:b/>
          <w:sz w:val="24"/>
          <w:szCs w:val="24"/>
          <w:lang w:val="en-US"/>
        </w:rPr>
        <w:t xml:space="preserve"> and Methods</w:t>
      </w:r>
    </w:p>
    <w:p w14:paraId="10FD147B" w14:textId="77777777" w:rsidR="00522F2E" w:rsidRPr="002B2313" w:rsidRDefault="00522F2E" w:rsidP="00731FBD">
      <w:pPr>
        <w:spacing w:line="480" w:lineRule="auto"/>
        <w:rPr>
          <w:rFonts w:ascii="Times New Roman" w:eastAsia="Times New Roman" w:hAnsi="Times New Roman" w:cs="Times New Roman"/>
          <w:i/>
          <w:sz w:val="24"/>
          <w:szCs w:val="24"/>
          <w:lang w:val="en-US"/>
        </w:rPr>
      </w:pPr>
      <w:r w:rsidRPr="002B2313">
        <w:rPr>
          <w:rFonts w:ascii="Times New Roman" w:eastAsia="Times New Roman" w:hAnsi="Times New Roman" w:cs="Times New Roman"/>
          <w:i/>
          <w:sz w:val="24"/>
          <w:szCs w:val="24"/>
          <w:lang w:val="en-US"/>
        </w:rPr>
        <w:t>Study Design and Dataset Overview</w:t>
      </w:r>
    </w:p>
    <w:p w14:paraId="330423D9" w14:textId="30244DE6" w:rsidR="00522F2E" w:rsidRPr="002B2313" w:rsidRDefault="00522F2E" w:rsidP="00B13AF9">
      <w:pPr>
        <w:spacing w:line="480" w:lineRule="auto"/>
        <w:rPr>
          <w:rFonts w:ascii="Times New Roman" w:eastAsia="Times New Roman" w:hAnsi="Times New Roman" w:cs="Times New Roman"/>
          <w:iCs/>
          <w:sz w:val="24"/>
          <w:szCs w:val="24"/>
          <w:lang w:val="en-US"/>
        </w:rPr>
      </w:pPr>
      <w:r w:rsidRPr="002B2313">
        <w:rPr>
          <w:rFonts w:ascii="Times New Roman" w:eastAsia="Times New Roman" w:hAnsi="Times New Roman" w:cs="Times New Roman"/>
          <w:sz w:val="24"/>
          <w:szCs w:val="24"/>
          <w:lang w:val="en-US"/>
        </w:rPr>
        <w:t xml:space="preserve">To evaluate the impact of reference genome selection on SNP calling and downstream population and phylogenetic inference, we used raw sequencing data from previously published studies, comprising 121 individuals from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species</w:t>
      </w:r>
      <w:r w:rsidR="00B13AF9" w:rsidRPr="002B2313">
        <w:rPr>
          <w:rFonts w:ascii="Times New Roman" w:eastAsia="Times New Roman" w:hAnsi="Times New Roman" w:cs="Times New Roman"/>
          <w:sz w:val="24"/>
          <w:szCs w:val="24"/>
          <w:lang w:val="en-US"/>
        </w:rPr>
        <w:t xml:space="preserve"> (Soares and Freitas, 2024; Soares et al., 2024, 2025)</w:t>
      </w:r>
      <w:r w:rsidR="000A43E4" w:rsidRPr="002B2313">
        <w:rPr>
          <w:rFonts w:ascii="Times New Roman" w:eastAsia="Times New Roman" w:hAnsi="Times New Roman" w:cs="Times New Roman"/>
          <w:sz w:val="24"/>
          <w:szCs w:val="24"/>
          <w:lang w:val="en-US"/>
        </w:rPr>
        <w:t xml:space="preserve"> and</w:t>
      </w:r>
      <w:r w:rsidRPr="002B2313">
        <w:rPr>
          <w:rFonts w:ascii="Times New Roman" w:eastAsia="Times New Roman" w:hAnsi="Times New Roman" w:cs="Times New Roman"/>
          <w:sz w:val="24"/>
          <w:szCs w:val="24"/>
          <w:lang w:val="en-US"/>
        </w:rPr>
        <w:t xml:space="preserve"> 40 </w:t>
      </w:r>
      <w:r w:rsidR="000A43E4" w:rsidRPr="002B2313">
        <w:rPr>
          <w:rFonts w:ascii="Times New Roman" w:eastAsia="Times New Roman" w:hAnsi="Times New Roman" w:cs="Times New Roman"/>
          <w:sz w:val="24"/>
          <w:szCs w:val="24"/>
          <w:lang w:val="en-US"/>
        </w:rPr>
        <w:t xml:space="preserve">individuals </w:t>
      </w:r>
      <w:r w:rsidRPr="002B2313">
        <w:rPr>
          <w:rFonts w:ascii="Times New Roman" w:eastAsia="Times New Roman" w:hAnsi="Times New Roman" w:cs="Times New Roman"/>
          <w:sz w:val="24"/>
          <w:szCs w:val="24"/>
          <w:lang w:val="en-US"/>
        </w:rPr>
        <w:t xml:space="preserve">from the closely related genus </w:t>
      </w:r>
      <w:r w:rsidRPr="002B2313">
        <w:rPr>
          <w:rFonts w:ascii="Times New Roman" w:eastAsia="Times New Roman" w:hAnsi="Times New Roman" w:cs="Times New Roman"/>
          <w:i/>
          <w:sz w:val="24"/>
          <w:szCs w:val="24"/>
          <w:lang w:val="en-US"/>
        </w:rPr>
        <w:t>Calibrachoa</w:t>
      </w:r>
      <w:r w:rsidR="000A43E4" w:rsidRPr="002B2313">
        <w:rPr>
          <w:rFonts w:ascii="Times New Roman" w:eastAsia="Times New Roman" w:hAnsi="Times New Roman" w:cs="Times New Roman"/>
          <w:i/>
          <w:sz w:val="24"/>
          <w:szCs w:val="24"/>
          <w:lang w:val="en-US"/>
        </w:rPr>
        <w:t xml:space="preserve"> </w:t>
      </w:r>
      <w:r w:rsidR="000A43E4" w:rsidRPr="002B2313">
        <w:rPr>
          <w:rFonts w:ascii="Times New Roman" w:eastAsia="Times New Roman" w:hAnsi="Times New Roman" w:cs="Times New Roman"/>
          <w:iCs/>
          <w:sz w:val="24"/>
          <w:szCs w:val="24"/>
          <w:lang w:val="en-US"/>
        </w:rPr>
        <w:t>(Backes et al., unpublished data)</w:t>
      </w:r>
      <w:r w:rsidRPr="002B2313">
        <w:rPr>
          <w:rFonts w:ascii="Times New Roman" w:eastAsia="Times New Roman" w:hAnsi="Times New Roman" w:cs="Times New Roman"/>
          <w:sz w:val="24"/>
          <w:szCs w:val="24"/>
          <w:lang w:val="en-US"/>
        </w:rPr>
        <w:t>. We structured our analysis around three datasets representing increasing levels of phylogenetic divergence from the available reference genomes:</w:t>
      </w:r>
      <w:r w:rsidR="00B13AF9" w:rsidRPr="002B2313">
        <w:rPr>
          <w:rFonts w:ascii="Times New Roman" w:eastAsia="Times New Roman" w:hAnsi="Times New Roman" w:cs="Times New Roman"/>
          <w:sz w:val="24"/>
          <w:szCs w:val="24"/>
          <w:lang w:val="en-US"/>
        </w:rPr>
        <w:t xml:space="preserve"> </w:t>
      </w:r>
      <w:r w:rsidR="00B13AF9" w:rsidRPr="002B2313">
        <w:rPr>
          <w:rFonts w:ascii="Times New Roman" w:eastAsia="Times New Roman" w:hAnsi="Times New Roman" w:cs="Times New Roman"/>
          <w:bCs/>
          <w:sz w:val="24"/>
          <w:szCs w:val="24"/>
          <w:lang w:val="en-US"/>
        </w:rPr>
        <w:t xml:space="preserve">1) </w:t>
      </w:r>
      <w:r w:rsidRPr="002B2313">
        <w:rPr>
          <w:rFonts w:ascii="Times New Roman" w:eastAsia="Times New Roman" w:hAnsi="Times New Roman" w:cs="Times New Roman"/>
          <w:bCs/>
          <w:sz w:val="24"/>
          <w:szCs w:val="24"/>
          <w:lang w:val="en-US"/>
        </w:rPr>
        <w:t>POP</w:t>
      </w:r>
      <w:r w:rsidRPr="002B2313">
        <w:rPr>
          <w:rFonts w:ascii="Times New Roman" w:eastAsia="Times New Roman" w:hAnsi="Times New Roman" w:cs="Times New Roman"/>
          <w:sz w:val="24"/>
          <w:szCs w:val="24"/>
          <w:lang w:val="en-US"/>
        </w:rPr>
        <w:t xml:space="preserve"> (population-level dataset): 80 individuals from a </w:t>
      </w:r>
      <w:del w:id="104" w:author="Luana Soares" w:date="2025-05-06T16:23:00Z">
        <w:r w:rsidRPr="002B2313" w:rsidDel="004B140C">
          <w:rPr>
            <w:rFonts w:ascii="Times New Roman" w:eastAsia="Times New Roman" w:hAnsi="Times New Roman" w:cs="Times New Roman"/>
            <w:sz w:val="24"/>
            <w:szCs w:val="24"/>
            <w:lang w:val="en-US"/>
          </w:rPr>
          <w:delText xml:space="preserve">single </w:delText>
        </w:r>
      </w:del>
      <w:ins w:id="105" w:author="Luana Soares" w:date="2025-05-06T16:23:00Z">
        <w:r w:rsidR="004B140C" w:rsidRPr="002B2313">
          <w:rPr>
            <w:rFonts w:ascii="Times New Roman" w:eastAsia="Times New Roman" w:hAnsi="Times New Roman" w:cs="Times New Roman"/>
            <w:sz w:val="24"/>
            <w:szCs w:val="24"/>
            <w:lang w:val="en-US"/>
          </w:rPr>
          <w:t>three</w:t>
        </w:r>
        <w:r w:rsidR="004B140C" w:rsidRPr="002B2313">
          <w:rPr>
            <w:rFonts w:ascii="Times New Roman" w:eastAsia="Times New Roman" w:hAnsi="Times New Roman" w:cs="Times New Roman"/>
            <w:sz w:val="24"/>
            <w:szCs w:val="24"/>
            <w:lang w:val="en-US"/>
          </w:rPr>
          <w:t xml:space="preserve"> </w:t>
        </w:r>
      </w:ins>
      <w:r w:rsidRPr="002B2313">
        <w:rPr>
          <w:rFonts w:ascii="Times New Roman" w:eastAsia="Times New Roman" w:hAnsi="Times New Roman" w:cs="Times New Roman"/>
          <w:sz w:val="24"/>
          <w:szCs w:val="24"/>
          <w:lang w:val="en-US"/>
        </w:rPr>
        <w:t xml:space="preserve">population of </w:t>
      </w:r>
      <w:ins w:id="106" w:author="Luana Soares" w:date="2025-05-06T16:23:00Z">
        <w:r w:rsidR="004B140C" w:rsidRPr="002B2313">
          <w:rPr>
            <w:rFonts w:ascii="Times New Roman" w:eastAsia="Times New Roman" w:hAnsi="Times New Roman" w:cs="Times New Roman"/>
            <w:sz w:val="24"/>
            <w:szCs w:val="24"/>
            <w:lang w:val="en-US"/>
          </w:rPr>
          <w:t xml:space="preserve">single species, </w:t>
        </w:r>
      </w:ins>
      <w:r w:rsidRPr="002B2313">
        <w:rPr>
          <w:rFonts w:ascii="Times New Roman" w:eastAsia="Times New Roman" w:hAnsi="Times New Roman" w:cs="Times New Roman"/>
          <w:i/>
          <w:sz w:val="24"/>
          <w:szCs w:val="24"/>
          <w:lang w:val="en-US"/>
        </w:rPr>
        <w:t>Petunia altiplana</w:t>
      </w:r>
      <w:r w:rsidRPr="002B2313">
        <w:rPr>
          <w:rFonts w:ascii="Times New Roman" w:eastAsia="Times New Roman" w:hAnsi="Times New Roman" w:cs="Times New Roman"/>
          <w:sz w:val="24"/>
          <w:szCs w:val="24"/>
          <w:lang w:val="en-US"/>
        </w:rPr>
        <w:t>, used to assess the effects of reference choice within populations</w:t>
      </w:r>
      <w:r w:rsidR="00B13AF9" w:rsidRPr="002B2313">
        <w:rPr>
          <w:rFonts w:ascii="Times New Roman" w:eastAsia="Times New Roman" w:hAnsi="Times New Roman" w:cs="Times New Roman"/>
          <w:sz w:val="24"/>
          <w:szCs w:val="24"/>
          <w:lang w:val="en-US"/>
        </w:rPr>
        <w:t xml:space="preserve">; 2) </w:t>
      </w:r>
      <w:r w:rsidRPr="002B2313">
        <w:rPr>
          <w:rFonts w:ascii="Times New Roman" w:eastAsia="Times New Roman" w:hAnsi="Times New Roman" w:cs="Times New Roman"/>
          <w:bCs/>
          <w:sz w:val="24"/>
          <w:szCs w:val="24"/>
          <w:lang w:val="en-US"/>
        </w:rPr>
        <w:t>INTRA-P4</w:t>
      </w:r>
      <w:r w:rsidRPr="002B2313">
        <w:rPr>
          <w:rFonts w:ascii="Times New Roman" w:eastAsia="Times New Roman" w:hAnsi="Times New Roman" w:cs="Times New Roman"/>
          <w:sz w:val="24"/>
          <w:szCs w:val="24"/>
          <w:lang w:val="en-US"/>
        </w:rPr>
        <w:t xml:space="preserve"> (intraspecific dataset): 41 individuals representing four recently diverged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species, used to test </w:t>
      </w:r>
      <w:r w:rsidR="00B13AF9" w:rsidRPr="002B2313">
        <w:rPr>
          <w:rFonts w:ascii="Times New Roman" w:eastAsia="Times New Roman" w:hAnsi="Times New Roman" w:cs="Times New Roman"/>
          <w:sz w:val="24"/>
          <w:szCs w:val="24"/>
          <w:lang w:val="en-US"/>
        </w:rPr>
        <w:t xml:space="preserve">genome </w:t>
      </w:r>
      <w:r w:rsidRPr="002B2313">
        <w:rPr>
          <w:rFonts w:ascii="Times New Roman" w:eastAsia="Times New Roman" w:hAnsi="Times New Roman" w:cs="Times New Roman"/>
          <w:sz w:val="24"/>
          <w:szCs w:val="24"/>
          <w:lang w:val="en-US"/>
        </w:rPr>
        <w:t>reference choice within the same genus</w:t>
      </w:r>
      <w:r w:rsidR="00B13AF9" w:rsidRPr="002B2313">
        <w:rPr>
          <w:rFonts w:ascii="Times New Roman" w:eastAsia="Times New Roman" w:hAnsi="Times New Roman" w:cs="Times New Roman"/>
          <w:sz w:val="24"/>
          <w:szCs w:val="24"/>
          <w:lang w:val="en-US"/>
        </w:rPr>
        <w:t xml:space="preserve">; 3) </w:t>
      </w:r>
      <w:r w:rsidRPr="002B2313">
        <w:rPr>
          <w:rFonts w:ascii="Times New Roman" w:eastAsia="Times New Roman" w:hAnsi="Times New Roman" w:cs="Times New Roman"/>
          <w:bCs/>
          <w:sz w:val="24"/>
          <w:szCs w:val="24"/>
          <w:lang w:val="en-US"/>
        </w:rPr>
        <w:t>INTER-C5</w:t>
      </w:r>
      <w:r w:rsidRPr="002B2313">
        <w:rPr>
          <w:rFonts w:ascii="Times New Roman" w:eastAsia="Times New Roman" w:hAnsi="Times New Roman" w:cs="Times New Roman"/>
          <w:sz w:val="24"/>
          <w:szCs w:val="24"/>
          <w:lang w:val="en-US"/>
        </w:rPr>
        <w:t xml:space="preserve"> (interspecific dataset): 40 individuals from five </w:t>
      </w:r>
      <w:r w:rsidRPr="002B2313">
        <w:rPr>
          <w:rFonts w:ascii="Times New Roman" w:eastAsia="Times New Roman" w:hAnsi="Times New Roman" w:cs="Times New Roman"/>
          <w:i/>
          <w:sz w:val="24"/>
          <w:szCs w:val="24"/>
          <w:lang w:val="en-US"/>
        </w:rPr>
        <w:t>Calibrachoa</w:t>
      </w:r>
      <w:r w:rsidRPr="002B2313">
        <w:rPr>
          <w:rFonts w:ascii="Times New Roman" w:eastAsia="Times New Roman" w:hAnsi="Times New Roman" w:cs="Times New Roman"/>
          <w:sz w:val="24"/>
          <w:szCs w:val="24"/>
          <w:lang w:val="en-US"/>
        </w:rPr>
        <w:t xml:space="preserve"> species to examine the effect of using more distantly related references.</w:t>
      </w:r>
      <w:r w:rsidR="00B13AF9"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We tested each dataset against six reference genomes that span a gradient of phylogenetic distances:</w:t>
      </w:r>
      <w:r w:rsidR="00B13AF9" w:rsidRPr="002B2313">
        <w:rPr>
          <w:rFonts w:ascii="Times New Roman" w:eastAsia="Times New Roman" w:hAnsi="Times New Roman" w:cs="Times New Roman"/>
          <w:sz w:val="24"/>
          <w:szCs w:val="24"/>
          <w:lang w:val="en-US"/>
        </w:rPr>
        <w:t xml:space="preserve"> 1) </w:t>
      </w:r>
      <w:r w:rsidRPr="002B2313">
        <w:rPr>
          <w:rFonts w:ascii="Times New Roman" w:eastAsia="Times New Roman" w:hAnsi="Times New Roman" w:cs="Times New Roman"/>
          <w:bCs/>
          <w:sz w:val="24"/>
          <w:szCs w:val="24"/>
          <w:lang w:val="en-US"/>
        </w:rPr>
        <w:t>Closely related</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i/>
          <w:sz w:val="24"/>
          <w:szCs w:val="24"/>
          <w:lang w:val="en-US"/>
        </w:rPr>
        <w:t xml:space="preserve">Petunia inflata </w:t>
      </w:r>
      <w:r w:rsidR="00CB696E" w:rsidRPr="002B2313">
        <w:rPr>
          <w:rFonts w:ascii="Times New Roman" w:eastAsia="Times New Roman" w:hAnsi="Times New Roman" w:cs="Times New Roman"/>
          <w:iCs/>
          <w:sz w:val="24"/>
          <w:szCs w:val="24"/>
          <w:lang w:val="en-US"/>
        </w:rPr>
        <w:t>and</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i/>
          <w:sz w:val="24"/>
          <w:szCs w:val="24"/>
          <w:lang w:val="en-US"/>
        </w:rPr>
        <w:t xml:space="preserve">P. axillaris </w:t>
      </w:r>
      <w:r w:rsidR="00BA5DD2" w:rsidRPr="002B2313">
        <w:rPr>
          <w:rFonts w:ascii="Times New Roman" w:eastAsia="Times New Roman" w:hAnsi="Times New Roman" w:cs="Times New Roman"/>
          <w:iCs/>
          <w:sz w:val="24"/>
          <w:szCs w:val="24"/>
          <w:lang w:val="en-US"/>
        </w:rPr>
        <w:t>I</w:t>
      </w:r>
      <w:r w:rsidRPr="002B2313">
        <w:rPr>
          <w:rFonts w:ascii="Times New Roman" w:eastAsia="Times New Roman" w:hAnsi="Times New Roman" w:cs="Times New Roman"/>
          <w:i/>
          <w:sz w:val="24"/>
          <w:szCs w:val="24"/>
          <w:lang w:val="en-US"/>
        </w:rPr>
        <w:t xml:space="preserve"> </w:t>
      </w:r>
      <w:r w:rsidR="00B13AF9" w:rsidRPr="002B2313">
        <w:rPr>
          <w:rFonts w:ascii="Times New Roman" w:eastAsia="Times New Roman" w:hAnsi="Times New Roman" w:cs="Times New Roman"/>
          <w:iCs/>
          <w:sz w:val="24"/>
          <w:szCs w:val="24"/>
          <w:lang w:val="en-US"/>
        </w:rPr>
        <w:t>(Bombarely et al. 2016)</w:t>
      </w:r>
      <w:r w:rsidRPr="002B2313">
        <w:rPr>
          <w:rFonts w:ascii="Times New Roman" w:eastAsia="Times New Roman" w:hAnsi="Times New Roman" w:cs="Times New Roman"/>
          <w:sz w:val="24"/>
          <w:szCs w:val="24"/>
          <w:lang w:val="en-US"/>
        </w:rPr>
        <w:t xml:space="preserve"> </w:t>
      </w:r>
      <w:r w:rsidR="00CB696E"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sz w:val="24"/>
          <w:szCs w:val="24"/>
          <w:lang w:val="en-US"/>
        </w:rPr>
        <w:t xml:space="preserve">P. axillaris </w:t>
      </w:r>
      <w:r w:rsidRPr="002B2313">
        <w:rPr>
          <w:rFonts w:ascii="Times New Roman" w:eastAsia="Times New Roman" w:hAnsi="Times New Roman" w:cs="Times New Roman"/>
          <w:iCs/>
          <w:sz w:val="24"/>
          <w:szCs w:val="24"/>
          <w:lang w:val="en-US"/>
        </w:rPr>
        <w:t>II</w:t>
      </w:r>
      <w:r w:rsidRPr="002B2313">
        <w:rPr>
          <w:rFonts w:ascii="Times New Roman" w:eastAsia="Times New Roman" w:hAnsi="Times New Roman" w:cs="Times New Roman"/>
          <w:i/>
          <w:sz w:val="24"/>
          <w:szCs w:val="24"/>
          <w:lang w:val="en-US"/>
        </w:rPr>
        <w:t xml:space="preserve">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sz w:val="24"/>
          <w:szCs w:val="24"/>
          <w:lang w:val="en-US"/>
        </w:rPr>
        <w:t xml:space="preserve">P. secreta </w:t>
      </w:r>
      <w:r w:rsidR="00CB696E" w:rsidRPr="002B2313">
        <w:rPr>
          <w:rFonts w:ascii="Times New Roman" w:eastAsia="Times New Roman" w:hAnsi="Times New Roman" w:cs="Times New Roman"/>
          <w:iCs/>
          <w:sz w:val="24"/>
          <w:szCs w:val="24"/>
          <w:lang w:val="en-US"/>
        </w:rPr>
        <w:t>available at</w:t>
      </w:r>
      <w:r w:rsidR="006460C7" w:rsidRPr="002B2313">
        <w:rPr>
          <w:rFonts w:ascii="Times New Roman" w:eastAsia="Times New Roman" w:hAnsi="Times New Roman" w:cs="Times New Roman"/>
          <w:iCs/>
          <w:sz w:val="24"/>
          <w:szCs w:val="24"/>
          <w:lang w:val="en-US"/>
        </w:rPr>
        <w:t xml:space="preserve"> the</w:t>
      </w:r>
      <w:r w:rsidR="00CB696E" w:rsidRPr="002B2313">
        <w:rPr>
          <w:rFonts w:ascii="Times New Roman" w:eastAsia="Times New Roman" w:hAnsi="Times New Roman" w:cs="Times New Roman"/>
          <w:iCs/>
          <w:sz w:val="24"/>
          <w:szCs w:val="24"/>
          <w:lang w:val="en-US"/>
        </w:rPr>
        <w:t xml:space="preserve"> </w:t>
      </w:r>
      <w:r w:rsidR="00CB696E" w:rsidRPr="002B2313">
        <w:rPr>
          <w:rFonts w:ascii="Times New Roman" w:hAnsi="Times New Roman" w:cs="Times New Roman"/>
          <w:sz w:val="24"/>
          <w:szCs w:val="24"/>
          <w:lang w:val="en-US"/>
          <w:rPrChange w:id="107" w:author="Luana Soares" w:date="2025-05-06T19:31:00Z">
            <w:rPr>
              <w:rFonts w:ascii="Times New Roman" w:hAnsi="Times New Roman" w:cs="Times New Roman"/>
              <w:color w:val="0E101A"/>
              <w:sz w:val="24"/>
              <w:szCs w:val="24"/>
              <w:lang w:val="en-US"/>
            </w:rPr>
          </w:rPrChange>
        </w:rPr>
        <w:t xml:space="preserve">National Center for Biotechnology Information (NCBI; </w:t>
      </w:r>
      <w:r w:rsidR="00CB696E" w:rsidRPr="002B2313">
        <w:rPr>
          <w:rFonts w:ascii="Times New Roman" w:eastAsia="Times New Roman" w:hAnsi="Times New Roman" w:cs="Times New Roman"/>
          <w:sz w:val="24"/>
          <w:szCs w:val="24"/>
          <w:lang w:val="en-US"/>
          <w:rPrChange w:id="108" w:author="Luana Soares" w:date="2025-05-06T19:31:00Z">
            <w:rPr>
              <w:rFonts w:ascii="Times New Roman" w:eastAsia="Times New Roman" w:hAnsi="Times New Roman" w:cs="Times New Roman"/>
              <w:color w:val="000000" w:themeColor="text1"/>
              <w:sz w:val="24"/>
              <w:szCs w:val="24"/>
              <w:lang w:val="en-US"/>
            </w:rPr>
          </w:rPrChange>
        </w:rPr>
        <w:t>https://www.ncbi.nlm.nih.gov/</w:t>
      </w:r>
      <w:r w:rsidR="00CB696E" w:rsidRPr="002B2313">
        <w:rPr>
          <w:rFonts w:ascii="Times New Roman" w:hAnsi="Times New Roman" w:cs="Times New Roman"/>
          <w:sz w:val="24"/>
          <w:szCs w:val="24"/>
          <w:lang w:val="en-US"/>
          <w:rPrChange w:id="109" w:author="Luana Soares" w:date="2025-05-06T19:31:00Z">
            <w:rPr>
              <w:rFonts w:ascii="Times New Roman" w:hAnsi="Times New Roman" w:cs="Times New Roman"/>
              <w:color w:val="0E101A"/>
              <w:sz w:val="24"/>
              <w:szCs w:val="24"/>
              <w:lang w:val="en-US"/>
            </w:rPr>
          </w:rPrChange>
        </w:rPr>
        <w:t>)</w:t>
      </w:r>
      <w:r w:rsidR="00B13AF9" w:rsidRPr="002B2313">
        <w:rPr>
          <w:rFonts w:ascii="Times New Roman" w:eastAsia="Times New Roman" w:hAnsi="Times New Roman" w:cs="Times New Roman"/>
          <w:sz w:val="24"/>
          <w:szCs w:val="24"/>
          <w:lang w:val="en-US"/>
        </w:rPr>
        <w:t xml:space="preserve">; </w:t>
      </w:r>
      <w:r w:rsidR="00CB696E" w:rsidRPr="002B2313">
        <w:rPr>
          <w:rFonts w:ascii="Times New Roman" w:eastAsia="Times New Roman" w:hAnsi="Times New Roman" w:cs="Times New Roman"/>
          <w:sz w:val="24"/>
          <w:szCs w:val="24"/>
          <w:lang w:val="en-US"/>
        </w:rPr>
        <w:lastRenderedPageBreak/>
        <w:t xml:space="preserve">2) </w:t>
      </w:r>
      <w:r w:rsidRPr="002B2313">
        <w:rPr>
          <w:rFonts w:ascii="Times New Roman" w:eastAsia="Times New Roman" w:hAnsi="Times New Roman" w:cs="Times New Roman"/>
          <w:bCs/>
          <w:sz w:val="24"/>
          <w:szCs w:val="24"/>
          <w:lang w:val="en-US"/>
        </w:rPr>
        <w:t>Distantly related groups:</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i/>
          <w:sz w:val="24"/>
          <w:szCs w:val="24"/>
          <w:lang w:val="en-US"/>
        </w:rPr>
        <w:t xml:space="preserve">Nicotiana sylvestris </w:t>
      </w:r>
      <w:r w:rsidRPr="002B2313">
        <w:rPr>
          <w:rFonts w:ascii="Times New Roman" w:eastAsia="Times New Roman" w:hAnsi="Times New Roman" w:cs="Times New Roman"/>
          <w:iCs/>
          <w:sz w:val="24"/>
          <w:szCs w:val="24"/>
          <w:lang w:val="en-US"/>
          <w:rPrChange w:id="110" w:author="Luana Soares" w:date="2025-05-06T19:31:00Z">
            <w:rPr>
              <w:rFonts w:ascii="Times New Roman" w:eastAsia="Times New Roman" w:hAnsi="Times New Roman" w:cs="Times New Roman"/>
              <w:iCs/>
              <w:color w:val="FF0000"/>
              <w:sz w:val="24"/>
              <w:szCs w:val="24"/>
              <w:lang w:val="en-US"/>
            </w:rPr>
          </w:rPrChange>
        </w:rPr>
        <w:t>(</w:t>
      </w:r>
      <w:proofErr w:type="spellStart"/>
      <w:del w:id="111" w:author="Luana Soares" w:date="2025-05-06T16:25:00Z">
        <w:r w:rsidRPr="002B2313" w:rsidDel="004B140C">
          <w:rPr>
            <w:rFonts w:ascii="Times New Roman" w:eastAsia="Times New Roman" w:hAnsi="Times New Roman" w:cs="Times New Roman"/>
            <w:iCs/>
            <w:sz w:val="24"/>
            <w:szCs w:val="24"/>
            <w:lang w:val="en-US"/>
            <w:rPrChange w:id="112" w:author="Luana Soares" w:date="2025-05-06T19:31:00Z">
              <w:rPr>
                <w:rFonts w:ascii="Times New Roman" w:eastAsia="Times New Roman" w:hAnsi="Times New Roman" w:cs="Times New Roman"/>
                <w:iCs/>
                <w:color w:val="FF0000"/>
                <w:sz w:val="24"/>
                <w:szCs w:val="24"/>
                <w:lang w:val="en-US"/>
              </w:rPr>
            </w:rPrChange>
          </w:rPr>
          <w:delText>REF</w:delText>
        </w:r>
      </w:del>
      <w:ins w:id="113" w:author="Luana Soares" w:date="2025-05-06T16:25:00Z">
        <w:r w:rsidR="004B140C" w:rsidRPr="002B2313">
          <w:rPr>
            <w:rFonts w:ascii="Times New Roman" w:eastAsia="Times New Roman" w:hAnsi="Times New Roman" w:cs="Times New Roman"/>
            <w:iCs/>
            <w:sz w:val="24"/>
            <w:szCs w:val="24"/>
            <w:lang w:val="en-US"/>
            <w:rPrChange w:id="114" w:author="Luana Soares" w:date="2025-05-06T19:31:00Z">
              <w:rPr>
                <w:rFonts w:ascii="Times New Roman" w:eastAsia="Times New Roman" w:hAnsi="Times New Roman" w:cs="Times New Roman"/>
                <w:iCs/>
                <w:color w:val="FF0000"/>
                <w:sz w:val="24"/>
                <w:szCs w:val="24"/>
                <w:lang w:val="en-US"/>
              </w:rPr>
            </w:rPrChange>
          </w:rPr>
          <w:t>Sierro</w:t>
        </w:r>
        <w:proofErr w:type="spellEnd"/>
        <w:r w:rsidR="004B140C" w:rsidRPr="002B2313">
          <w:rPr>
            <w:rFonts w:ascii="Times New Roman" w:eastAsia="Times New Roman" w:hAnsi="Times New Roman" w:cs="Times New Roman"/>
            <w:iCs/>
            <w:sz w:val="24"/>
            <w:szCs w:val="24"/>
            <w:lang w:val="en-US"/>
            <w:rPrChange w:id="115" w:author="Luana Soares" w:date="2025-05-06T19:31:00Z">
              <w:rPr>
                <w:rFonts w:ascii="Times New Roman" w:eastAsia="Times New Roman" w:hAnsi="Times New Roman" w:cs="Times New Roman"/>
                <w:iCs/>
                <w:color w:val="FF0000"/>
                <w:sz w:val="24"/>
                <w:szCs w:val="24"/>
                <w:lang w:val="en-US"/>
              </w:rPr>
            </w:rPrChange>
          </w:rPr>
          <w:t xml:space="preserve"> et al. 2024</w:t>
        </w:r>
      </w:ins>
      <w:r w:rsidRPr="002B2313">
        <w:rPr>
          <w:rFonts w:ascii="Times New Roman" w:eastAsia="Times New Roman" w:hAnsi="Times New Roman" w:cs="Times New Roman"/>
          <w:iCs/>
          <w:sz w:val="24"/>
          <w:szCs w:val="24"/>
          <w:lang w:val="en-US"/>
          <w:rPrChange w:id="116" w:author="Luana Soares" w:date="2025-05-06T19:31:00Z">
            <w:rPr>
              <w:rFonts w:ascii="Times New Roman" w:eastAsia="Times New Roman" w:hAnsi="Times New Roman" w:cs="Times New Roman"/>
              <w:iCs/>
              <w:color w:val="FF0000"/>
              <w:sz w:val="24"/>
              <w:szCs w:val="24"/>
              <w:lang w:val="en-US"/>
            </w:rPr>
          </w:rPrChange>
        </w:rPr>
        <w:t>)</w:t>
      </w:r>
      <w:r w:rsidRPr="002B2313">
        <w:rPr>
          <w:rFonts w:ascii="Times New Roman" w:eastAsia="Times New Roman" w:hAnsi="Times New Roman" w:cs="Times New Roman"/>
          <w:sz w:val="24"/>
          <w:szCs w:val="24"/>
          <w:lang w:val="en-US"/>
          <w:rPrChange w:id="117" w:author="Luana Soares" w:date="2025-05-06T19:31:00Z">
            <w:rPr>
              <w:rFonts w:ascii="Times New Roman" w:eastAsia="Times New Roman" w:hAnsi="Times New Roman" w:cs="Times New Roman"/>
              <w:color w:val="FF0000"/>
              <w:sz w:val="24"/>
              <w:szCs w:val="24"/>
              <w:lang w:val="en-US"/>
            </w:rPr>
          </w:rPrChange>
        </w:rPr>
        <w:t xml:space="preserve">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sz w:val="24"/>
          <w:szCs w:val="24"/>
          <w:lang w:val="en-US"/>
        </w:rPr>
        <w:t xml:space="preserve">Solanum </w:t>
      </w:r>
      <w:proofErr w:type="spellStart"/>
      <w:r w:rsidRPr="002B2313">
        <w:rPr>
          <w:rFonts w:ascii="Times New Roman" w:eastAsia="Times New Roman" w:hAnsi="Times New Roman" w:cs="Times New Roman"/>
          <w:i/>
          <w:sz w:val="24"/>
          <w:szCs w:val="24"/>
          <w:lang w:val="en-US"/>
        </w:rPr>
        <w:t>habrochaites</w:t>
      </w:r>
      <w:proofErr w:type="spellEnd"/>
      <w:r w:rsidRPr="002B2313">
        <w:rPr>
          <w:rFonts w:ascii="Times New Roman" w:eastAsia="Times New Roman" w:hAnsi="Times New Roman" w:cs="Times New Roman"/>
          <w:i/>
          <w:sz w:val="24"/>
          <w:szCs w:val="24"/>
          <w:lang w:val="en-US"/>
        </w:rPr>
        <w:t xml:space="preserve"> </w:t>
      </w:r>
      <w:r w:rsidRPr="002B2313">
        <w:rPr>
          <w:rFonts w:ascii="Times New Roman" w:eastAsia="Times New Roman" w:hAnsi="Times New Roman" w:cs="Times New Roman"/>
          <w:iCs/>
          <w:sz w:val="24"/>
          <w:szCs w:val="24"/>
          <w:lang w:val="en-US"/>
          <w:rPrChange w:id="118" w:author="Luana Soares" w:date="2025-05-06T19:31:00Z">
            <w:rPr>
              <w:rFonts w:ascii="Times New Roman" w:eastAsia="Times New Roman" w:hAnsi="Times New Roman" w:cs="Times New Roman"/>
              <w:iCs/>
              <w:color w:val="FF0000"/>
              <w:sz w:val="24"/>
              <w:szCs w:val="24"/>
              <w:lang w:val="en-US"/>
            </w:rPr>
          </w:rPrChange>
        </w:rPr>
        <w:t>(</w:t>
      </w:r>
      <w:del w:id="119" w:author="Luana Soares" w:date="2025-05-06T16:26:00Z">
        <w:r w:rsidRPr="002B2313" w:rsidDel="004B140C">
          <w:rPr>
            <w:rFonts w:ascii="Times New Roman" w:eastAsia="Times New Roman" w:hAnsi="Times New Roman" w:cs="Times New Roman"/>
            <w:iCs/>
            <w:sz w:val="24"/>
            <w:szCs w:val="24"/>
            <w:lang w:val="en-US"/>
            <w:rPrChange w:id="120" w:author="Luana Soares" w:date="2025-05-06T19:31:00Z">
              <w:rPr>
                <w:rFonts w:ascii="Times New Roman" w:eastAsia="Times New Roman" w:hAnsi="Times New Roman" w:cs="Times New Roman"/>
                <w:iCs/>
                <w:color w:val="FF0000"/>
                <w:sz w:val="24"/>
                <w:szCs w:val="24"/>
                <w:lang w:val="en-US"/>
              </w:rPr>
            </w:rPrChange>
          </w:rPr>
          <w:delText>REF</w:delText>
        </w:r>
      </w:del>
      <w:ins w:id="121" w:author="Luana Soares" w:date="2025-05-06T16:26:00Z">
        <w:r w:rsidR="004B140C" w:rsidRPr="002B2313">
          <w:rPr>
            <w:rFonts w:ascii="Times New Roman" w:eastAsia="Times New Roman" w:hAnsi="Times New Roman" w:cs="Times New Roman"/>
            <w:iCs/>
            <w:sz w:val="24"/>
            <w:szCs w:val="24"/>
            <w:lang w:val="en-US"/>
            <w:rPrChange w:id="122" w:author="Luana Soares" w:date="2025-05-06T19:31:00Z">
              <w:rPr>
                <w:rFonts w:ascii="Times New Roman" w:eastAsia="Times New Roman" w:hAnsi="Times New Roman" w:cs="Times New Roman"/>
                <w:iCs/>
                <w:color w:val="FF0000"/>
                <w:sz w:val="24"/>
                <w:szCs w:val="24"/>
                <w:lang w:val="en-US"/>
              </w:rPr>
            </w:rPrChange>
          </w:rPr>
          <w:t>Yu et al. 2022</w:t>
        </w:r>
      </w:ins>
      <w:r w:rsidRPr="002B2313">
        <w:rPr>
          <w:rFonts w:ascii="Times New Roman" w:eastAsia="Times New Roman" w:hAnsi="Times New Roman" w:cs="Times New Roman"/>
          <w:iCs/>
          <w:sz w:val="24"/>
          <w:szCs w:val="24"/>
          <w:lang w:val="en-US"/>
          <w:rPrChange w:id="123" w:author="Luana Soares" w:date="2025-05-06T19:31:00Z">
            <w:rPr>
              <w:rFonts w:ascii="Times New Roman" w:eastAsia="Times New Roman" w:hAnsi="Times New Roman" w:cs="Times New Roman"/>
              <w:iCs/>
              <w:color w:val="FF0000"/>
              <w:sz w:val="24"/>
              <w:szCs w:val="24"/>
              <w:lang w:val="en-US"/>
            </w:rPr>
          </w:rPrChange>
        </w:rPr>
        <w:t>)</w:t>
      </w:r>
      <w:r w:rsidR="00CB696E" w:rsidRPr="002B2313">
        <w:rPr>
          <w:rFonts w:ascii="Times New Roman" w:eastAsia="Times New Roman" w:hAnsi="Times New Roman" w:cs="Times New Roman"/>
          <w:iCs/>
          <w:sz w:val="24"/>
          <w:szCs w:val="24"/>
          <w:lang w:val="en-US"/>
          <w:rPrChange w:id="124" w:author="Luana Soares" w:date="2025-05-06T19:31:00Z">
            <w:rPr>
              <w:rFonts w:ascii="Times New Roman" w:eastAsia="Times New Roman" w:hAnsi="Times New Roman" w:cs="Times New Roman"/>
              <w:iCs/>
              <w:color w:val="FF0000"/>
              <w:sz w:val="24"/>
              <w:szCs w:val="24"/>
              <w:lang w:val="en-US"/>
            </w:rPr>
          </w:rPrChange>
        </w:rPr>
        <w:t>.</w:t>
      </w:r>
      <w:r w:rsidR="00CA18A2" w:rsidRPr="002B2313">
        <w:rPr>
          <w:rFonts w:ascii="Times New Roman" w:eastAsia="Times New Roman" w:hAnsi="Times New Roman" w:cs="Times New Roman"/>
          <w:i/>
          <w:sz w:val="24"/>
          <w:szCs w:val="24"/>
          <w:lang w:val="en-US"/>
          <w:rPrChange w:id="125" w:author="Luana Soares" w:date="2025-05-06T19:31:00Z">
            <w:rPr>
              <w:rFonts w:ascii="Times New Roman" w:eastAsia="Times New Roman" w:hAnsi="Times New Roman" w:cs="Times New Roman"/>
              <w:i/>
              <w:color w:val="FF0000"/>
              <w:sz w:val="24"/>
              <w:szCs w:val="24"/>
              <w:lang w:val="en-US"/>
            </w:rPr>
          </w:rPrChange>
        </w:rPr>
        <w:t xml:space="preserve"> </w:t>
      </w:r>
    </w:p>
    <w:p w14:paraId="40E009C2" w14:textId="655F6049" w:rsidR="00522F2E" w:rsidRPr="002B2313" w:rsidRDefault="00CB696E" w:rsidP="008A619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The</w:t>
      </w:r>
      <w:r w:rsidR="00522F2E" w:rsidRPr="002B2313">
        <w:rPr>
          <w:rFonts w:ascii="Times New Roman" w:eastAsia="Times New Roman" w:hAnsi="Times New Roman" w:cs="Times New Roman"/>
          <w:sz w:val="24"/>
          <w:szCs w:val="24"/>
          <w:lang w:val="en-US"/>
        </w:rPr>
        <w:t xml:space="preserve"> </w:t>
      </w:r>
      <w:r w:rsidR="00522F2E" w:rsidRPr="002B2313">
        <w:rPr>
          <w:rFonts w:ascii="Times New Roman" w:eastAsia="Times New Roman" w:hAnsi="Times New Roman" w:cs="Times New Roman"/>
          <w:i/>
          <w:sz w:val="24"/>
          <w:szCs w:val="24"/>
          <w:lang w:val="en-US"/>
        </w:rPr>
        <w:t>Petunia</w:t>
      </w:r>
      <w:r w:rsidR="00522F2E" w:rsidRPr="002B2313">
        <w:rPr>
          <w:rFonts w:ascii="Times New Roman" w:eastAsia="Times New Roman" w:hAnsi="Times New Roman" w:cs="Times New Roman"/>
          <w:sz w:val="24"/>
          <w:szCs w:val="24"/>
          <w:lang w:val="en-US"/>
        </w:rPr>
        <w:t xml:space="preserve"> species </w:t>
      </w:r>
      <w:r w:rsidRPr="002B2313">
        <w:rPr>
          <w:rFonts w:ascii="Times New Roman" w:eastAsia="Times New Roman" w:hAnsi="Times New Roman" w:cs="Times New Roman"/>
          <w:sz w:val="24"/>
          <w:szCs w:val="24"/>
          <w:lang w:val="en-US"/>
        </w:rPr>
        <w:t>are</w:t>
      </w:r>
      <w:r w:rsidR="00522F2E"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grouped</w:t>
      </w:r>
      <w:r w:rsidR="00522F2E" w:rsidRPr="002B2313">
        <w:rPr>
          <w:rFonts w:ascii="Times New Roman" w:eastAsia="Times New Roman" w:hAnsi="Times New Roman" w:cs="Times New Roman"/>
          <w:sz w:val="24"/>
          <w:szCs w:val="24"/>
          <w:lang w:val="en-US"/>
        </w:rPr>
        <w:t xml:space="preserve"> into two clades based on corolla tube length (short and long)</w:t>
      </w:r>
      <w:r w:rsidRPr="002B2313">
        <w:rPr>
          <w:rFonts w:ascii="Times New Roman" w:eastAsia="Times New Roman" w:hAnsi="Times New Roman" w:cs="Times New Roman"/>
          <w:sz w:val="24"/>
          <w:szCs w:val="24"/>
          <w:lang w:val="en-US"/>
        </w:rPr>
        <w:t>,</w:t>
      </w:r>
      <w:r w:rsidR="00522F2E" w:rsidRPr="002B2313">
        <w:rPr>
          <w:rFonts w:ascii="Times New Roman" w:eastAsia="Times New Roman" w:hAnsi="Times New Roman" w:cs="Times New Roman"/>
          <w:sz w:val="24"/>
          <w:szCs w:val="24"/>
          <w:lang w:val="en-US"/>
        </w:rPr>
        <w:t xml:space="preserve"> with a divergence time </w:t>
      </w:r>
      <w:r w:rsidRPr="002B2313">
        <w:rPr>
          <w:rFonts w:ascii="Times New Roman" w:eastAsia="Times New Roman" w:hAnsi="Times New Roman" w:cs="Times New Roman"/>
          <w:sz w:val="24"/>
          <w:szCs w:val="24"/>
          <w:lang w:val="en-US"/>
        </w:rPr>
        <w:t>estimated at</w:t>
      </w:r>
      <w:r w:rsidR="00522F2E" w:rsidRPr="002B2313">
        <w:rPr>
          <w:rFonts w:ascii="Times New Roman" w:eastAsia="Times New Roman" w:hAnsi="Times New Roman" w:cs="Times New Roman"/>
          <w:sz w:val="24"/>
          <w:szCs w:val="24"/>
          <w:lang w:val="en-US"/>
        </w:rPr>
        <w:t xml:space="preserve"> </w:t>
      </w:r>
      <w:r w:rsidR="00E151E4" w:rsidRPr="002B2313">
        <w:rPr>
          <w:rFonts w:ascii="Times New Roman" w:eastAsia="Times New Roman" w:hAnsi="Times New Roman" w:cs="Times New Roman"/>
          <w:sz w:val="24"/>
          <w:szCs w:val="24"/>
          <w:lang w:val="en-US"/>
        </w:rPr>
        <w:t xml:space="preserve">approximately </w:t>
      </w:r>
      <w:r w:rsidR="00522F2E" w:rsidRPr="002B2313">
        <w:rPr>
          <w:rFonts w:ascii="Times New Roman" w:eastAsia="Times New Roman" w:hAnsi="Times New Roman" w:cs="Times New Roman"/>
          <w:sz w:val="24"/>
          <w:szCs w:val="24"/>
          <w:lang w:val="en-US"/>
        </w:rPr>
        <w:t>2.85 Mya</w:t>
      </w:r>
      <w:r w:rsidRPr="002B2313">
        <w:rPr>
          <w:rFonts w:ascii="Times New Roman" w:eastAsia="Times New Roman" w:hAnsi="Times New Roman" w:cs="Times New Roman"/>
          <w:sz w:val="24"/>
          <w:szCs w:val="24"/>
          <w:lang w:val="en-US"/>
        </w:rPr>
        <w:t xml:space="preserve"> (Särkinen et al. 2013)</w:t>
      </w:r>
      <w:r w:rsidR="00522F2E" w:rsidRPr="002B2313">
        <w:rPr>
          <w:rFonts w:ascii="Times New Roman" w:eastAsia="Times New Roman" w:hAnsi="Times New Roman" w:cs="Times New Roman"/>
          <w:sz w:val="24"/>
          <w:szCs w:val="24"/>
          <w:lang w:val="en-US"/>
        </w:rPr>
        <w:t>. The POP and INTRA-P4 datasets include</w:t>
      </w:r>
      <w:r w:rsidRPr="002B2313">
        <w:rPr>
          <w:rFonts w:ascii="Times New Roman" w:eastAsia="Times New Roman" w:hAnsi="Times New Roman" w:cs="Times New Roman"/>
          <w:sz w:val="24"/>
          <w:szCs w:val="24"/>
          <w:lang w:val="en-US"/>
        </w:rPr>
        <w:t>d</w:t>
      </w:r>
      <w:r w:rsidR="00522F2E" w:rsidRPr="002B2313">
        <w:rPr>
          <w:rFonts w:ascii="Times New Roman" w:eastAsia="Times New Roman" w:hAnsi="Times New Roman" w:cs="Times New Roman"/>
          <w:sz w:val="24"/>
          <w:szCs w:val="24"/>
          <w:lang w:val="en-US"/>
        </w:rPr>
        <w:t xml:space="preserve"> only </w:t>
      </w:r>
      <w:r w:rsidR="0067547F" w:rsidRPr="002B2313">
        <w:rPr>
          <w:rFonts w:ascii="Times New Roman" w:eastAsia="Times New Roman" w:hAnsi="Times New Roman" w:cs="Times New Roman"/>
          <w:sz w:val="24"/>
          <w:szCs w:val="24"/>
          <w:lang w:val="en-US"/>
        </w:rPr>
        <w:t xml:space="preserve">species with </w:t>
      </w:r>
      <w:r w:rsidR="00522F2E" w:rsidRPr="002B2313">
        <w:rPr>
          <w:rFonts w:ascii="Times New Roman" w:eastAsia="Times New Roman" w:hAnsi="Times New Roman" w:cs="Times New Roman"/>
          <w:sz w:val="24"/>
          <w:szCs w:val="24"/>
          <w:lang w:val="en-US"/>
        </w:rPr>
        <w:t xml:space="preserve">short corolla tubes, which diverged </w:t>
      </w:r>
      <w:r w:rsidR="00E151E4" w:rsidRPr="002B2313">
        <w:rPr>
          <w:rFonts w:ascii="Times New Roman" w:eastAsia="Times New Roman" w:hAnsi="Times New Roman" w:cs="Times New Roman"/>
          <w:sz w:val="24"/>
          <w:szCs w:val="24"/>
          <w:lang w:val="en-US"/>
        </w:rPr>
        <w:t xml:space="preserve">around </w:t>
      </w:r>
      <w:r w:rsidR="00522F2E" w:rsidRPr="002B2313">
        <w:rPr>
          <w:rFonts w:ascii="Times New Roman" w:eastAsia="Times New Roman" w:hAnsi="Times New Roman" w:cs="Times New Roman"/>
          <w:sz w:val="24"/>
          <w:szCs w:val="24"/>
          <w:lang w:val="en-US"/>
        </w:rPr>
        <w:t>2 Mya</w:t>
      </w:r>
      <w:r w:rsidRPr="002B2313">
        <w:rPr>
          <w:rFonts w:ascii="Times New Roman" w:eastAsia="Times New Roman" w:hAnsi="Times New Roman" w:cs="Times New Roman"/>
          <w:sz w:val="24"/>
          <w:szCs w:val="24"/>
          <w:lang w:val="en-US"/>
        </w:rPr>
        <w:t xml:space="preserve"> (Soares et al. 2025</w:t>
      </w:r>
      <w:r w:rsidR="00522F2E" w:rsidRPr="002B2313">
        <w:rPr>
          <w:rFonts w:ascii="Times New Roman" w:eastAsia="Times New Roman" w:hAnsi="Times New Roman" w:cs="Times New Roman"/>
          <w:sz w:val="24"/>
          <w:szCs w:val="24"/>
          <w:lang w:val="en-US"/>
        </w:rPr>
        <w:t xml:space="preserve">). Among the reference genomes, </w:t>
      </w:r>
      <w:r w:rsidR="00522F2E" w:rsidRPr="002B2313">
        <w:rPr>
          <w:rFonts w:ascii="Times New Roman" w:eastAsia="Times New Roman" w:hAnsi="Times New Roman" w:cs="Times New Roman"/>
          <w:i/>
          <w:sz w:val="24"/>
          <w:szCs w:val="24"/>
          <w:lang w:val="en-US"/>
        </w:rPr>
        <w:t>P. inflata</w:t>
      </w:r>
      <w:r w:rsidR="00E151E4" w:rsidRPr="002B2313">
        <w:rPr>
          <w:rFonts w:ascii="Times New Roman" w:eastAsia="Times New Roman" w:hAnsi="Times New Roman" w:cs="Times New Roman"/>
          <w:sz w:val="24"/>
          <w:szCs w:val="24"/>
          <w:lang w:val="en-US"/>
        </w:rPr>
        <w:t>,</w:t>
      </w:r>
      <w:r w:rsidR="00522F2E" w:rsidRPr="002B2313">
        <w:rPr>
          <w:rFonts w:ascii="Times New Roman" w:eastAsia="Times New Roman" w:hAnsi="Times New Roman" w:cs="Times New Roman"/>
          <w:sz w:val="24"/>
          <w:szCs w:val="24"/>
          <w:lang w:val="en-US"/>
        </w:rPr>
        <w:t xml:space="preserve"> a short corolla tube species,</w:t>
      </w:r>
      <w:r w:rsidR="00E151E4" w:rsidRPr="002B2313">
        <w:rPr>
          <w:rFonts w:ascii="Times New Roman" w:eastAsia="Times New Roman" w:hAnsi="Times New Roman" w:cs="Times New Roman"/>
          <w:sz w:val="24"/>
          <w:szCs w:val="24"/>
          <w:lang w:val="en-US"/>
        </w:rPr>
        <w:t xml:space="preserve"> is</w:t>
      </w:r>
      <w:r w:rsidR="00522F2E" w:rsidRPr="002B2313">
        <w:rPr>
          <w:rFonts w:ascii="Times New Roman" w:eastAsia="Times New Roman" w:hAnsi="Times New Roman" w:cs="Times New Roman"/>
          <w:sz w:val="24"/>
          <w:szCs w:val="24"/>
          <w:lang w:val="en-US"/>
        </w:rPr>
        <w:t xml:space="preserve"> the </w:t>
      </w:r>
      <w:r w:rsidR="00CA18A2" w:rsidRPr="002B2313">
        <w:rPr>
          <w:rFonts w:ascii="Times New Roman" w:eastAsia="Times New Roman" w:hAnsi="Times New Roman" w:cs="Times New Roman"/>
          <w:sz w:val="24"/>
          <w:szCs w:val="24"/>
          <w:lang w:val="en-US"/>
        </w:rPr>
        <w:t>closest</w:t>
      </w:r>
      <w:r w:rsidR="00522F2E" w:rsidRPr="002B2313">
        <w:rPr>
          <w:rFonts w:ascii="Times New Roman" w:eastAsia="Times New Roman" w:hAnsi="Times New Roman" w:cs="Times New Roman"/>
          <w:sz w:val="24"/>
          <w:szCs w:val="24"/>
          <w:lang w:val="en-US"/>
        </w:rPr>
        <w:t xml:space="preserve"> related </w:t>
      </w:r>
      <w:r w:rsidR="00CA18A2" w:rsidRPr="002B2313">
        <w:rPr>
          <w:rFonts w:ascii="Times New Roman" w:eastAsia="Times New Roman" w:hAnsi="Times New Roman" w:cs="Times New Roman"/>
          <w:sz w:val="24"/>
          <w:szCs w:val="24"/>
          <w:lang w:val="en-US"/>
        </w:rPr>
        <w:t xml:space="preserve">species </w:t>
      </w:r>
      <w:r w:rsidR="00522F2E" w:rsidRPr="002B2313">
        <w:rPr>
          <w:rFonts w:ascii="Times New Roman" w:eastAsia="Times New Roman" w:hAnsi="Times New Roman" w:cs="Times New Roman"/>
          <w:sz w:val="24"/>
          <w:szCs w:val="24"/>
          <w:lang w:val="en-US"/>
        </w:rPr>
        <w:t xml:space="preserve">to these datasets. </w:t>
      </w:r>
      <w:r w:rsidR="00522F2E" w:rsidRPr="002B2313">
        <w:rPr>
          <w:rFonts w:ascii="Times New Roman" w:eastAsia="Times New Roman" w:hAnsi="Times New Roman" w:cs="Times New Roman"/>
          <w:i/>
          <w:sz w:val="24"/>
          <w:szCs w:val="24"/>
          <w:lang w:val="en-US"/>
        </w:rPr>
        <w:t>P</w:t>
      </w:r>
      <w:r w:rsidR="0067547F" w:rsidRPr="002B2313">
        <w:rPr>
          <w:rFonts w:ascii="Times New Roman" w:eastAsia="Times New Roman" w:hAnsi="Times New Roman" w:cs="Times New Roman"/>
          <w:i/>
          <w:sz w:val="24"/>
          <w:szCs w:val="24"/>
          <w:lang w:val="en-US"/>
        </w:rPr>
        <w:t>etunia</w:t>
      </w:r>
      <w:r w:rsidR="00522F2E" w:rsidRPr="002B2313">
        <w:rPr>
          <w:rFonts w:ascii="Times New Roman" w:eastAsia="Times New Roman" w:hAnsi="Times New Roman" w:cs="Times New Roman"/>
          <w:i/>
          <w:sz w:val="24"/>
          <w:szCs w:val="24"/>
          <w:lang w:val="en-US"/>
        </w:rPr>
        <w:t xml:space="preserve"> axillaris</w:t>
      </w:r>
      <w:r w:rsidR="00522F2E" w:rsidRPr="002B2313">
        <w:rPr>
          <w:rFonts w:ascii="Times New Roman" w:eastAsia="Times New Roman" w:hAnsi="Times New Roman" w:cs="Times New Roman"/>
          <w:sz w:val="24"/>
          <w:szCs w:val="24"/>
          <w:lang w:val="en-US"/>
        </w:rPr>
        <w:t xml:space="preserve"> and </w:t>
      </w:r>
      <w:r w:rsidR="00522F2E" w:rsidRPr="002B2313">
        <w:rPr>
          <w:rFonts w:ascii="Times New Roman" w:eastAsia="Times New Roman" w:hAnsi="Times New Roman" w:cs="Times New Roman"/>
          <w:i/>
          <w:sz w:val="24"/>
          <w:szCs w:val="24"/>
          <w:lang w:val="en-US"/>
        </w:rPr>
        <w:t>P. secreta</w:t>
      </w:r>
      <w:r w:rsidR="0067547F" w:rsidRPr="002B2313">
        <w:rPr>
          <w:rFonts w:ascii="Times New Roman" w:eastAsia="Times New Roman" w:hAnsi="Times New Roman" w:cs="Times New Roman"/>
          <w:sz w:val="24"/>
          <w:szCs w:val="24"/>
          <w:lang w:val="en-US"/>
        </w:rPr>
        <w:t xml:space="preserve"> </w:t>
      </w:r>
      <w:r w:rsidR="00E0380E" w:rsidRPr="002B2313">
        <w:rPr>
          <w:rFonts w:ascii="Times New Roman" w:eastAsia="Times New Roman" w:hAnsi="Times New Roman" w:cs="Times New Roman"/>
          <w:sz w:val="24"/>
          <w:szCs w:val="24"/>
          <w:lang w:val="en-US"/>
        </w:rPr>
        <w:t xml:space="preserve">genomes </w:t>
      </w:r>
      <w:r w:rsidR="00522F2E" w:rsidRPr="002B2313">
        <w:rPr>
          <w:rFonts w:ascii="Times New Roman" w:eastAsia="Times New Roman" w:hAnsi="Times New Roman" w:cs="Times New Roman"/>
          <w:sz w:val="24"/>
          <w:szCs w:val="24"/>
          <w:lang w:val="en-US"/>
        </w:rPr>
        <w:t xml:space="preserve">represent the long corolla tube clade. </w:t>
      </w:r>
    </w:p>
    <w:p w14:paraId="6DE32DB7" w14:textId="16953D63" w:rsidR="00522F2E" w:rsidRPr="002B2313" w:rsidRDefault="00522F2E" w:rsidP="008A619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The </w:t>
      </w:r>
      <w:r w:rsidR="00E151E4" w:rsidRPr="002B2313">
        <w:rPr>
          <w:rFonts w:ascii="Times New Roman" w:eastAsia="Times New Roman" w:hAnsi="Times New Roman" w:cs="Times New Roman"/>
          <w:i/>
          <w:sz w:val="24"/>
          <w:szCs w:val="24"/>
          <w:lang w:val="en-US"/>
        </w:rPr>
        <w:t>Calibrachoa</w:t>
      </w:r>
      <w:r w:rsidR="00E151E4" w:rsidRPr="002B2313">
        <w:rPr>
          <w:rFonts w:ascii="Times New Roman" w:eastAsia="Times New Roman" w:hAnsi="Times New Roman" w:cs="Times New Roman"/>
          <w:sz w:val="24"/>
          <w:szCs w:val="24"/>
          <w:lang w:val="en-US"/>
        </w:rPr>
        <w:t xml:space="preserve"> species included in the </w:t>
      </w:r>
      <w:r w:rsidRPr="002B2313">
        <w:rPr>
          <w:rFonts w:ascii="Times New Roman" w:eastAsia="Times New Roman" w:hAnsi="Times New Roman" w:cs="Times New Roman"/>
          <w:sz w:val="24"/>
          <w:szCs w:val="24"/>
          <w:lang w:val="en-US"/>
        </w:rPr>
        <w:t xml:space="preserve">INTER-C5 dataset diverged from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w:t>
      </w:r>
      <w:r w:rsidR="00E151E4" w:rsidRPr="002B2313">
        <w:rPr>
          <w:rFonts w:ascii="Times New Roman" w:eastAsia="Times New Roman" w:hAnsi="Times New Roman" w:cs="Times New Roman"/>
          <w:sz w:val="24"/>
          <w:szCs w:val="24"/>
          <w:lang w:val="en-US"/>
        </w:rPr>
        <w:t xml:space="preserve">circa </w:t>
      </w:r>
      <w:r w:rsidRPr="002B2313">
        <w:rPr>
          <w:rFonts w:ascii="Times New Roman" w:eastAsia="Times New Roman" w:hAnsi="Times New Roman" w:cs="Times New Roman"/>
          <w:sz w:val="24"/>
          <w:szCs w:val="24"/>
          <w:lang w:val="en-US"/>
        </w:rPr>
        <w:t>8.5 Mya</w:t>
      </w:r>
      <w:r w:rsidR="00E151E4" w:rsidRPr="002B2313">
        <w:rPr>
          <w:rFonts w:ascii="Times New Roman" w:eastAsia="Times New Roman" w:hAnsi="Times New Roman" w:cs="Times New Roman"/>
          <w:sz w:val="24"/>
          <w:szCs w:val="24"/>
          <w:lang w:val="en-US"/>
        </w:rPr>
        <w:t xml:space="preserve"> (Särkinen et al. 2013), and we mapped it</w:t>
      </w:r>
      <w:r w:rsidRPr="002B2313">
        <w:rPr>
          <w:rFonts w:ascii="Times New Roman" w:eastAsia="Times New Roman" w:hAnsi="Times New Roman" w:cs="Times New Roman"/>
          <w:sz w:val="24"/>
          <w:szCs w:val="24"/>
          <w:lang w:val="en-US"/>
        </w:rPr>
        <w:t xml:space="preserve"> to the four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 xml:space="preserve"> genomes</w:t>
      </w:r>
      <w:r w:rsidR="008A619B" w:rsidRPr="002B2313">
        <w:rPr>
          <w:rFonts w:ascii="Times New Roman" w:eastAsia="Times New Roman" w:hAnsi="Times New Roman" w:cs="Times New Roman"/>
          <w:sz w:val="24"/>
          <w:szCs w:val="24"/>
          <w:lang w:val="en-US"/>
        </w:rPr>
        <w:t xml:space="preserve"> to test the effect of greater divergence</w:t>
      </w:r>
      <w:r w:rsidRPr="002B2313">
        <w:rPr>
          <w:rFonts w:ascii="Times New Roman" w:eastAsia="Times New Roman" w:hAnsi="Times New Roman" w:cs="Times New Roman"/>
          <w:sz w:val="24"/>
          <w:szCs w:val="24"/>
          <w:lang w:val="en-US"/>
        </w:rPr>
        <w:t xml:space="preserve">. Additionally, we included two more distant </w:t>
      </w:r>
      <w:r w:rsidR="00CA18A2" w:rsidRPr="002B2313">
        <w:rPr>
          <w:rFonts w:ascii="Times New Roman" w:eastAsia="Times New Roman" w:hAnsi="Times New Roman" w:cs="Times New Roman"/>
          <w:sz w:val="24"/>
          <w:szCs w:val="24"/>
          <w:lang w:val="en-US"/>
        </w:rPr>
        <w:t>reference genomes</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i/>
          <w:sz w:val="24"/>
          <w:szCs w:val="24"/>
          <w:lang w:val="en-US"/>
        </w:rPr>
        <w:t>Nicotiana</w:t>
      </w:r>
      <w:r w:rsidRPr="002B2313">
        <w:rPr>
          <w:rFonts w:ascii="Times New Roman" w:eastAsia="Times New Roman" w:hAnsi="Times New Roman" w:cs="Times New Roman"/>
          <w:sz w:val="24"/>
          <w:szCs w:val="24"/>
          <w:lang w:val="en-US"/>
        </w:rPr>
        <w:t xml:space="preserve"> </w:t>
      </w:r>
      <w:r w:rsidR="008A619B" w:rsidRPr="002B2313">
        <w:rPr>
          <w:rFonts w:ascii="Times New Roman" w:eastAsia="Times New Roman" w:hAnsi="Times New Roman" w:cs="Times New Roman"/>
          <w:sz w:val="24"/>
          <w:szCs w:val="24"/>
          <w:lang w:val="en-US"/>
        </w:rPr>
        <w:t xml:space="preserve">L.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sz w:val="24"/>
          <w:szCs w:val="24"/>
          <w:lang w:val="en-US"/>
        </w:rPr>
        <w:t>Solanum</w:t>
      </w:r>
      <w:r w:rsidR="008A619B" w:rsidRPr="002B2313">
        <w:rPr>
          <w:rFonts w:ascii="Times New Roman" w:eastAsia="Times New Roman" w:hAnsi="Times New Roman" w:cs="Times New Roman"/>
          <w:i/>
          <w:sz w:val="24"/>
          <w:szCs w:val="24"/>
          <w:lang w:val="en-US"/>
        </w:rPr>
        <w:t xml:space="preserve"> </w:t>
      </w:r>
      <w:r w:rsidR="008A619B" w:rsidRPr="002B2313">
        <w:rPr>
          <w:rFonts w:ascii="Times New Roman" w:eastAsia="Times New Roman" w:hAnsi="Times New Roman" w:cs="Times New Roman"/>
          <w:iCs/>
          <w:sz w:val="24"/>
          <w:szCs w:val="24"/>
          <w:lang w:val="en-US"/>
        </w:rPr>
        <w:t>L.</w:t>
      </w:r>
      <w:r w:rsidRPr="002B2313">
        <w:rPr>
          <w:rFonts w:ascii="Times New Roman" w:eastAsia="Times New Roman" w:hAnsi="Times New Roman" w:cs="Times New Roman"/>
          <w:sz w:val="24"/>
          <w:szCs w:val="24"/>
          <w:lang w:val="en-US"/>
        </w:rPr>
        <w:t>—</w:t>
      </w:r>
      <w:r w:rsidR="00CA18A2"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whose lineages diverged from the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i/>
          <w:sz w:val="24"/>
          <w:szCs w:val="24"/>
          <w:lang w:val="en-US"/>
        </w:rPr>
        <w:t>Calibrachoa</w:t>
      </w:r>
      <w:r w:rsidRPr="002B2313">
        <w:rPr>
          <w:rFonts w:ascii="Times New Roman" w:eastAsia="Times New Roman" w:hAnsi="Times New Roman" w:cs="Times New Roman"/>
          <w:sz w:val="24"/>
          <w:szCs w:val="24"/>
          <w:lang w:val="en-US"/>
        </w:rPr>
        <w:t xml:space="preserve"> clade </w:t>
      </w:r>
      <w:r w:rsidR="0046374D" w:rsidRPr="002B2313">
        <w:rPr>
          <w:rFonts w:ascii="Times New Roman" w:eastAsia="Times New Roman" w:hAnsi="Times New Roman" w:cs="Times New Roman"/>
          <w:sz w:val="24"/>
          <w:szCs w:val="24"/>
          <w:lang w:val="en-US"/>
        </w:rPr>
        <w:t xml:space="preserve">around </w:t>
      </w:r>
      <w:r w:rsidRPr="002B2313">
        <w:rPr>
          <w:rFonts w:ascii="Times New Roman" w:eastAsia="Times New Roman" w:hAnsi="Times New Roman" w:cs="Times New Roman"/>
          <w:sz w:val="24"/>
          <w:szCs w:val="24"/>
          <w:lang w:val="en-US"/>
        </w:rPr>
        <w:t>27 Mya and</w:t>
      </w:r>
      <w:r w:rsidR="0046374D"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E151E4" w:rsidRPr="002B2313">
        <w:rPr>
          <w:rFonts w:ascii="Times New Roman" w:eastAsia="Times New Roman" w:hAnsi="Times New Roman" w:cs="Times New Roman"/>
          <w:sz w:val="24"/>
          <w:szCs w:val="24"/>
          <w:lang w:val="en-US"/>
        </w:rPr>
        <w:t xml:space="preserve">from </w:t>
      </w:r>
      <w:r w:rsidRPr="002B2313">
        <w:rPr>
          <w:rFonts w:ascii="Times New Roman" w:eastAsia="Times New Roman" w:hAnsi="Times New Roman" w:cs="Times New Roman"/>
          <w:sz w:val="24"/>
          <w:szCs w:val="24"/>
          <w:lang w:val="en-US"/>
        </w:rPr>
        <w:t>each other</w:t>
      </w:r>
      <w:r w:rsidR="0046374D" w:rsidRPr="002B2313">
        <w:rPr>
          <w:rFonts w:ascii="Times New Roman" w:eastAsia="Times New Roman" w:hAnsi="Times New Roman" w:cs="Times New Roman"/>
          <w:sz w:val="24"/>
          <w:szCs w:val="24"/>
          <w:lang w:val="en-US"/>
        </w:rPr>
        <w:t xml:space="preserve">, approximately </w:t>
      </w:r>
      <w:r w:rsidRPr="002B2313">
        <w:rPr>
          <w:rFonts w:ascii="Times New Roman" w:eastAsia="Times New Roman" w:hAnsi="Times New Roman" w:cs="Times New Roman"/>
          <w:sz w:val="24"/>
          <w:szCs w:val="24"/>
          <w:lang w:val="en-US"/>
        </w:rPr>
        <w:t>24 Mya</w:t>
      </w:r>
      <w:r w:rsidR="00E151E4" w:rsidRPr="002B2313">
        <w:rPr>
          <w:rFonts w:ascii="Times New Roman" w:eastAsia="Times New Roman" w:hAnsi="Times New Roman" w:cs="Times New Roman"/>
          <w:sz w:val="24"/>
          <w:szCs w:val="24"/>
          <w:lang w:val="en-US"/>
        </w:rPr>
        <w:t xml:space="preserve"> (Särkinen et al. 2013)</w:t>
      </w:r>
      <w:r w:rsidRPr="002B2313">
        <w:rPr>
          <w:rFonts w:ascii="Times New Roman" w:eastAsia="Times New Roman" w:hAnsi="Times New Roman" w:cs="Times New Roman"/>
          <w:sz w:val="24"/>
          <w:szCs w:val="24"/>
          <w:lang w:val="en-US"/>
        </w:rPr>
        <w:t xml:space="preserve">. </w:t>
      </w:r>
    </w:p>
    <w:p w14:paraId="10780001" w14:textId="2AD42B2F" w:rsidR="006731D5" w:rsidRPr="002B2313" w:rsidRDefault="006731D5" w:rsidP="008A619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We summarized the evolutionary relationships among the studied species and reference genomes in </w:t>
      </w:r>
      <w:commentRangeStart w:id="126"/>
      <w:r w:rsidRPr="002B2313">
        <w:rPr>
          <w:rFonts w:ascii="Times New Roman" w:eastAsia="Times New Roman" w:hAnsi="Times New Roman" w:cs="Times New Roman"/>
          <w:sz w:val="24"/>
          <w:szCs w:val="24"/>
          <w:lang w:val="en-US"/>
          <w:rPrChange w:id="127" w:author="Luana Soares" w:date="2025-05-06T19:31:00Z">
            <w:rPr>
              <w:rFonts w:ascii="Times New Roman" w:eastAsia="Times New Roman" w:hAnsi="Times New Roman" w:cs="Times New Roman"/>
              <w:sz w:val="24"/>
              <w:szCs w:val="24"/>
              <w:highlight w:val="green"/>
              <w:lang w:val="en-US"/>
            </w:rPr>
          </w:rPrChange>
        </w:rPr>
        <w:t>Figure 1.</w:t>
      </w:r>
      <w:r w:rsidRPr="002B2313">
        <w:rPr>
          <w:rFonts w:ascii="Times New Roman" w:eastAsia="Times New Roman" w:hAnsi="Times New Roman" w:cs="Times New Roman"/>
          <w:sz w:val="24"/>
          <w:szCs w:val="24"/>
          <w:lang w:val="en-US"/>
        </w:rPr>
        <w:t xml:space="preserve"> </w:t>
      </w:r>
      <w:commentRangeEnd w:id="126"/>
      <w:r w:rsidR="00BA5DD2" w:rsidRPr="002B2313">
        <w:rPr>
          <w:rStyle w:val="CommentReference"/>
        </w:rPr>
        <w:commentReference w:id="126"/>
      </w:r>
      <w:r w:rsidRPr="002B2313">
        <w:rPr>
          <w:rFonts w:ascii="Times New Roman" w:eastAsia="Times New Roman" w:hAnsi="Times New Roman" w:cs="Times New Roman"/>
          <w:sz w:val="24"/>
          <w:szCs w:val="24"/>
          <w:lang w:val="en-US"/>
        </w:rPr>
        <w:t xml:space="preserve">Such data were obtained from </w:t>
      </w:r>
      <w:r w:rsidR="00E0380E" w:rsidRPr="002B2313">
        <w:rPr>
          <w:rFonts w:ascii="Times New Roman" w:eastAsia="Times New Roman" w:hAnsi="Times New Roman" w:cs="Times New Roman"/>
          <w:sz w:val="24"/>
          <w:szCs w:val="24"/>
          <w:lang w:val="en-US"/>
        </w:rPr>
        <w:t xml:space="preserve">the </w:t>
      </w:r>
      <w:r w:rsidRPr="002B2313">
        <w:rPr>
          <w:rFonts w:ascii="Times New Roman" w:eastAsia="Times New Roman" w:hAnsi="Times New Roman" w:cs="Times New Roman"/>
          <w:sz w:val="24"/>
          <w:szCs w:val="24"/>
          <w:lang w:val="en-US"/>
        </w:rPr>
        <w:t xml:space="preserve">literature (Särkinen et al. 2013; Soares et al. 2025) and </w:t>
      </w:r>
      <w:del w:id="128" w:author="Luana Soares" w:date="2025-05-06T16:28:00Z">
        <w:r w:rsidRPr="002B2313" w:rsidDel="004B140C">
          <w:rPr>
            <w:rFonts w:ascii="Times New Roman" w:eastAsia="Times New Roman" w:hAnsi="Times New Roman" w:cs="Times New Roman"/>
            <w:sz w:val="24"/>
            <w:szCs w:val="24"/>
            <w:lang w:val="en-US"/>
          </w:rPr>
          <w:delText>analyzed using</w:delText>
        </w:r>
      </w:del>
      <w:proofErr w:type="spellStart"/>
      <w:ins w:id="129" w:author="Luana Soares" w:date="2025-05-06T16:28:00Z">
        <w:r w:rsidR="004B140C" w:rsidRPr="002B2313">
          <w:rPr>
            <w:rFonts w:ascii="Times New Roman" w:eastAsia="Times New Roman" w:hAnsi="Times New Roman" w:cs="Times New Roman"/>
            <w:sz w:val="24"/>
            <w:szCs w:val="24"/>
            <w:lang w:val="en-US"/>
          </w:rPr>
          <w:t>TimeTree</w:t>
        </w:r>
        <w:proofErr w:type="spellEnd"/>
        <w:r w:rsidR="004B140C" w:rsidRPr="002B2313">
          <w:rPr>
            <w:rFonts w:ascii="Times New Roman" w:eastAsia="Times New Roman" w:hAnsi="Times New Roman" w:cs="Times New Roman"/>
            <w:sz w:val="24"/>
            <w:szCs w:val="24"/>
            <w:lang w:val="en-US"/>
          </w:rPr>
          <w:t xml:space="preserve"> (</w:t>
        </w:r>
      </w:ins>
      <w:ins w:id="130" w:author="Luana Soares" w:date="2025-05-06T16:29:00Z">
        <w:r w:rsidR="004B140C" w:rsidRPr="002B2313">
          <w:rPr>
            <w:rFonts w:ascii="Times New Roman" w:eastAsia="Times New Roman" w:hAnsi="Times New Roman" w:cs="Times New Roman"/>
            <w:sz w:val="24"/>
            <w:szCs w:val="24"/>
            <w:lang w:val="en-US"/>
          </w:rPr>
          <w:t>Kumar et al 2017).</w:t>
        </w:r>
      </w:ins>
      <w:del w:id="131" w:author="Luana Soares" w:date="2025-05-06T16:29:00Z">
        <w:r w:rsidRPr="002B2313" w:rsidDel="004B140C">
          <w:rPr>
            <w:rFonts w:ascii="Times New Roman" w:eastAsia="Times New Roman" w:hAnsi="Times New Roman" w:cs="Times New Roman"/>
            <w:sz w:val="24"/>
            <w:szCs w:val="24"/>
            <w:lang w:val="en-US"/>
          </w:rPr>
          <w:delText xml:space="preserve"> </w:delText>
        </w:r>
        <w:r w:rsidRPr="002B2313" w:rsidDel="004B140C">
          <w:rPr>
            <w:rFonts w:ascii="Times New Roman" w:eastAsia="Times New Roman" w:hAnsi="Times New Roman" w:cs="Times New Roman"/>
            <w:sz w:val="24"/>
            <w:szCs w:val="24"/>
            <w:lang w:val="en-US"/>
            <w:rPrChange w:id="132" w:author="Luana Soares" w:date="2025-05-06T19:31:00Z">
              <w:rPr>
                <w:rFonts w:ascii="Times New Roman" w:eastAsia="Times New Roman" w:hAnsi="Times New Roman" w:cs="Times New Roman"/>
                <w:color w:val="FF0000"/>
                <w:sz w:val="24"/>
                <w:szCs w:val="24"/>
                <w:lang w:val="en-US"/>
              </w:rPr>
            </w:rPrChange>
          </w:rPr>
          <w:delText>xxx</w:delText>
        </w:r>
        <w:r w:rsidR="00E0380E" w:rsidRPr="002B2313" w:rsidDel="004B140C">
          <w:rPr>
            <w:rFonts w:ascii="Times New Roman" w:eastAsia="Times New Roman" w:hAnsi="Times New Roman" w:cs="Times New Roman"/>
            <w:sz w:val="24"/>
            <w:szCs w:val="24"/>
            <w:lang w:val="en-US"/>
            <w:rPrChange w:id="133" w:author="Luana Soares" w:date="2025-05-06T19:31:00Z">
              <w:rPr>
                <w:rFonts w:ascii="Times New Roman" w:eastAsia="Times New Roman" w:hAnsi="Times New Roman" w:cs="Times New Roman"/>
                <w:color w:val="FF0000"/>
                <w:sz w:val="24"/>
                <w:szCs w:val="24"/>
                <w:lang w:val="en-US"/>
              </w:rPr>
            </w:rPrChange>
          </w:rPr>
          <w:delText>.</w:delText>
        </w:r>
      </w:del>
    </w:p>
    <w:p w14:paraId="5BAD5042" w14:textId="33D9D406" w:rsidR="0046374D" w:rsidRPr="002B2313" w:rsidRDefault="0046374D" w:rsidP="008A619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Th</w:t>
      </w:r>
      <w:r w:rsidR="00BA5DD2" w:rsidRPr="002B2313">
        <w:rPr>
          <w:rFonts w:ascii="Times New Roman" w:eastAsia="Times New Roman" w:hAnsi="Times New Roman" w:cs="Times New Roman"/>
          <w:sz w:val="24"/>
          <w:szCs w:val="24"/>
          <w:lang w:val="en-US"/>
        </w:rPr>
        <w:t>e article</w:t>
      </w:r>
      <w:r w:rsidRPr="002B2313">
        <w:rPr>
          <w:rFonts w:ascii="Times New Roman" w:eastAsia="Times New Roman" w:hAnsi="Times New Roman" w:cs="Times New Roman"/>
          <w:sz w:val="24"/>
          <w:szCs w:val="24"/>
          <w:lang w:val="en-US"/>
        </w:rPr>
        <w:t xml:space="preserve"> design </w:t>
      </w:r>
      <w:r w:rsidR="00BA5DD2" w:rsidRPr="002B2313">
        <w:rPr>
          <w:rFonts w:ascii="Times New Roman" w:eastAsia="Times New Roman" w:hAnsi="Times New Roman" w:cs="Times New Roman"/>
          <w:sz w:val="24"/>
          <w:szCs w:val="24"/>
          <w:lang w:val="en-US"/>
        </w:rPr>
        <w:t>enabl</w:t>
      </w:r>
      <w:r w:rsidRPr="002B2313">
        <w:rPr>
          <w:rFonts w:ascii="Times New Roman" w:eastAsia="Times New Roman" w:hAnsi="Times New Roman" w:cs="Times New Roman"/>
          <w:sz w:val="24"/>
          <w:szCs w:val="24"/>
          <w:lang w:val="en-US"/>
        </w:rPr>
        <w:t xml:space="preserve">ed us to systematically test the hypothesis </w:t>
      </w:r>
      <w:r w:rsidR="00BA5DD2" w:rsidRPr="002B2313">
        <w:rPr>
          <w:rFonts w:ascii="Times New Roman" w:eastAsia="Times New Roman" w:hAnsi="Times New Roman" w:cs="Times New Roman"/>
          <w:sz w:val="24"/>
          <w:szCs w:val="24"/>
          <w:lang w:val="en-US"/>
        </w:rPr>
        <w:t xml:space="preserve">whether </w:t>
      </w:r>
      <w:r w:rsidRPr="002B2313">
        <w:rPr>
          <w:rFonts w:ascii="Times New Roman" w:eastAsia="Times New Roman" w:hAnsi="Times New Roman" w:cs="Times New Roman"/>
          <w:sz w:val="24"/>
          <w:szCs w:val="24"/>
          <w:lang w:val="en-US"/>
        </w:rPr>
        <w:t xml:space="preserve">mapping quality, SNP discovery, and downstream </w:t>
      </w:r>
      <w:r w:rsidR="00BA5DD2" w:rsidRPr="002B2313">
        <w:rPr>
          <w:rFonts w:ascii="Times New Roman" w:eastAsia="Times New Roman" w:hAnsi="Times New Roman" w:cs="Times New Roman"/>
          <w:sz w:val="24"/>
          <w:szCs w:val="24"/>
          <w:lang w:val="en-US"/>
        </w:rPr>
        <w:t xml:space="preserve">population and evolutionary </w:t>
      </w:r>
      <w:r w:rsidRPr="002B2313">
        <w:rPr>
          <w:rFonts w:ascii="Times New Roman" w:eastAsia="Times New Roman" w:hAnsi="Times New Roman" w:cs="Times New Roman"/>
          <w:sz w:val="24"/>
          <w:szCs w:val="24"/>
          <w:lang w:val="en-US"/>
        </w:rPr>
        <w:t>inferences dec</w:t>
      </w:r>
      <w:r w:rsidR="00BA5DD2" w:rsidRPr="002B2313">
        <w:rPr>
          <w:rFonts w:ascii="Times New Roman" w:eastAsia="Times New Roman" w:hAnsi="Times New Roman" w:cs="Times New Roman"/>
          <w:sz w:val="24"/>
          <w:szCs w:val="24"/>
          <w:lang w:val="en-US"/>
        </w:rPr>
        <w:t>reas</w:t>
      </w:r>
      <w:r w:rsidRPr="002B2313">
        <w:rPr>
          <w:rFonts w:ascii="Times New Roman" w:eastAsia="Times New Roman" w:hAnsi="Times New Roman" w:cs="Times New Roman"/>
          <w:sz w:val="24"/>
          <w:szCs w:val="24"/>
          <w:lang w:val="en-US"/>
        </w:rPr>
        <w:t>e as the phylogenetic distance between the dataset and the reference genome increases.</w:t>
      </w:r>
    </w:p>
    <w:p w14:paraId="3489A99B" w14:textId="77777777" w:rsidR="00F618AB" w:rsidRPr="002B2313" w:rsidRDefault="00F618AB" w:rsidP="00731FBD">
      <w:pPr>
        <w:spacing w:line="480" w:lineRule="auto"/>
        <w:rPr>
          <w:rFonts w:ascii="Times New Roman" w:eastAsia="Times New Roman" w:hAnsi="Times New Roman" w:cs="Times New Roman"/>
          <w:i/>
          <w:sz w:val="24"/>
          <w:szCs w:val="24"/>
          <w:lang w:val="en-US"/>
        </w:rPr>
      </w:pPr>
    </w:p>
    <w:p w14:paraId="78074AD7" w14:textId="447110B8" w:rsidR="000C0CB8" w:rsidRPr="002B2313" w:rsidRDefault="000C0CB8" w:rsidP="00731FBD">
      <w:pPr>
        <w:spacing w:line="480" w:lineRule="auto"/>
        <w:rPr>
          <w:rFonts w:ascii="Times New Roman" w:eastAsia="Times New Roman" w:hAnsi="Times New Roman" w:cs="Times New Roman"/>
          <w:i/>
          <w:sz w:val="24"/>
          <w:szCs w:val="24"/>
          <w:lang w:val="en-US"/>
        </w:rPr>
      </w:pPr>
      <w:r w:rsidRPr="002B2313">
        <w:rPr>
          <w:rFonts w:ascii="Times New Roman" w:eastAsia="Times New Roman" w:hAnsi="Times New Roman" w:cs="Times New Roman"/>
          <w:i/>
          <w:sz w:val="24"/>
          <w:szCs w:val="24"/>
          <w:lang w:val="en-US"/>
        </w:rPr>
        <w:t>Does the Number</w:t>
      </w:r>
      <w:r w:rsidR="00E0380E" w:rsidRPr="002B2313">
        <w:rPr>
          <w:rFonts w:ascii="Times New Roman" w:eastAsia="Times New Roman" w:hAnsi="Times New Roman" w:cs="Times New Roman"/>
          <w:i/>
          <w:sz w:val="24"/>
          <w:szCs w:val="24"/>
          <w:lang w:val="en-US"/>
        </w:rPr>
        <w:t xml:space="preserve"> of Reads</w:t>
      </w:r>
      <w:r w:rsidRPr="002B2313">
        <w:rPr>
          <w:rFonts w:ascii="Times New Roman" w:eastAsia="Times New Roman" w:hAnsi="Times New Roman" w:cs="Times New Roman"/>
          <w:i/>
          <w:sz w:val="24"/>
          <w:szCs w:val="24"/>
          <w:lang w:val="en-US"/>
        </w:rPr>
        <w:t xml:space="preserve"> Matter?</w:t>
      </w:r>
    </w:p>
    <w:p w14:paraId="51BE9767" w14:textId="05CBF5C2" w:rsidR="000C0CB8" w:rsidRPr="002B2313" w:rsidRDefault="000C0CB8" w:rsidP="00731FBD">
      <w:pPr>
        <w:spacing w:line="480" w:lineRule="auto"/>
        <w:rPr>
          <w:rFonts w:ascii="Times New Roman" w:eastAsia="Times New Roman" w:hAnsi="Times New Roman" w:cs="Times New Roman"/>
          <w:iCs/>
          <w:sz w:val="24"/>
          <w:szCs w:val="24"/>
          <w:lang w:val="en-US"/>
        </w:rPr>
      </w:pPr>
      <w:r w:rsidRPr="002B2313">
        <w:rPr>
          <w:rFonts w:ascii="Times New Roman" w:eastAsia="Times New Roman" w:hAnsi="Times New Roman" w:cs="Times New Roman"/>
          <w:iCs/>
          <w:sz w:val="24"/>
          <w:szCs w:val="24"/>
          <w:lang w:val="en-US"/>
        </w:rPr>
        <w:t xml:space="preserve">To evaluate the impact of mapping quality and sequencing depth on population genetic statistics, we simulated low-coverage sequencing by randomly subsampling reads from each sample. </w:t>
      </w:r>
      <w:r w:rsidR="00507A6C" w:rsidRPr="002B2313">
        <w:rPr>
          <w:rFonts w:ascii="Times New Roman" w:eastAsia="Times New Roman" w:hAnsi="Times New Roman" w:cs="Times New Roman"/>
          <w:iCs/>
          <w:sz w:val="24"/>
          <w:szCs w:val="24"/>
          <w:lang w:val="en-US"/>
        </w:rPr>
        <w:t xml:space="preserve">We used the POP and INTRA-P4 sequences to conduct this analysis and the </w:t>
      </w:r>
      <w:r w:rsidRPr="002B2313">
        <w:rPr>
          <w:rFonts w:ascii="Times New Roman" w:eastAsia="Times New Roman" w:hAnsi="Times New Roman" w:cs="Times New Roman"/>
          <w:iCs/>
          <w:sz w:val="24"/>
          <w:szCs w:val="24"/>
          <w:lang w:val="en-US"/>
        </w:rPr>
        <w:t xml:space="preserve">custom </w:t>
      </w:r>
      <w:r w:rsidRPr="002B2313">
        <w:rPr>
          <w:rFonts w:ascii="Times New Roman" w:eastAsia="Times New Roman" w:hAnsi="Times New Roman" w:cs="Times New Roman"/>
          <w:iCs/>
          <w:sz w:val="24"/>
          <w:szCs w:val="24"/>
          <w:lang w:val="en-US"/>
        </w:rPr>
        <w:lastRenderedPageBreak/>
        <w:t>Python and Bash scripts to generate subsampled datasets</w:t>
      </w:r>
      <w:r w:rsidR="00507A6C" w:rsidRPr="002B2313">
        <w:rPr>
          <w:rFonts w:ascii="Times New Roman" w:eastAsia="Times New Roman" w:hAnsi="Times New Roman" w:cs="Times New Roman"/>
          <w:iCs/>
          <w:sz w:val="24"/>
          <w:szCs w:val="24"/>
          <w:lang w:val="en-US"/>
        </w:rPr>
        <w:t xml:space="preserve">. We tested </w:t>
      </w:r>
      <w:r w:rsidRPr="002B2313">
        <w:rPr>
          <w:rFonts w:ascii="Times New Roman" w:eastAsia="Times New Roman" w:hAnsi="Times New Roman" w:cs="Times New Roman"/>
          <w:iCs/>
          <w:sz w:val="24"/>
          <w:szCs w:val="24"/>
          <w:lang w:val="en-US"/>
        </w:rPr>
        <w:t xml:space="preserve">50,000, 100,000, 200,000, and up to 500,000 reads per sample to reflect realistic </w:t>
      </w:r>
      <w:r w:rsidR="00507A6C" w:rsidRPr="002B2313">
        <w:rPr>
          <w:rFonts w:ascii="Times New Roman" w:eastAsia="Times New Roman" w:hAnsi="Times New Roman" w:cs="Times New Roman"/>
          <w:iCs/>
          <w:sz w:val="24"/>
          <w:szCs w:val="24"/>
          <w:lang w:val="en-US"/>
        </w:rPr>
        <w:t xml:space="preserve">genome </w:t>
      </w:r>
      <w:r w:rsidRPr="002B2313">
        <w:rPr>
          <w:rFonts w:ascii="Times New Roman" w:eastAsia="Times New Roman" w:hAnsi="Times New Roman" w:cs="Times New Roman"/>
          <w:iCs/>
          <w:sz w:val="24"/>
          <w:szCs w:val="24"/>
          <w:lang w:val="en-US"/>
        </w:rPr>
        <w:t xml:space="preserve">coverage variation. Each subsampling scheme was replicated ten times to account for the stochastic variation introduced by the random sampling process. We mapped each subsample dataset to the </w:t>
      </w:r>
      <w:r w:rsidRPr="002B2313">
        <w:rPr>
          <w:rFonts w:ascii="Times New Roman" w:eastAsia="Times New Roman" w:hAnsi="Times New Roman" w:cs="Times New Roman"/>
          <w:i/>
          <w:sz w:val="24"/>
          <w:szCs w:val="24"/>
          <w:lang w:val="en-US"/>
        </w:rPr>
        <w:t xml:space="preserve">P. </w:t>
      </w:r>
      <w:proofErr w:type="spellStart"/>
      <w:r w:rsidRPr="002B2313">
        <w:rPr>
          <w:rFonts w:ascii="Times New Roman" w:eastAsia="Times New Roman" w:hAnsi="Times New Roman" w:cs="Times New Roman"/>
          <w:i/>
          <w:sz w:val="24"/>
          <w:szCs w:val="24"/>
          <w:lang w:val="en-US"/>
        </w:rPr>
        <w:t>axillaris</w:t>
      </w:r>
      <w:proofErr w:type="spellEnd"/>
      <w:r w:rsidRPr="002B2313">
        <w:rPr>
          <w:rFonts w:ascii="Times New Roman" w:eastAsia="Times New Roman" w:hAnsi="Times New Roman" w:cs="Times New Roman"/>
          <w:iCs/>
          <w:sz w:val="24"/>
          <w:szCs w:val="24"/>
          <w:lang w:val="en-US"/>
        </w:rPr>
        <w:t xml:space="preserve"> I genome. This approach allowed us to assess the robustness of downstream genetic analyses across a range of sequencing depths and to identify potential biases associated with low-coverage data. Each subsampled dataset was then assessed through population genetics statistics such as the number of private alleles, nucleotide diversity (π), observed heterozygosity (Ho), and inbreeding coefficient (</w:t>
      </w:r>
      <w:r w:rsidRPr="002B2313">
        <w:rPr>
          <w:rFonts w:ascii="Times New Roman" w:eastAsia="Times New Roman" w:hAnsi="Times New Roman" w:cs="Times New Roman"/>
          <w:i/>
          <w:sz w:val="24"/>
          <w:szCs w:val="24"/>
          <w:lang w:val="en-US"/>
        </w:rPr>
        <w:t>F</w:t>
      </w:r>
      <w:r w:rsidRPr="002B2313">
        <w:rPr>
          <w:rFonts w:ascii="Times New Roman" w:eastAsia="Times New Roman" w:hAnsi="Times New Roman" w:cs="Times New Roman"/>
          <w:iCs/>
          <w:sz w:val="24"/>
          <w:szCs w:val="24"/>
          <w:vertAlign w:val="subscript"/>
          <w:lang w:val="en-US"/>
        </w:rPr>
        <w:t>IS</w:t>
      </w:r>
      <w:r w:rsidRPr="002B2313">
        <w:rPr>
          <w:rFonts w:ascii="Times New Roman" w:eastAsia="Times New Roman" w:hAnsi="Times New Roman" w:cs="Times New Roman"/>
          <w:iCs/>
          <w:sz w:val="24"/>
          <w:szCs w:val="24"/>
          <w:lang w:val="en-US"/>
        </w:rPr>
        <w:t>).</w:t>
      </w:r>
    </w:p>
    <w:p w14:paraId="4FCCE670" w14:textId="77777777" w:rsidR="000C0CB8" w:rsidRPr="002B2313" w:rsidRDefault="000C0CB8" w:rsidP="00731FBD">
      <w:pPr>
        <w:spacing w:line="480" w:lineRule="auto"/>
        <w:rPr>
          <w:rFonts w:ascii="Times New Roman" w:eastAsia="Times New Roman" w:hAnsi="Times New Roman" w:cs="Times New Roman"/>
          <w:iCs/>
          <w:sz w:val="24"/>
          <w:szCs w:val="24"/>
          <w:lang w:val="en-US"/>
        </w:rPr>
      </w:pPr>
    </w:p>
    <w:p w14:paraId="73C98D7B" w14:textId="2BFA1879" w:rsidR="00522F2E" w:rsidRPr="002B2313" w:rsidRDefault="00522F2E" w:rsidP="00731FBD">
      <w:pPr>
        <w:spacing w:line="480" w:lineRule="auto"/>
        <w:rPr>
          <w:rFonts w:ascii="Times New Roman" w:eastAsia="Times New Roman" w:hAnsi="Times New Roman" w:cs="Times New Roman"/>
          <w:i/>
          <w:sz w:val="24"/>
          <w:szCs w:val="24"/>
          <w:lang w:val="en-US"/>
        </w:rPr>
      </w:pPr>
      <w:r w:rsidRPr="002B2313">
        <w:rPr>
          <w:rFonts w:ascii="Times New Roman" w:eastAsia="Times New Roman" w:hAnsi="Times New Roman" w:cs="Times New Roman"/>
          <w:i/>
          <w:sz w:val="24"/>
          <w:szCs w:val="24"/>
          <w:lang w:val="en-US"/>
        </w:rPr>
        <w:t>SNP Calling and Filtering</w:t>
      </w:r>
    </w:p>
    <w:p w14:paraId="1645A1BF" w14:textId="6F9466B0" w:rsidR="00522F2E" w:rsidRPr="002B2313" w:rsidRDefault="00522F2E" w:rsidP="00731FBD">
      <w:pPr>
        <w:spacing w:line="480" w:lineRule="auto"/>
        <w:rPr>
          <w:rFonts w:ascii="Times New Roman" w:eastAsia="Times New Roman" w:hAnsi="Times New Roman" w:cs="Times New Roman"/>
          <w:sz w:val="24"/>
          <w:szCs w:val="24"/>
          <w:lang w:val="en-US"/>
          <w:rPrChange w:id="134" w:author="Luana Soares" w:date="2025-05-06T19:31:00Z">
            <w:rPr>
              <w:rFonts w:ascii="Times New Roman" w:eastAsia="Times New Roman" w:hAnsi="Times New Roman" w:cs="Times New Roman"/>
              <w:color w:val="FF0000"/>
              <w:sz w:val="24"/>
              <w:szCs w:val="24"/>
              <w:lang w:val="en-US"/>
            </w:rPr>
          </w:rPrChange>
        </w:rPr>
      </w:pPr>
      <w:r w:rsidRPr="002B2313">
        <w:rPr>
          <w:rFonts w:ascii="Times New Roman" w:eastAsia="Times New Roman" w:hAnsi="Times New Roman" w:cs="Times New Roman"/>
          <w:sz w:val="24"/>
          <w:szCs w:val="24"/>
          <w:lang w:val="en-US"/>
        </w:rPr>
        <w:t xml:space="preserve">The workflow of </w:t>
      </w:r>
      <w:r w:rsidR="0046374D" w:rsidRPr="002B2313">
        <w:rPr>
          <w:rFonts w:ascii="Times New Roman" w:eastAsia="Times New Roman" w:hAnsi="Times New Roman" w:cs="Times New Roman"/>
          <w:sz w:val="24"/>
          <w:szCs w:val="24"/>
          <w:lang w:val="en-US"/>
        </w:rPr>
        <w:t xml:space="preserve">the </w:t>
      </w:r>
      <w:r w:rsidRPr="002B2313">
        <w:rPr>
          <w:rFonts w:ascii="Times New Roman" w:eastAsia="Times New Roman" w:hAnsi="Times New Roman" w:cs="Times New Roman"/>
          <w:sz w:val="24"/>
          <w:szCs w:val="24"/>
          <w:lang w:val="en-US"/>
        </w:rPr>
        <w:t>analys</w:t>
      </w:r>
      <w:r w:rsidR="0046374D" w:rsidRPr="002B2313">
        <w:rPr>
          <w:rFonts w:ascii="Times New Roman" w:eastAsia="Times New Roman" w:hAnsi="Times New Roman" w:cs="Times New Roman"/>
          <w:sz w:val="24"/>
          <w:szCs w:val="24"/>
          <w:lang w:val="en-US"/>
        </w:rPr>
        <w:t>es</w:t>
      </w:r>
      <w:r w:rsidRPr="002B2313">
        <w:rPr>
          <w:rFonts w:ascii="Times New Roman" w:eastAsia="Times New Roman" w:hAnsi="Times New Roman" w:cs="Times New Roman"/>
          <w:sz w:val="24"/>
          <w:szCs w:val="24"/>
          <w:lang w:val="en-US"/>
        </w:rPr>
        <w:t xml:space="preserve"> is graphic</w:t>
      </w:r>
      <w:r w:rsidR="008A619B" w:rsidRPr="002B2313">
        <w:rPr>
          <w:rFonts w:ascii="Times New Roman" w:eastAsia="Times New Roman" w:hAnsi="Times New Roman" w:cs="Times New Roman"/>
          <w:sz w:val="24"/>
          <w:szCs w:val="24"/>
          <w:lang w:val="en-US"/>
        </w:rPr>
        <w:t>ally</w:t>
      </w:r>
      <w:r w:rsidRPr="002B2313">
        <w:rPr>
          <w:rFonts w:ascii="Times New Roman" w:eastAsia="Times New Roman" w:hAnsi="Times New Roman" w:cs="Times New Roman"/>
          <w:sz w:val="24"/>
          <w:szCs w:val="24"/>
          <w:lang w:val="en-US"/>
        </w:rPr>
        <w:t xml:space="preserve"> explained in </w:t>
      </w:r>
      <w:r w:rsidR="008A619B" w:rsidRPr="002B2313">
        <w:rPr>
          <w:rFonts w:ascii="Times New Roman" w:eastAsia="Times New Roman" w:hAnsi="Times New Roman" w:cs="Times New Roman"/>
          <w:sz w:val="24"/>
          <w:szCs w:val="24"/>
          <w:lang w:val="en-US"/>
          <w:rPrChange w:id="135" w:author="Luana Soares" w:date="2025-05-06T19:31:00Z">
            <w:rPr>
              <w:rFonts w:ascii="Times New Roman" w:eastAsia="Times New Roman" w:hAnsi="Times New Roman" w:cs="Times New Roman"/>
              <w:sz w:val="24"/>
              <w:szCs w:val="24"/>
              <w:highlight w:val="green"/>
              <w:lang w:val="en-US"/>
            </w:rPr>
          </w:rPrChange>
        </w:rPr>
        <w:t>F</w:t>
      </w:r>
      <w:r w:rsidRPr="002B2313">
        <w:rPr>
          <w:rFonts w:ascii="Times New Roman" w:eastAsia="Times New Roman" w:hAnsi="Times New Roman" w:cs="Times New Roman"/>
          <w:sz w:val="24"/>
          <w:szCs w:val="24"/>
          <w:lang w:val="en-US"/>
          <w:rPrChange w:id="136" w:author="Luana Soares" w:date="2025-05-06T19:31:00Z">
            <w:rPr>
              <w:rFonts w:ascii="Times New Roman" w:eastAsia="Times New Roman" w:hAnsi="Times New Roman" w:cs="Times New Roman"/>
              <w:sz w:val="24"/>
              <w:szCs w:val="24"/>
              <w:highlight w:val="green"/>
              <w:lang w:val="en-US"/>
            </w:rPr>
          </w:rPrChange>
        </w:rPr>
        <w:t xml:space="preserve">igure </w:t>
      </w:r>
      <w:r w:rsidR="006731D5" w:rsidRPr="002B2313">
        <w:rPr>
          <w:rFonts w:ascii="Times New Roman" w:eastAsia="Times New Roman" w:hAnsi="Times New Roman" w:cs="Times New Roman"/>
          <w:sz w:val="24"/>
          <w:szCs w:val="24"/>
          <w:lang w:val="en-US"/>
          <w:rPrChange w:id="137" w:author="Luana Soares" w:date="2025-05-06T19:31:00Z">
            <w:rPr>
              <w:rFonts w:ascii="Times New Roman" w:eastAsia="Times New Roman" w:hAnsi="Times New Roman" w:cs="Times New Roman"/>
              <w:sz w:val="24"/>
              <w:szCs w:val="24"/>
              <w:highlight w:val="green"/>
              <w:lang w:val="en-US"/>
            </w:rPr>
          </w:rPrChange>
        </w:rPr>
        <w:t>2</w:t>
      </w:r>
      <w:r w:rsidRPr="002B2313">
        <w:rPr>
          <w:rFonts w:ascii="Times New Roman" w:eastAsia="Times New Roman" w:hAnsi="Times New Roman" w:cs="Times New Roman"/>
          <w:sz w:val="24"/>
          <w:szCs w:val="24"/>
          <w:lang w:val="en-US"/>
          <w:rPrChange w:id="138" w:author="Luana Soares" w:date="2025-05-06T19:31:00Z">
            <w:rPr>
              <w:rFonts w:ascii="Times New Roman" w:eastAsia="Times New Roman" w:hAnsi="Times New Roman" w:cs="Times New Roman"/>
              <w:sz w:val="24"/>
              <w:szCs w:val="24"/>
              <w:highlight w:val="green"/>
              <w:lang w:val="en-US"/>
            </w:rPr>
          </w:rPrChange>
        </w:rPr>
        <w:t>.</w:t>
      </w:r>
      <w:r w:rsidRPr="002B2313">
        <w:rPr>
          <w:rFonts w:ascii="Times New Roman" w:eastAsia="Times New Roman" w:hAnsi="Times New Roman" w:cs="Times New Roman"/>
          <w:sz w:val="24"/>
          <w:szCs w:val="24"/>
          <w:lang w:val="en-US"/>
        </w:rPr>
        <w:t xml:space="preserve"> All </w:t>
      </w:r>
      <w:r w:rsidR="0046374D" w:rsidRPr="002B2313">
        <w:rPr>
          <w:rFonts w:ascii="Times New Roman" w:eastAsia="Times New Roman" w:hAnsi="Times New Roman" w:cs="Times New Roman"/>
          <w:sz w:val="24"/>
          <w:szCs w:val="24"/>
          <w:lang w:val="en-US"/>
        </w:rPr>
        <w:t xml:space="preserve">sequence </w:t>
      </w:r>
      <w:r w:rsidRPr="002B2313">
        <w:rPr>
          <w:rFonts w:ascii="Times New Roman" w:eastAsia="Times New Roman" w:hAnsi="Times New Roman" w:cs="Times New Roman"/>
          <w:sz w:val="24"/>
          <w:szCs w:val="24"/>
          <w:lang w:val="en-US"/>
        </w:rPr>
        <w:t>groups were processed identically for SNP calling. Raw reads were inspected with FASTQC v0.11.7 (Andrews 2010) and MULTIQC (</w:t>
      </w:r>
      <w:proofErr w:type="spellStart"/>
      <w:r w:rsidRPr="002B2313">
        <w:rPr>
          <w:rFonts w:ascii="Times New Roman" w:eastAsia="Times New Roman" w:hAnsi="Times New Roman" w:cs="Times New Roman"/>
          <w:sz w:val="24"/>
          <w:szCs w:val="24"/>
          <w:lang w:val="en-US"/>
        </w:rPr>
        <w:t>Ewels</w:t>
      </w:r>
      <w:proofErr w:type="spellEnd"/>
      <w:r w:rsidRPr="002B2313">
        <w:rPr>
          <w:rFonts w:ascii="Times New Roman" w:eastAsia="Times New Roman" w:hAnsi="Times New Roman" w:cs="Times New Roman"/>
          <w:sz w:val="24"/>
          <w:szCs w:val="24"/>
          <w:lang w:val="en-US"/>
        </w:rPr>
        <w:t xml:space="preserve"> et al. 2016). Adapters and barcodes were removed, low-quality regions (&lt; Q30) trimmed, and reads &lt;50 bp </w:t>
      </w:r>
      <w:r w:rsidR="0046374D" w:rsidRPr="002B2313">
        <w:rPr>
          <w:rFonts w:ascii="Times New Roman" w:eastAsia="Times New Roman" w:hAnsi="Times New Roman" w:cs="Times New Roman"/>
          <w:sz w:val="24"/>
          <w:szCs w:val="24"/>
          <w:lang w:val="en-US"/>
        </w:rPr>
        <w:t xml:space="preserve">were </w:t>
      </w:r>
      <w:r w:rsidRPr="002B2313">
        <w:rPr>
          <w:rFonts w:ascii="Times New Roman" w:eastAsia="Times New Roman" w:hAnsi="Times New Roman" w:cs="Times New Roman"/>
          <w:sz w:val="24"/>
          <w:szCs w:val="24"/>
          <w:lang w:val="en-US"/>
        </w:rPr>
        <w:t>discarded using FASTQ-MCF v1.04.807 (</w:t>
      </w:r>
      <w:proofErr w:type="spellStart"/>
      <w:r w:rsidRPr="002B2313">
        <w:rPr>
          <w:rFonts w:ascii="Times New Roman" w:eastAsia="Times New Roman" w:hAnsi="Times New Roman" w:cs="Times New Roman"/>
          <w:sz w:val="24"/>
          <w:szCs w:val="24"/>
          <w:lang w:val="en-US"/>
        </w:rPr>
        <w:t>Aronesty</w:t>
      </w:r>
      <w:proofErr w:type="spellEnd"/>
      <w:r w:rsidRPr="002B2313">
        <w:rPr>
          <w:rFonts w:ascii="Times New Roman" w:eastAsia="Times New Roman" w:hAnsi="Times New Roman" w:cs="Times New Roman"/>
          <w:sz w:val="24"/>
          <w:szCs w:val="24"/>
          <w:lang w:val="en-US"/>
        </w:rPr>
        <w:t xml:space="preserve"> 2013). </w:t>
      </w:r>
      <w:r w:rsidR="0046374D" w:rsidRPr="002B2313">
        <w:rPr>
          <w:rFonts w:ascii="Times New Roman" w:eastAsia="Times New Roman" w:hAnsi="Times New Roman" w:cs="Times New Roman"/>
          <w:sz w:val="24"/>
          <w:szCs w:val="24"/>
          <w:lang w:val="en-US"/>
        </w:rPr>
        <w:t>Filtered reads were mapped against all the reference genomes.</w:t>
      </w:r>
    </w:p>
    <w:p w14:paraId="27699D7A" w14:textId="461F5308" w:rsidR="00735004" w:rsidRPr="002B2313" w:rsidRDefault="00522F2E" w:rsidP="00735004">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The mapping </w:t>
      </w:r>
      <w:r w:rsidR="008A619B" w:rsidRPr="002B2313">
        <w:rPr>
          <w:rFonts w:ascii="Times New Roman" w:eastAsia="Times New Roman" w:hAnsi="Times New Roman" w:cs="Times New Roman"/>
          <w:sz w:val="24"/>
          <w:szCs w:val="24"/>
          <w:lang w:val="en-US"/>
        </w:rPr>
        <w:t>used</w:t>
      </w:r>
      <w:r w:rsidRPr="002B2313">
        <w:rPr>
          <w:rFonts w:ascii="Times New Roman" w:eastAsia="Times New Roman" w:hAnsi="Times New Roman" w:cs="Times New Roman"/>
          <w:sz w:val="24"/>
          <w:szCs w:val="24"/>
          <w:lang w:val="en-US"/>
        </w:rPr>
        <w:t xml:space="preserve"> BWA v0.7.10-r789 (Li </w:t>
      </w:r>
      <w:r w:rsidR="0046374D" w:rsidRPr="002B2313">
        <w:rPr>
          <w:rFonts w:ascii="Times New Roman" w:eastAsia="Times New Roman" w:hAnsi="Times New Roman" w:cs="Times New Roman"/>
          <w:sz w:val="24"/>
          <w:szCs w:val="24"/>
          <w:lang w:val="en-US"/>
        </w:rPr>
        <w:t>and</w:t>
      </w:r>
      <w:r w:rsidRPr="002B2313">
        <w:rPr>
          <w:rFonts w:ascii="Times New Roman" w:eastAsia="Times New Roman" w:hAnsi="Times New Roman" w:cs="Times New Roman"/>
          <w:sz w:val="24"/>
          <w:szCs w:val="24"/>
          <w:lang w:val="en-US"/>
        </w:rPr>
        <w:t xml:space="preserve"> Durbin 2010) with default settings. Unmapped reads were discarded, and BAM files were processed with SAMTOOLS v1.3.1 (</w:t>
      </w:r>
      <w:proofErr w:type="spellStart"/>
      <w:r w:rsidRPr="002B2313">
        <w:rPr>
          <w:rFonts w:ascii="Times New Roman" w:eastAsia="Times New Roman" w:hAnsi="Times New Roman" w:cs="Times New Roman"/>
          <w:sz w:val="24"/>
          <w:szCs w:val="24"/>
          <w:lang w:val="en-US"/>
        </w:rPr>
        <w:t>Danecek</w:t>
      </w:r>
      <w:proofErr w:type="spellEnd"/>
      <w:r w:rsidRPr="002B2313">
        <w:rPr>
          <w:rFonts w:ascii="Times New Roman" w:eastAsia="Times New Roman" w:hAnsi="Times New Roman" w:cs="Times New Roman"/>
          <w:sz w:val="24"/>
          <w:szCs w:val="24"/>
          <w:lang w:val="en-US"/>
        </w:rPr>
        <w:t xml:space="preserve"> et al. 2021). BAM files were merged per reference genome using bamaddrg (</w:t>
      </w:r>
      <w:r w:rsidRPr="002B2313">
        <w:rPr>
          <w:rFonts w:ascii="Times New Roman" w:eastAsia="Times New Roman" w:hAnsi="Times New Roman" w:cs="Times New Roman"/>
          <w:sz w:val="24"/>
          <w:szCs w:val="24"/>
          <w:lang w:val="en-US"/>
          <w:rPrChange w:id="139" w:author="Luana Soares" w:date="2025-05-06T19:31:00Z">
            <w:rPr>
              <w:rFonts w:ascii="Times New Roman" w:eastAsia="Times New Roman" w:hAnsi="Times New Roman" w:cs="Times New Roman"/>
              <w:color w:val="000000" w:themeColor="text1"/>
              <w:sz w:val="24"/>
              <w:szCs w:val="24"/>
              <w:lang w:val="en-US"/>
            </w:rPr>
          </w:rPrChange>
        </w:rPr>
        <w:t>https://github.com/ekg/bamaddrg</w:t>
      </w:r>
      <w:r w:rsidRPr="002B2313">
        <w:rPr>
          <w:rFonts w:ascii="Times New Roman" w:eastAsia="Times New Roman" w:hAnsi="Times New Roman" w:cs="Times New Roman"/>
          <w:sz w:val="24"/>
          <w:szCs w:val="24"/>
          <w:lang w:val="en-US"/>
        </w:rPr>
        <w:t xml:space="preserve">), sorted, and indexed with SAMTOOLS. Variants were called with FREEBAYES v1.3.6 (Garrison </w:t>
      </w:r>
      <w:r w:rsidR="00735004" w:rsidRPr="002B2313">
        <w:rPr>
          <w:rFonts w:ascii="Times New Roman" w:eastAsia="Times New Roman" w:hAnsi="Times New Roman" w:cs="Times New Roman"/>
          <w:sz w:val="24"/>
          <w:szCs w:val="24"/>
          <w:lang w:val="en-US"/>
        </w:rPr>
        <w:t>and</w:t>
      </w:r>
      <w:r w:rsidRPr="002B2313">
        <w:rPr>
          <w:rFonts w:ascii="Times New Roman" w:eastAsia="Times New Roman" w:hAnsi="Times New Roman" w:cs="Times New Roman"/>
          <w:sz w:val="24"/>
          <w:szCs w:val="24"/>
          <w:lang w:val="en-US"/>
        </w:rPr>
        <w:t xml:space="preserve"> Marth 2012) using mapping quality &gt;30, base quality &gt;30, and read depth &gt;10. Filtering thresholds varied by dataset</w:t>
      </w:r>
      <w:r w:rsidR="00735004"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735004" w:rsidRPr="002B2313">
        <w:rPr>
          <w:rFonts w:ascii="Times New Roman" w:eastAsia="Times New Roman" w:hAnsi="Times New Roman" w:cs="Times New Roman"/>
          <w:sz w:val="24"/>
          <w:szCs w:val="24"/>
          <w:lang w:val="en-US"/>
        </w:rPr>
        <w:t>F</w:t>
      </w:r>
      <w:r w:rsidRPr="002B2313">
        <w:rPr>
          <w:rFonts w:ascii="Times New Roman" w:eastAsia="Times New Roman" w:hAnsi="Times New Roman" w:cs="Times New Roman"/>
          <w:sz w:val="24"/>
          <w:szCs w:val="24"/>
          <w:lang w:val="en-US"/>
        </w:rPr>
        <w:t xml:space="preserve">or the population-level group, </w:t>
      </w:r>
      <w:r w:rsidRPr="002B2313">
        <w:rPr>
          <w:rFonts w:ascii="Times New Roman" w:eastAsia="Gungsuh" w:hAnsi="Times New Roman" w:cs="Times New Roman"/>
          <w:sz w:val="24"/>
          <w:szCs w:val="24"/>
          <w:lang w:val="en-US"/>
        </w:rPr>
        <w:t>SNPs with 5–50% missing data and minor allele frequency (--maf) ≥0.05.</w:t>
      </w:r>
      <w:r w:rsidRPr="002B2313">
        <w:rPr>
          <w:rFonts w:ascii="Times New Roman" w:eastAsia="Times New Roman" w:hAnsi="Times New Roman" w:cs="Times New Roman"/>
          <w:sz w:val="24"/>
          <w:szCs w:val="24"/>
          <w:lang w:val="en-US"/>
        </w:rPr>
        <w:t xml:space="preserve"> Linkage disequilibrium (LD) was minimized by retaining only one SNP </w:t>
      </w:r>
      <w:r w:rsidR="00735004" w:rsidRPr="002B2313">
        <w:rPr>
          <w:rFonts w:ascii="Times New Roman" w:eastAsia="Times New Roman" w:hAnsi="Times New Roman" w:cs="Times New Roman"/>
          <w:sz w:val="24"/>
          <w:szCs w:val="24"/>
          <w:lang w:val="en-US"/>
        </w:rPr>
        <w:t>at each</w:t>
      </w:r>
      <w:r w:rsidRPr="002B2313">
        <w:rPr>
          <w:rFonts w:ascii="Times New Roman" w:eastAsia="Times New Roman" w:hAnsi="Times New Roman" w:cs="Times New Roman"/>
          <w:sz w:val="24"/>
          <w:szCs w:val="24"/>
          <w:lang w:val="en-US"/>
        </w:rPr>
        <w:t xml:space="preserve"> 100 bp (--thin) using VCFTOOLS v0.1.12 (</w:t>
      </w:r>
      <w:proofErr w:type="spellStart"/>
      <w:r w:rsidRPr="002B2313">
        <w:rPr>
          <w:rFonts w:ascii="Times New Roman" w:eastAsia="Times New Roman" w:hAnsi="Times New Roman" w:cs="Times New Roman"/>
          <w:sz w:val="24"/>
          <w:szCs w:val="24"/>
          <w:lang w:val="en-US"/>
        </w:rPr>
        <w:t>Danecek</w:t>
      </w:r>
      <w:proofErr w:type="spellEnd"/>
      <w:r w:rsidRPr="002B2313">
        <w:rPr>
          <w:rFonts w:ascii="Times New Roman" w:eastAsia="Times New Roman" w:hAnsi="Times New Roman" w:cs="Times New Roman"/>
          <w:sz w:val="24"/>
          <w:szCs w:val="24"/>
          <w:lang w:val="en-US"/>
        </w:rPr>
        <w:t xml:space="preserve"> et al. 2011).</w:t>
      </w:r>
      <w:r w:rsidR="00735004" w:rsidRPr="002B2313">
        <w:rPr>
          <w:rFonts w:ascii="Times New Roman" w:eastAsia="Times New Roman" w:hAnsi="Times New Roman" w:cs="Times New Roman"/>
          <w:sz w:val="24"/>
          <w:szCs w:val="24"/>
          <w:lang w:val="en-US"/>
        </w:rPr>
        <w:t xml:space="preserve"> We assessed the mapping </w:t>
      </w:r>
      <w:r w:rsidR="00945881" w:rsidRPr="002B2313">
        <w:rPr>
          <w:rFonts w:ascii="Times New Roman" w:eastAsia="Times New Roman" w:hAnsi="Times New Roman" w:cs="Times New Roman"/>
          <w:sz w:val="24"/>
          <w:szCs w:val="24"/>
          <w:lang w:val="en-US"/>
        </w:rPr>
        <w:t>rate</w:t>
      </w:r>
      <w:r w:rsidR="00735004" w:rsidRPr="002B2313">
        <w:rPr>
          <w:rFonts w:ascii="Times New Roman" w:eastAsia="Times New Roman" w:hAnsi="Times New Roman" w:cs="Times New Roman"/>
          <w:sz w:val="24"/>
          <w:szCs w:val="24"/>
          <w:lang w:val="en-US"/>
        </w:rPr>
        <w:t xml:space="preserve"> </w:t>
      </w:r>
      <w:r w:rsidR="00945881" w:rsidRPr="002B2313">
        <w:rPr>
          <w:rFonts w:ascii="Times New Roman" w:eastAsia="Times New Roman" w:hAnsi="Times New Roman" w:cs="Times New Roman"/>
          <w:sz w:val="24"/>
          <w:szCs w:val="24"/>
          <w:lang w:val="en-US"/>
          <w:rPrChange w:id="140" w:author="Luana Soares" w:date="2025-05-06T19:31:00Z">
            <w:rPr>
              <w:rFonts w:ascii="Times New Roman" w:eastAsia="Times New Roman" w:hAnsi="Times New Roman" w:cs="Times New Roman"/>
              <w:color w:val="FF0000"/>
              <w:sz w:val="24"/>
              <w:szCs w:val="24"/>
              <w:lang w:val="en-US"/>
            </w:rPr>
          </w:rPrChange>
        </w:rPr>
        <w:lastRenderedPageBreak/>
        <w:t>(</w:t>
      </w:r>
      <w:del w:id="141" w:author="Luana Soares" w:date="2025-05-06T16:35:00Z">
        <w:r w:rsidR="00945881" w:rsidRPr="002B2313" w:rsidDel="002458A3">
          <w:rPr>
            <w:rFonts w:ascii="Times New Roman" w:eastAsia="Times New Roman" w:hAnsi="Times New Roman" w:cs="Times New Roman"/>
            <w:sz w:val="24"/>
            <w:szCs w:val="24"/>
            <w:lang w:val="en-US"/>
            <w:rPrChange w:id="142" w:author="Luana Soares" w:date="2025-05-06T19:31:00Z">
              <w:rPr>
                <w:rFonts w:ascii="Times New Roman" w:eastAsia="Times New Roman" w:hAnsi="Times New Roman" w:cs="Times New Roman"/>
                <w:color w:val="FF0000"/>
                <w:sz w:val="24"/>
                <w:szCs w:val="24"/>
                <w:lang w:val="en-US"/>
              </w:rPr>
            </w:rPrChange>
          </w:rPr>
          <w:delText>percentage of individual reads mapped against</w:delText>
        </w:r>
      </w:del>
      <w:ins w:id="143" w:author="Luana Soares" w:date="2025-05-06T16:41:00Z">
        <w:r w:rsidR="002458A3" w:rsidRPr="002B2313">
          <w:rPr>
            <w:rFonts w:ascii="Times New Roman" w:eastAsia="Times New Roman" w:hAnsi="Times New Roman" w:cs="Times New Roman"/>
            <w:sz w:val="24"/>
            <w:szCs w:val="24"/>
            <w:lang w:val="en-US"/>
            <w:rPrChange w:id="144" w:author="Luana Soares" w:date="2025-05-06T19:31:00Z">
              <w:rPr>
                <w:rFonts w:ascii="Times New Roman" w:eastAsia="Times New Roman" w:hAnsi="Times New Roman" w:cs="Times New Roman"/>
                <w:color w:val="FF0000"/>
                <w:sz w:val="24"/>
                <w:szCs w:val="24"/>
                <w:lang w:val="en-US"/>
              </w:rPr>
            </w:rPrChange>
          </w:rPr>
          <w:t>proportion of total reads from each sample that successfully mapped to the reference genome</w:t>
        </w:r>
      </w:ins>
      <w:del w:id="145" w:author="Luana Soares" w:date="2025-05-06T16:36:00Z">
        <w:r w:rsidR="00945881" w:rsidRPr="002B2313" w:rsidDel="002458A3">
          <w:rPr>
            <w:rFonts w:ascii="Times New Roman" w:eastAsia="Times New Roman" w:hAnsi="Times New Roman" w:cs="Times New Roman"/>
            <w:sz w:val="24"/>
            <w:szCs w:val="24"/>
            <w:lang w:val="en-US"/>
            <w:rPrChange w:id="146" w:author="Luana Soares" w:date="2025-05-06T19:31:00Z">
              <w:rPr>
                <w:rFonts w:ascii="Times New Roman" w:eastAsia="Times New Roman" w:hAnsi="Times New Roman" w:cs="Times New Roman"/>
                <w:color w:val="FF0000"/>
                <w:sz w:val="24"/>
                <w:szCs w:val="24"/>
                <w:lang w:val="en-US"/>
              </w:rPr>
            </w:rPrChange>
          </w:rPr>
          <w:delText xml:space="preserve"> each reference genome</w:delText>
        </w:r>
      </w:del>
      <w:r w:rsidR="00945881" w:rsidRPr="002B2313">
        <w:rPr>
          <w:rFonts w:ascii="Times New Roman" w:eastAsia="Times New Roman" w:hAnsi="Times New Roman" w:cs="Times New Roman"/>
          <w:sz w:val="24"/>
          <w:szCs w:val="24"/>
          <w:lang w:val="en-US"/>
          <w:rPrChange w:id="147" w:author="Luana Soares" w:date="2025-05-06T19:31:00Z">
            <w:rPr>
              <w:rFonts w:ascii="Times New Roman" w:eastAsia="Times New Roman" w:hAnsi="Times New Roman" w:cs="Times New Roman"/>
              <w:color w:val="FF0000"/>
              <w:sz w:val="24"/>
              <w:szCs w:val="24"/>
              <w:lang w:val="en-US"/>
            </w:rPr>
          </w:rPrChange>
        </w:rPr>
        <w:t>)</w:t>
      </w:r>
      <w:r w:rsidR="00945881" w:rsidRPr="002B2313">
        <w:rPr>
          <w:rFonts w:ascii="Times New Roman" w:eastAsia="Times New Roman" w:hAnsi="Times New Roman" w:cs="Times New Roman"/>
          <w:sz w:val="24"/>
          <w:szCs w:val="24"/>
          <w:lang w:val="en-US"/>
          <w:rPrChange w:id="148" w:author="Luana Soares" w:date="2025-05-06T19:31:00Z">
            <w:rPr>
              <w:rFonts w:ascii="Times New Roman" w:eastAsia="Times New Roman" w:hAnsi="Times New Roman" w:cs="Times New Roman"/>
              <w:color w:val="00B0F0"/>
              <w:sz w:val="24"/>
              <w:szCs w:val="24"/>
              <w:lang w:val="en-US"/>
            </w:rPr>
          </w:rPrChange>
        </w:rPr>
        <w:t xml:space="preserve"> </w:t>
      </w:r>
      <w:r w:rsidR="00735004" w:rsidRPr="002B2313">
        <w:rPr>
          <w:rFonts w:ascii="Times New Roman" w:eastAsia="Times New Roman" w:hAnsi="Times New Roman" w:cs="Times New Roman"/>
          <w:sz w:val="24"/>
          <w:szCs w:val="24"/>
          <w:lang w:val="en-US"/>
        </w:rPr>
        <w:t>and the number of SNPs recovered in each data group.</w:t>
      </w:r>
    </w:p>
    <w:p w14:paraId="41D3227C" w14:textId="3057640D" w:rsidR="000B6A97" w:rsidRPr="002B2313" w:rsidRDefault="000B6A97" w:rsidP="00735004">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Additionally, we evaluated the impact of missing data on diversity indices (</w:t>
      </w:r>
      <w:r w:rsidRPr="002B2313">
        <w:rPr>
          <w:rFonts w:ascii="Times New Roman" w:eastAsia="Times New Roman" w:hAnsi="Times New Roman" w:cs="Times New Roman"/>
          <w:iCs/>
          <w:sz w:val="24"/>
          <w:szCs w:val="24"/>
          <w:lang w:val="en-US"/>
        </w:rPr>
        <w:t>number of private alleles, nucleotide diversity, observed heterozygosity, and inbreeding coefficient) using POP and INTRA-P4 datasets. The same 5-50% range was considered</w:t>
      </w:r>
      <w:r w:rsidR="001B5AE4" w:rsidRPr="002B2313">
        <w:rPr>
          <w:rFonts w:ascii="Times New Roman" w:eastAsia="Times New Roman" w:hAnsi="Times New Roman" w:cs="Times New Roman"/>
          <w:iCs/>
          <w:sz w:val="24"/>
          <w:szCs w:val="24"/>
          <w:lang w:val="en-US"/>
        </w:rPr>
        <w:t>.</w:t>
      </w:r>
    </w:p>
    <w:p w14:paraId="70266ABF" w14:textId="77777777" w:rsidR="00F618AB" w:rsidRPr="002B2313" w:rsidRDefault="00F618AB" w:rsidP="00F618AB">
      <w:pPr>
        <w:spacing w:line="480" w:lineRule="auto"/>
        <w:ind w:firstLine="720"/>
        <w:rPr>
          <w:rFonts w:ascii="Times New Roman" w:eastAsia="Times New Roman" w:hAnsi="Times New Roman" w:cs="Times New Roman"/>
          <w:sz w:val="24"/>
          <w:szCs w:val="24"/>
          <w:lang w:val="en-US"/>
        </w:rPr>
      </w:pPr>
    </w:p>
    <w:p w14:paraId="69B893BA" w14:textId="0E5CA661" w:rsidR="00522F2E" w:rsidRPr="002B2313" w:rsidRDefault="00522F2E" w:rsidP="00731FBD">
      <w:pPr>
        <w:spacing w:line="480" w:lineRule="auto"/>
        <w:rPr>
          <w:rFonts w:ascii="Times New Roman" w:eastAsia="Times New Roman" w:hAnsi="Times New Roman" w:cs="Times New Roman"/>
          <w:i/>
          <w:sz w:val="24"/>
          <w:szCs w:val="24"/>
          <w:lang w:val="en-US"/>
        </w:rPr>
      </w:pPr>
      <w:r w:rsidRPr="002B2313">
        <w:rPr>
          <w:rFonts w:ascii="Times New Roman" w:eastAsia="Times New Roman" w:hAnsi="Times New Roman" w:cs="Times New Roman"/>
          <w:i/>
          <w:sz w:val="24"/>
          <w:szCs w:val="24"/>
          <w:lang w:val="en-US"/>
        </w:rPr>
        <w:t xml:space="preserve">Genetic </w:t>
      </w:r>
      <w:r w:rsidR="00735004" w:rsidRPr="002B2313">
        <w:rPr>
          <w:rFonts w:ascii="Times New Roman" w:eastAsia="Times New Roman" w:hAnsi="Times New Roman" w:cs="Times New Roman"/>
          <w:i/>
          <w:sz w:val="24"/>
          <w:szCs w:val="24"/>
          <w:lang w:val="en-US"/>
        </w:rPr>
        <w:t>Diversity, Population Differentiation,</w:t>
      </w:r>
      <w:r w:rsidRPr="002B2313">
        <w:rPr>
          <w:rFonts w:ascii="Times New Roman" w:eastAsia="Times New Roman" w:hAnsi="Times New Roman" w:cs="Times New Roman"/>
          <w:i/>
          <w:sz w:val="24"/>
          <w:szCs w:val="24"/>
          <w:lang w:val="en-US"/>
        </w:rPr>
        <w:t xml:space="preserve"> and </w:t>
      </w:r>
      <w:r w:rsidR="00735004" w:rsidRPr="002B2313">
        <w:rPr>
          <w:rFonts w:ascii="Times New Roman" w:eastAsia="Times New Roman" w:hAnsi="Times New Roman" w:cs="Times New Roman"/>
          <w:i/>
          <w:sz w:val="24"/>
          <w:szCs w:val="24"/>
          <w:lang w:val="en-US"/>
        </w:rPr>
        <w:t>P</w:t>
      </w:r>
      <w:r w:rsidRPr="002B2313">
        <w:rPr>
          <w:rFonts w:ascii="Times New Roman" w:eastAsia="Times New Roman" w:hAnsi="Times New Roman" w:cs="Times New Roman"/>
          <w:i/>
          <w:sz w:val="24"/>
          <w:szCs w:val="24"/>
          <w:lang w:val="en-US"/>
        </w:rPr>
        <w:t>hylogeny</w:t>
      </w:r>
    </w:p>
    <w:p w14:paraId="7C005D93" w14:textId="26A9400F" w:rsidR="00522F2E" w:rsidRPr="002B2313" w:rsidRDefault="00522F2E" w:rsidP="00920E82">
      <w:pPr>
        <w:spacing w:line="480" w:lineRule="auto"/>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We processed each </w:t>
      </w:r>
      <w:r w:rsidR="00735004" w:rsidRPr="002B2313">
        <w:rPr>
          <w:rFonts w:ascii="Times New Roman" w:eastAsia="Times New Roman" w:hAnsi="Times New Roman" w:cs="Times New Roman"/>
          <w:sz w:val="24"/>
          <w:szCs w:val="24"/>
          <w:lang w:val="en-US"/>
        </w:rPr>
        <w:t>data group</w:t>
      </w:r>
      <w:r w:rsidR="00920E82" w:rsidRPr="002B2313">
        <w:rPr>
          <w:rFonts w:ascii="Times New Roman" w:eastAsia="Times New Roman" w:hAnsi="Times New Roman" w:cs="Times New Roman"/>
          <w:sz w:val="24"/>
          <w:szCs w:val="24"/>
          <w:lang w:val="en-US"/>
        </w:rPr>
        <w:t xml:space="preserve"> separately</w:t>
      </w:r>
      <w:r w:rsidR="00735004"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735004" w:rsidRPr="002B2313">
        <w:rPr>
          <w:rFonts w:ascii="Times New Roman" w:eastAsia="Times New Roman" w:hAnsi="Times New Roman" w:cs="Times New Roman"/>
          <w:sz w:val="24"/>
          <w:szCs w:val="24"/>
          <w:lang w:val="en-US"/>
        </w:rPr>
        <w:t>conducting</w:t>
      </w:r>
      <w:r w:rsidRPr="002B2313">
        <w:rPr>
          <w:rFonts w:ascii="Times New Roman" w:eastAsia="Times New Roman" w:hAnsi="Times New Roman" w:cs="Times New Roman"/>
          <w:sz w:val="24"/>
          <w:szCs w:val="24"/>
          <w:lang w:val="en-US"/>
        </w:rPr>
        <w:t xml:space="preserve"> a basic standard population genetics analysis to understand genetic diversity, structur</w:t>
      </w:r>
      <w:r w:rsidR="00735004" w:rsidRPr="002B2313">
        <w:rPr>
          <w:rFonts w:ascii="Times New Roman" w:eastAsia="Times New Roman" w:hAnsi="Times New Roman" w:cs="Times New Roman"/>
          <w:sz w:val="24"/>
          <w:szCs w:val="24"/>
          <w:lang w:val="en-US"/>
        </w:rPr>
        <w:t>e</w:t>
      </w:r>
      <w:r w:rsidRPr="002B2313">
        <w:rPr>
          <w:rFonts w:ascii="Times New Roman" w:eastAsia="Times New Roman" w:hAnsi="Times New Roman" w:cs="Times New Roman"/>
          <w:sz w:val="24"/>
          <w:szCs w:val="24"/>
          <w:lang w:val="en-US"/>
        </w:rPr>
        <w:t>, and phylogen</w:t>
      </w:r>
      <w:r w:rsidR="00735004" w:rsidRPr="002B2313">
        <w:rPr>
          <w:rFonts w:ascii="Times New Roman" w:eastAsia="Times New Roman" w:hAnsi="Times New Roman" w:cs="Times New Roman"/>
          <w:sz w:val="24"/>
          <w:szCs w:val="24"/>
          <w:lang w:val="en-US"/>
        </w:rPr>
        <w:t>etic</w:t>
      </w:r>
      <w:r w:rsidRPr="002B2313">
        <w:rPr>
          <w:rFonts w:ascii="Times New Roman" w:eastAsia="Times New Roman" w:hAnsi="Times New Roman" w:cs="Times New Roman"/>
          <w:sz w:val="24"/>
          <w:szCs w:val="24"/>
          <w:lang w:val="en-US"/>
        </w:rPr>
        <w:t xml:space="preserve"> relationship</w:t>
      </w:r>
      <w:r w:rsidR="00735004" w:rsidRPr="002B2313">
        <w:rPr>
          <w:rFonts w:ascii="Times New Roman" w:eastAsia="Times New Roman" w:hAnsi="Times New Roman" w:cs="Times New Roman"/>
          <w:sz w:val="24"/>
          <w:szCs w:val="24"/>
          <w:lang w:val="en-US"/>
        </w:rPr>
        <w:t>s</w:t>
      </w:r>
      <w:r w:rsidRPr="002B2313">
        <w:rPr>
          <w:rFonts w:ascii="Times New Roman" w:eastAsia="Times New Roman" w:hAnsi="Times New Roman" w:cs="Times New Roman"/>
          <w:sz w:val="24"/>
          <w:szCs w:val="24"/>
          <w:lang w:val="en-US"/>
        </w:rPr>
        <w:t>.</w:t>
      </w:r>
      <w:r w:rsidR="00920E82"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We used the filtered datasets, which did not include monomorphic sites (variants that appeared in just one individual when compared with </w:t>
      </w:r>
      <w:r w:rsidR="00920E82" w:rsidRPr="002B2313">
        <w:rPr>
          <w:rFonts w:ascii="Times New Roman" w:eastAsia="Times New Roman" w:hAnsi="Times New Roman" w:cs="Times New Roman"/>
          <w:sz w:val="24"/>
          <w:szCs w:val="24"/>
          <w:lang w:val="en-US"/>
        </w:rPr>
        <w:t xml:space="preserve">the </w:t>
      </w:r>
      <w:r w:rsidRPr="002B2313">
        <w:rPr>
          <w:rFonts w:ascii="Times New Roman" w:eastAsia="Times New Roman" w:hAnsi="Times New Roman" w:cs="Times New Roman"/>
          <w:sz w:val="24"/>
          <w:szCs w:val="24"/>
          <w:lang w:val="en-US"/>
        </w:rPr>
        <w:t>reference genome), to estimate genetic diversity indices, such as nucleotide diversity (</w:t>
      </w:r>
      <w:r w:rsidRPr="002B2313">
        <w:rPr>
          <w:rFonts w:ascii="Times New Roman" w:eastAsia="Times New Roman" w:hAnsi="Times New Roman" w:cs="Times New Roman"/>
          <w:sz w:val="24"/>
          <w:szCs w:val="24"/>
        </w:rPr>
        <w:t>π</w:t>
      </w:r>
      <w:r w:rsidRPr="002B2313">
        <w:rPr>
          <w:rFonts w:ascii="Times New Roman" w:eastAsia="Times New Roman" w:hAnsi="Times New Roman" w:cs="Times New Roman"/>
          <w:sz w:val="24"/>
          <w:szCs w:val="24"/>
          <w:lang w:val="en-US"/>
        </w:rPr>
        <w:t>, calculated per site), private alleles, polymorphic site proportion (P), observed (H</w:t>
      </w:r>
      <w:r w:rsidR="00735004" w:rsidRPr="002B2313">
        <w:rPr>
          <w:rFonts w:ascii="Times New Roman" w:eastAsia="Times New Roman" w:hAnsi="Times New Roman" w:cs="Times New Roman"/>
          <w:sz w:val="24"/>
          <w:szCs w:val="24"/>
          <w:lang w:val="en-US"/>
        </w:rPr>
        <w:t>o</w:t>
      </w:r>
      <w:r w:rsidRPr="002B2313">
        <w:rPr>
          <w:rFonts w:ascii="Times New Roman" w:eastAsia="Times New Roman" w:hAnsi="Times New Roman" w:cs="Times New Roman"/>
          <w:sz w:val="24"/>
          <w:szCs w:val="24"/>
          <w:lang w:val="en-US"/>
        </w:rPr>
        <w:t>) and expected (H</w:t>
      </w:r>
      <w:r w:rsidR="00735004" w:rsidRPr="002B2313">
        <w:rPr>
          <w:rFonts w:ascii="Times New Roman" w:eastAsia="Times New Roman" w:hAnsi="Times New Roman" w:cs="Times New Roman"/>
          <w:sz w:val="24"/>
          <w:szCs w:val="24"/>
          <w:lang w:val="en-US"/>
        </w:rPr>
        <w:t>e</w:t>
      </w:r>
      <w:r w:rsidRPr="002B2313">
        <w:rPr>
          <w:rFonts w:ascii="Times New Roman" w:eastAsia="Times New Roman" w:hAnsi="Times New Roman" w:cs="Times New Roman"/>
          <w:sz w:val="24"/>
          <w:szCs w:val="24"/>
          <w:lang w:val="en-US"/>
        </w:rPr>
        <w:t>) heterozygosity, and inbreeding coefficients (</w:t>
      </w:r>
      <w:r w:rsidRPr="002B2313">
        <w:rPr>
          <w:rFonts w:ascii="Times New Roman" w:eastAsia="Times New Roman" w:hAnsi="Times New Roman" w:cs="Times New Roman"/>
          <w:i/>
          <w:iCs/>
          <w:sz w:val="24"/>
          <w:szCs w:val="24"/>
          <w:lang w:val="en-US"/>
        </w:rPr>
        <w:t>F</w:t>
      </w:r>
      <w:r w:rsidRPr="002B2313">
        <w:rPr>
          <w:rFonts w:ascii="Times New Roman" w:eastAsia="Times New Roman" w:hAnsi="Times New Roman" w:cs="Times New Roman"/>
          <w:sz w:val="24"/>
          <w:szCs w:val="24"/>
          <w:vertAlign w:val="subscript"/>
          <w:lang w:val="en-US"/>
        </w:rPr>
        <w:t>IS</w:t>
      </w:r>
      <w:r w:rsidRPr="002B2313">
        <w:rPr>
          <w:rFonts w:ascii="Times New Roman" w:eastAsia="Times New Roman" w:hAnsi="Times New Roman" w:cs="Times New Roman"/>
          <w:sz w:val="24"/>
          <w:szCs w:val="24"/>
          <w:lang w:val="en-US"/>
        </w:rPr>
        <w:t xml:space="preserve">) using STACKS v2.41 (Rivera-Colón and </w:t>
      </w:r>
      <w:proofErr w:type="spellStart"/>
      <w:r w:rsidRPr="002B2313">
        <w:rPr>
          <w:rFonts w:ascii="Times New Roman" w:eastAsia="Times New Roman" w:hAnsi="Times New Roman" w:cs="Times New Roman"/>
          <w:sz w:val="24"/>
          <w:szCs w:val="24"/>
          <w:lang w:val="en-US"/>
        </w:rPr>
        <w:t>Catchen</w:t>
      </w:r>
      <w:proofErr w:type="spellEnd"/>
      <w:r w:rsidRPr="002B2313">
        <w:rPr>
          <w:rFonts w:ascii="Times New Roman" w:eastAsia="Times New Roman" w:hAnsi="Times New Roman" w:cs="Times New Roman"/>
          <w:sz w:val="24"/>
          <w:szCs w:val="24"/>
          <w:lang w:val="en-US"/>
        </w:rPr>
        <w:t xml:space="preserve"> 2022). Finally, we performed a principal components analysis (PCA) using the </w:t>
      </w:r>
      <w:proofErr w:type="spellStart"/>
      <w:proofErr w:type="gramStart"/>
      <w:r w:rsidRPr="002B2313">
        <w:rPr>
          <w:rFonts w:ascii="Times New Roman" w:eastAsia="Times New Roman" w:hAnsi="Times New Roman" w:cs="Times New Roman"/>
          <w:i/>
          <w:iCs/>
          <w:sz w:val="24"/>
          <w:szCs w:val="24"/>
          <w:lang w:val="en-US"/>
        </w:rPr>
        <w:t>gl.pcoa</w:t>
      </w:r>
      <w:proofErr w:type="spellEnd"/>
      <w:proofErr w:type="gramEnd"/>
      <w:r w:rsidRPr="002B2313">
        <w:rPr>
          <w:rFonts w:ascii="Times New Roman" w:eastAsia="Times New Roman" w:hAnsi="Times New Roman" w:cs="Times New Roman"/>
          <w:sz w:val="24"/>
          <w:szCs w:val="24"/>
          <w:lang w:val="en-US"/>
        </w:rPr>
        <w:t xml:space="preserve"> function in DARTR</w:t>
      </w:r>
      <w:r w:rsidR="00735004" w:rsidRPr="002B2313">
        <w:rPr>
          <w:rFonts w:ascii="Times New Roman" w:eastAsia="Times New Roman" w:hAnsi="Times New Roman" w:cs="Times New Roman"/>
          <w:sz w:val="24"/>
          <w:szCs w:val="24"/>
          <w:lang w:val="en-US"/>
        </w:rPr>
        <w:t xml:space="preserve"> </w:t>
      </w:r>
      <w:r w:rsidR="00735004" w:rsidRPr="002B2313">
        <w:rPr>
          <w:rFonts w:ascii="Times New Roman" w:eastAsia="Times New Roman" w:hAnsi="Times New Roman" w:cs="Times New Roman"/>
          <w:sz w:val="24"/>
          <w:szCs w:val="24"/>
          <w:lang w:val="en-US"/>
          <w:rPrChange w:id="149" w:author="Luana Soares" w:date="2025-05-06T19:31:00Z">
            <w:rPr>
              <w:rFonts w:ascii="Times New Roman" w:eastAsia="Times New Roman" w:hAnsi="Times New Roman" w:cs="Times New Roman"/>
              <w:color w:val="FF0000"/>
              <w:sz w:val="24"/>
              <w:szCs w:val="24"/>
              <w:lang w:val="en-US"/>
            </w:rPr>
          </w:rPrChange>
        </w:rPr>
        <w:t>(</w:t>
      </w:r>
      <w:del w:id="150" w:author="Luana Soares" w:date="2025-05-06T16:38:00Z">
        <w:r w:rsidR="00735004" w:rsidRPr="002B2313" w:rsidDel="002458A3">
          <w:rPr>
            <w:rFonts w:ascii="Times New Roman" w:eastAsia="Times New Roman" w:hAnsi="Times New Roman" w:cs="Times New Roman"/>
            <w:sz w:val="24"/>
            <w:szCs w:val="24"/>
            <w:lang w:val="en-US"/>
            <w:rPrChange w:id="151" w:author="Luana Soares" w:date="2025-05-06T19:31:00Z">
              <w:rPr>
                <w:rFonts w:ascii="Times New Roman" w:eastAsia="Times New Roman" w:hAnsi="Times New Roman" w:cs="Times New Roman"/>
                <w:color w:val="FF0000"/>
                <w:sz w:val="24"/>
                <w:szCs w:val="24"/>
                <w:lang w:val="en-US"/>
              </w:rPr>
            </w:rPrChange>
          </w:rPr>
          <w:delText>REF</w:delText>
        </w:r>
      </w:del>
      <w:ins w:id="152" w:author="Luana Soares" w:date="2025-05-06T16:38:00Z">
        <w:r w:rsidR="002458A3" w:rsidRPr="002B2313">
          <w:rPr>
            <w:rFonts w:ascii="Times New Roman" w:eastAsia="Times New Roman" w:hAnsi="Times New Roman" w:cs="Times New Roman"/>
            <w:sz w:val="24"/>
            <w:szCs w:val="24"/>
            <w:lang w:val="en-US"/>
            <w:rPrChange w:id="153" w:author="Luana Soares" w:date="2025-05-06T19:31:00Z">
              <w:rPr>
                <w:rFonts w:ascii="Times New Roman" w:eastAsia="Times New Roman" w:hAnsi="Times New Roman" w:cs="Times New Roman"/>
                <w:color w:val="FF0000"/>
                <w:sz w:val="24"/>
                <w:szCs w:val="24"/>
                <w:lang w:val="en-US"/>
              </w:rPr>
            </w:rPrChange>
          </w:rPr>
          <w:t>Mijangos et al 2022</w:t>
        </w:r>
      </w:ins>
      <w:r w:rsidR="00735004"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w:t>
      </w:r>
    </w:p>
    <w:p w14:paraId="3512CD89" w14:textId="1C94287B" w:rsidR="00522F2E" w:rsidRPr="002B2313" w:rsidRDefault="00522F2E" w:rsidP="00F618AB">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Population</w:t>
      </w:r>
      <w:r w:rsidR="00920E82" w:rsidRPr="002B2313">
        <w:rPr>
          <w:rFonts w:ascii="Times New Roman" w:eastAsia="Times New Roman" w:hAnsi="Times New Roman" w:cs="Times New Roman"/>
          <w:sz w:val="24"/>
          <w:szCs w:val="24"/>
          <w:lang w:val="en-US"/>
        </w:rPr>
        <w:t xml:space="preserve"> and </w:t>
      </w:r>
      <w:r w:rsidRPr="002B2313">
        <w:rPr>
          <w:rFonts w:ascii="Times New Roman" w:eastAsia="Times New Roman" w:hAnsi="Times New Roman" w:cs="Times New Roman"/>
          <w:sz w:val="24"/>
          <w:szCs w:val="24"/>
          <w:lang w:val="en-US"/>
        </w:rPr>
        <w:t xml:space="preserve">species structure </w:t>
      </w:r>
      <w:r w:rsidR="00920E82" w:rsidRPr="002B2313">
        <w:rPr>
          <w:rFonts w:ascii="Times New Roman" w:eastAsia="Times New Roman" w:hAnsi="Times New Roman" w:cs="Times New Roman"/>
          <w:sz w:val="24"/>
          <w:szCs w:val="24"/>
          <w:lang w:val="en-US"/>
        </w:rPr>
        <w:t>were</w:t>
      </w:r>
      <w:r w:rsidRPr="002B2313">
        <w:rPr>
          <w:rFonts w:ascii="Times New Roman" w:eastAsia="Times New Roman" w:hAnsi="Times New Roman" w:cs="Times New Roman"/>
          <w:sz w:val="24"/>
          <w:szCs w:val="24"/>
          <w:lang w:val="en-US"/>
        </w:rPr>
        <w:t xml:space="preserve"> inferred using </w:t>
      </w:r>
      <w:r w:rsidRPr="002B2313">
        <w:rPr>
          <w:rFonts w:ascii="Times New Roman" w:eastAsia="Times New Roman" w:hAnsi="Times New Roman" w:cs="Times New Roman"/>
          <w:smallCaps/>
          <w:sz w:val="24"/>
          <w:szCs w:val="24"/>
          <w:lang w:val="en-US"/>
        </w:rPr>
        <w:t>fast</w:t>
      </w:r>
      <w:r w:rsidRPr="002B2313">
        <w:rPr>
          <w:rFonts w:ascii="Times New Roman" w:eastAsia="Times New Roman" w:hAnsi="Times New Roman" w:cs="Times New Roman"/>
          <w:sz w:val="24"/>
          <w:szCs w:val="24"/>
          <w:lang w:val="en-US"/>
        </w:rPr>
        <w:t>STRUCTURE v1.074 (Raj et al. 2014). We r</w:t>
      </w:r>
      <w:r w:rsidR="00920E82" w:rsidRPr="002B2313">
        <w:rPr>
          <w:rFonts w:ascii="Times New Roman" w:eastAsia="Times New Roman" w:hAnsi="Times New Roman" w:cs="Times New Roman"/>
          <w:sz w:val="24"/>
          <w:szCs w:val="24"/>
          <w:lang w:val="en-US"/>
        </w:rPr>
        <w:t>a</w:t>
      </w:r>
      <w:r w:rsidRPr="002B2313">
        <w:rPr>
          <w:rFonts w:ascii="Times New Roman" w:eastAsia="Times New Roman" w:hAnsi="Times New Roman" w:cs="Times New Roman"/>
          <w:sz w:val="24"/>
          <w:szCs w:val="24"/>
          <w:lang w:val="en-US"/>
        </w:rPr>
        <w:t xml:space="preserve">n </w:t>
      </w:r>
      <w:r w:rsidRPr="002B2313">
        <w:rPr>
          <w:rFonts w:ascii="Times New Roman" w:eastAsia="Times New Roman" w:hAnsi="Times New Roman" w:cs="Times New Roman"/>
          <w:sz w:val="24"/>
          <w:szCs w:val="24"/>
          <w:lang w:val="en-US"/>
          <w:rPrChange w:id="154" w:author="Luana Soares" w:date="2025-05-06T19:31:00Z">
            <w:rPr>
              <w:rFonts w:ascii="Times New Roman" w:eastAsia="Times New Roman" w:hAnsi="Times New Roman" w:cs="Times New Roman"/>
              <w:color w:val="000000" w:themeColor="text1"/>
              <w:sz w:val="24"/>
              <w:szCs w:val="24"/>
              <w:lang w:val="en-US"/>
            </w:rPr>
          </w:rPrChange>
        </w:rPr>
        <w:t xml:space="preserve">K = 1 to 15 </w:t>
      </w:r>
      <w:r w:rsidRPr="002B2313">
        <w:rPr>
          <w:rFonts w:ascii="Times New Roman" w:eastAsia="Times New Roman" w:hAnsi="Times New Roman" w:cs="Times New Roman"/>
          <w:sz w:val="24"/>
          <w:szCs w:val="24"/>
          <w:lang w:val="en-US"/>
        </w:rPr>
        <w:t>with 10 repetitions per run. We used the STRUCTURE_THREADER software (Pina-Martins et al. 2017) and summarized the results using STRUCTURE HARVESTER (Earl and von Holdt 2012). We evaluated the most likely number of clusters b</w:t>
      </w:r>
      <w:r w:rsidR="00920E82" w:rsidRPr="002B2313">
        <w:rPr>
          <w:rFonts w:ascii="Times New Roman" w:eastAsia="Times New Roman" w:hAnsi="Times New Roman" w:cs="Times New Roman"/>
          <w:sz w:val="24"/>
          <w:szCs w:val="24"/>
          <w:lang w:val="en-US"/>
        </w:rPr>
        <w:t>y</w:t>
      </w:r>
      <w:r w:rsidRPr="002B2313">
        <w:rPr>
          <w:rFonts w:ascii="Times New Roman" w:eastAsia="Times New Roman" w:hAnsi="Times New Roman" w:cs="Times New Roman"/>
          <w:sz w:val="24"/>
          <w:szCs w:val="24"/>
          <w:lang w:val="en-US"/>
        </w:rPr>
        <w:t xml:space="preserve"> </w:t>
      </w:r>
      <w:r w:rsidR="00920E82" w:rsidRPr="002B2313">
        <w:rPr>
          <w:rFonts w:ascii="Times New Roman" w:eastAsia="Times New Roman" w:hAnsi="Times New Roman" w:cs="Times New Roman"/>
          <w:sz w:val="24"/>
          <w:szCs w:val="24"/>
          <w:lang w:val="en-US"/>
        </w:rPr>
        <w:t>inspecting</w:t>
      </w:r>
      <w:r w:rsidRPr="002B2313">
        <w:rPr>
          <w:rFonts w:ascii="Times New Roman" w:eastAsia="Times New Roman" w:hAnsi="Times New Roman" w:cs="Times New Roman"/>
          <w:sz w:val="24"/>
          <w:szCs w:val="24"/>
          <w:lang w:val="en-US"/>
        </w:rPr>
        <w:t xml:space="preserve"> likelihood plots and </w:t>
      </w:r>
      <w:r w:rsidR="00920E82" w:rsidRPr="002B2313">
        <w:rPr>
          <w:rFonts w:ascii="Times New Roman" w:eastAsia="Times New Roman" w:hAnsi="Times New Roman" w:cs="Times New Roman"/>
          <w:sz w:val="24"/>
          <w:szCs w:val="24"/>
          <w:lang w:val="en-US"/>
        </w:rPr>
        <w:t xml:space="preserve">using </w:t>
      </w:r>
      <w:proofErr w:type="spellStart"/>
      <w:r w:rsidRPr="002B2313">
        <w:rPr>
          <w:rFonts w:ascii="Times New Roman" w:eastAsia="Times New Roman" w:hAnsi="Times New Roman" w:cs="Times New Roman"/>
          <w:sz w:val="24"/>
          <w:szCs w:val="24"/>
          <w:lang w:val="en-US"/>
        </w:rPr>
        <w:t>Evanno’s</w:t>
      </w:r>
      <w:proofErr w:type="spellEnd"/>
      <w:r w:rsidRPr="002B2313">
        <w:rPr>
          <w:rFonts w:ascii="Times New Roman" w:eastAsia="Times New Roman" w:hAnsi="Times New Roman" w:cs="Times New Roman"/>
          <w:sz w:val="24"/>
          <w:szCs w:val="24"/>
          <w:lang w:val="en-US"/>
        </w:rPr>
        <w:t xml:space="preserve"> method (</w:t>
      </w:r>
      <w:proofErr w:type="spellStart"/>
      <w:r w:rsidRPr="002B2313">
        <w:rPr>
          <w:rFonts w:ascii="Times New Roman" w:eastAsia="Times New Roman" w:hAnsi="Times New Roman" w:cs="Times New Roman"/>
          <w:sz w:val="24"/>
          <w:szCs w:val="24"/>
          <w:lang w:val="en-US"/>
        </w:rPr>
        <w:t>Evanno</w:t>
      </w:r>
      <w:proofErr w:type="spellEnd"/>
      <w:r w:rsidRPr="002B2313">
        <w:rPr>
          <w:rFonts w:ascii="Times New Roman" w:eastAsia="Times New Roman" w:hAnsi="Times New Roman" w:cs="Times New Roman"/>
          <w:sz w:val="24"/>
          <w:szCs w:val="24"/>
          <w:lang w:val="en-US"/>
        </w:rPr>
        <w:t xml:space="preserve"> et al. 2005). We </w:t>
      </w:r>
      <w:r w:rsidR="00920E82" w:rsidRPr="002B2313">
        <w:rPr>
          <w:rFonts w:ascii="Times New Roman" w:eastAsia="Times New Roman" w:hAnsi="Times New Roman" w:cs="Times New Roman"/>
          <w:sz w:val="24"/>
          <w:szCs w:val="24"/>
          <w:lang w:val="en-US"/>
        </w:rPr>
        <w:t>employ</w:t>
      </w:r>
      <w:r w:rsidRPr="002B2313">
        <w:rPr>
          <w:rFonts w:ascii="Times New Roman" w:eastAsia="Times New Roman" w:hAnsi="Times New Roman" w:cs="Times New Roman"/>
          <w:sz w:val="24"/>
          <w:szCs w:val="24"/>
          <w:lang w:val="en-US"/>
        </w:rPr>
        <w:t xml:space="preserve">ed POPHELPER (Francis 2017) to plot the graphs; we </w:t>
      </w:r>
      <w:r w:rsidR="00920E82" w:rsidRPr="002B2313">
        <w:rPr>
          <w:rFonts w:ascii="Times New Roman" w:eastAsia="Times New Roman" w:hAnsi="Times New Roman" w:cs="Times New Roman"/>
          <w:sz w:val="24"/>
          <w:szCs w:val="24"/>
          <w:lang w:val="en-US"/>
        </w:rPr>
        <w:t>primari</w:t>
      </w:r>
      <w:r w:rsidRPr="002B2313">
        <w:rPr>
          <w:rFonts w:ascii="Times New Roman" w:eastAsia="Times New Roman" w:hAnsi="Times New Roman" w:cs="Times New Roman"/>
          <w:sz w:val="24"/>
          <w:szCs w:val="24"/>
          <w:lang w:val="en-US"/>
        </w:rPr>
        <w:t xml:space="preserve">ly organized the graph to </w:t>
      </w:r>
      <w:r w:rsidR="00920E82" w:rsidRPr="002B2313">
        <w:rPr>
          <w:rFonts w:ascii="Times New Roman" w:eastAsia="Times New Roman" w:hAnsi="Times New Roman" w:cs="Times New Roman"/>
          <w:sz w:val="24"/>
          <w:szCs w:val="24"/>
          <w:lang w:val="en-US"/>
        </w:rPr>
        <w:t>maintain</w:t>
      </w:r>
      <w:r w:rsidRPr="002B2313">
        <w:rPr>
          <w:rFonts w:ascii="Times New Roman" w:eastAsia="Times New Roman" w:hAnsi="Times New Roman" w:cs="Times New Roman"/>
          <w:sz w:val="24"/>
          <w:szCs w:val="24"/>
          <w:lang w:val="en-US"/>
        </w:rPr>
        <w:t xml:space="preserve"> </w:t>
      </w:r>
      <w:r w:rsidR="00920E82" w:rsidRPr="002B2313">
        <w:rPr>
          <w:rFonts w:ascii="Times New Roman" w:eastAsia="Times New Roman" w:hAnsi="Times New Roman" w:cs="Times New Roman"/>
          <w:sz w:val="24"/>
          <w:szCs w:val="24"/>
          <w:lang w:val="en-US"/>
        </w:rPr>
        <w:t>a</w:t>
      </w:r>
      <w:r w:rsidRPr="002B2313">
        <w:rPr>
          <w:rFonts w:ascii="Times New Roman" w:eastAsia="Times New Roman" w:hAnsi="Times New Roman" w:cs="Times New Roman"/>
          <w:sz w:val="24"/>
          <w:szCs w:val="24"/>
          <w:lang w:val="en-US"/>
        </w:rPr>
        <w:t xml:space="preserve"> </w:t>
      </w:r>
      <w:r w:rsidR="00920E82" w:rsidRPr="002B2313">
        <w:rPr>
          <w:rFonts w:ascii="Times New Roman" w:eastAsia="Times New Roman" w:hAnsi="Times New Roman" w:cs="Times New Roman"/>
          <w:sz w:val="24"/>
          <w:szCs w:val="24"/>
          <w:lang w:val="en-US"/>
        </w:rPr>
        <w:t>consistent</w:t>
      </w:r>
      <w:r w:rsidRPr="002B2313">
        <w:rPr>
          <w:rFonts w:ascii="Times New Roman" w:eastAsia="Times New Roman" w:hAnsi="Times New Roman" w:cs="Times New Roman"/>
          <w:sz w:val="24"/>
          <w:szCs w:val="24"/>
          <w:lang w:val="en-US"/>
        </w:rPr>
        <w:t xml:space="preserve"> color pattern in </w:t>
      </w:r>
      <w:r w:rsidR="00920E82" w:rsidRPr="002B2313">
        <w:rPr>
          <w:rFonts w:ascii="Times New Roman" w:eastAsia="Times New Roman" w:hAnsi="Times New Roman" w:cs="Times New Roman"/>
          <w:sz w:val="24"/>
          <w:szCs w:val="24"/>
          <w:lang w:val="en-US"/>
        </w:rPr>
        <w:t xml:space="preserve">the GRAPHIC </w:t>
      </w:r>
      <w:r w:rsidRPr="002B2313">
        <w:rPr>
          <w:rFonts w:ascii="Times New Roman" w:eastAsia="Times New Roman" w:hAnsi="Times New Roman" w:cs="Times New Roman"/>
          <w:sz w:val="24"/>
          <w:szCs w:val="24"/>
          <w:lang w:val="en-US"/>
        </w:rPr>
        <w:t>software. Finally, we estimated the pairwise fixation index (</w:t>
      </w:r>
      <w:r w:rsidRPr="002B2313">
        <w:rPr>
          <w:rFonts w:ascii="Times New Roman" w:eastAsia="Times New Roman" w:hAnsi="Times New Roman" w:cs="Times New Roman"/>
          <w:i/>
          <w:iCs/>
          <w:sz w:val="24"/>
          <w:szCs w:val="24"/>
          <w:lang w:val="en-US"/>
        </w:rPr>
        <w:t>F</w:t>
      </w:r>
      <w:r w:rsidRPr="002B2313">
        <w:rPr>
          <w:rFonts w:ascii="Times New Roman" w:eastAsia="Times New Roman" w:hAnsi="Times New Roman" w:cs="Times New Roman"/>
          <w:sz w:val="24"/>
          <w:szCs w:val="24"/>
          <w:vertAlign w:val="subscript"/>
          <w:lang w:val="en-US"/>
        </w:rPr>
        <w:t>ST</w:t>
      </w:r>
      <w:r w:rsidRPr="002B2313">
        <w:rPr>
          <w:rFonts w:ascii="Times New Roman" w:eastAsia="Times New Roman" w:hAnsi="Times New Roman" w:cs="Times New Roman"/>
          <w:sz w:val="24"/>
          <w:szCs w:val="24"/>
          <w:lang w:val="en-US"/>
        </w:rPr>
        <w:t>) in ARLEQUIN v3.5.2.2 (</w:t>
      </w:r>
      <w:proofErr w:type="spellStart"/>
      <w:r w:rsidRPr="002B2313">
        <w:rPr>
          <w:rFonts w:ascii="Times New Roman" w:eastAsia="Times New Roman" w:hAnsi="Times New Roman" w:cs="Times New Roman"/>
          <w:sz w:val="24"/>
          <w:szCs w:val="24"/>
          <w:lang w:val="en-US"/>
        </w:rPr>
        <w:t>Excoffier</w:t>
      </w:r>
      <w:proofErr w:type="spellEnd"/>
      <w:r w:rsidRPr="002B2313">
        <w:rPr>
          <w:rFonts w:ascii="Times New Roman" w:eastAsia="Times New Roman" w:hAnsi="Times New Roman" w:cs="Times New Roman"/>
          <w:sz w:val="24"/>
          <w:szCs w:val="24"/>
          <w:lang w:val="en-US"/>
        </w:rPr>
        <w:t xml:space="preserve"> and Lischer 2010).</w:t>
      </w:r>
    </w:p>
    <w:p w14:paraId="66FAD00E" w14:textId="73401FE1" w:rsidR="00522F2E" w:rsidRPr="002B2313" w:rsidRDefault="00522F2E" w:rsidP="00920E82">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lastRenderedPageBreak/>
        <w:t xml:space="preserve">We used the </w:t>
      </w:r>
      <w:proofErr w:type="spellStart"/>
      <w:r w:rsidRPr="002B2313">
        <w:rPr>
          <w:rFonts w:ascii="Times New Roman" w:eastAsia="Times New Roman" w:hAnsi="Times New Roman" w:cs="Times New Roman"/>
          <w:sz w:val="24"/>
          <w:szCs w:val="24"/>
          <w:lang w:val="en-US"/>
        </w:rPr>
        <w:t>NeighborNet</w:t>
      </w:r>
      <w:proofErr w:type="spellEnd"/>
      <w:r w:rsidRPr="002B2313">
        <w:rPr>
          <w:rFonts w:ascii="Times New Roman" w:eastAsia="Times New Roman" w:hAnsi="Times New Roman" w:cs="Times New Roman"/>
          <w:sz w:val="24"/>
          <w:szCs w:val="24"/>
          <w:lang w:val="en-US"/>
        </w:rPr>
        <w:t xml:space="preserve"> method in SPLITSTREE v4.16 </w:t>
      </w:r>
      <w:r w:rsidR="00920E82" w:rsidRPr="002B2313">
        <w:rPr>
          <w:rFonts w:ascii="Times New Roman" w:eastAsia="Times New Roman" w:hAnsi="Times New Roman" w:cs="Times New Roman"/>
          <w:sz w:val="24"/>
          <w:szCs w:val="24"/>
          <w:lang w:val="en-US"/>
        </w:rPr>
        <w:t>(</w:t>
      </w:r>
      <w:ins w:id="155" w:author="Luana Soares" w:date="2025-05-06T16:39:00Z">
        <w:r w:rsidR="002458A3" w:rsidRPr="002B2313">
          <w:rPr>
            <w:rFonts w:ascii="Times New Roman" w:eastAsia="Times New Roman" w:hAnsi="Times New Roman" w:cs="Times New Roman"/>
            <w:sz w:val="24"/>
            <w:szCs w:val="24"/>
            <w:lang w:val="en-US"/>
            <w:rPrChange w:id="156" w:author="Luana Soares" w:date="2025-05-06T19:31:00Z">
              <w:rPr>
                <w:rFonts w:ascii="Times New Roman" w:eastAsia="Times New Roman" w:hAnsi="Times New Roman" w:cs="Times New Roman"/>
                <w:sz w:val="24"/>
                <w:szCs w:val="24"/>
              </w:rPr>
            </w:rPrChange>
          </w:rPr>
          <w:t>Huson and Bryant 2006</w:t>
        </w:r>
      </w:ins>
      <w:del w:id="157" w:author="Luana Soares" w:date="2025-05-06T16:39:00Z">
        <w:r w:rsidR="00920E82" w:rsidRPr="002B2313" w:rsidDel="002458A3">
          <w:rPr>
            <w:rFonts w:ascii="Times New Roman" w:eastAsia="Times New Roman" w:hAnsi="Times New Roman" w:cs="Times New Roman"/>
            <w:sz w:val="24"/>
            <w:szCs w:val="24"/>
            <w:lang w:val="en-US"/>
            <w:rPrChange w:id="158" w:author="Luana Soares" w:date="2025-05-06T19:31:00Z">
              <w:rPr>
                <w:rFonts w:ascii="Times New Roman" w:eastAsia="Times New Roman" w:hAnsi="Times New Roman" w:cs="Times New Roman"/>
                <w:color w:val="FF0000"/>
                <w:sz w:val="24"/>
                <w:szCs w:val="24"/>
                <w:lang w:val="en-US"/>
              </w:rPr>
            </w:rPrChange>
          </w:rPr>
          <w:delText>REF</w:delText>
        </w:r>
      </w:del>
      <w:r w:rsidR="00920E82"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to build a </w:t>
      </w:r>
      <w:r w:rsidR="000C0CB8" w:rsidRPr="002B2313">
        <w:rPr>
          <w:rFonts w:ascii="Times New Roman" w:eastAsia="Times New Roman" w:hAnsi="Times New Roman" w:cs="Times New Roman"/>
          <w:sz w:val="24"/>
          <w:szCs w:val="24"/>
          <w:lang w:val="en-US"/>
        </w:rPr>
        <w:t>network of relationships</w:t>
      </w:r>
      <w:r w:rsidRPr="002B2313">
        <w:rPr>
          <w:rFonts w:ascii="Times New Roman" w:eastAsia="Times New Roman" w:hAnsi="Times New Roman" w:cs="Times New Roman"/>
          <w:sz w:val="24"/>
          <w:szCs w:val="24"/>
          <w:lang w:val="en-US"/>
        </w:rPr>
        <w:t xml:space="preserve"> </w:t>
      </w:r>
      <w:r w:rsidR="00920E82" w:rsidRPr="002B2313">
        <w:rPr>
          <w:rFonts w:ascii="Times New Roman" w:eastAsia="Times New Roman" w:hAnsi="Times New Roman" w:cs="Times New Roman"/>
          <w:sz w:val="24"/>
          <w:szCs w:val="24"/>
          <w:lang w:val="en-US"/>
        </w:rPr>
        <w:t>among</w:t>
      </w:r>
      <w:r w:rsidRPr="002B2313">
        <w:rPr>
          <w:rFonts w:ascii="Times New Roman" w:eastAsia="Times New Roman" w:hAnsi="Times New Roman" w:cs="Times New Roman"/>
          <w:sz w:val="24"/>
          <w:szCs w:val="24"/>
          <w:lang w:val="en-US"/>
        </w:rPr>
        <w:t xml:space="preserve"> the individuals in each dataset </w:t>
      </w:r>
      <w:r w:rsidR="008A619B" w:rsidRPr="002B2313">
        <w:rPr>
          <w:rFonts w:ascii="Times New Roman" w:eastAsia="Times New Roman" w:hAnsi="Times New Roman" w:cs="Times New Roman"/>
          <w:sz w:val="24"/>
          <w:szCs w:val="24"/>
          <w:lang w:val="en-US"/>
        </w:rPr>
        <w:t>and</w:t>
      </w:r>
      <w:r w:rsidR="00920E82" w:rsidRPr="002B2313">
        <w:rPr>
          <w:rFonts w:ascii="Times New Roman" w:eastAsia="Times New Roman" w:hAnsi="Times New Roman" w:cs="Times New Roman"/>
          <w:sz w:val="24"/>
          <w:szCs w:val="24"/>
          <w:lang w:val="en-US"/>
        </w:rPr>
        <w:t xml:space="preserve"> </w:t>
      </w:r>
      <w:r w:rsidR="008A619B" w:rsidRPr="002B2313">
        <w:rPr>
          <w:rFonts w:ascii="Times New Roman" w:eastAsia="Times New Roman" w:hAnsi="Times New Roman" w:cs="Times New Roman"/>
          <w:sz w:val="24"/>
          <w:szCs w:val="24"/>
          <w:lang w:val="en-US"/>
        </w:rPr>
        <w:t>examine</w:t>
      </w:r>
      <w:r w:rsidRPr="002B2313">
        <w:rPr>
          <w:rFonts w:ascii="Times New Roman" w:eastAsia="Times New Roman" w:hAnsi="Times New Roman" w:cs="Times New Roman"/>
          <w:sz w:val="24"/>
          <w:szCs w:val="24"/>
          <w:lang w:val="en-US"/>
        </w:rPr>
        <w:t xml:space="preserve"> their evolutionary relationships.</w:t>
      </w:r>
      <w:r w:rsidR="00920E82"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We plotted and compared the results </w:t>
      </w:r>
      <w:r w:rsidR="00920E82" w:rsidRPr="002B2313">
        <w:rPr>
          <w:rFonts w:ascii="Times New Roman" w:eastAsia="Times New Roman" w:hAnsi="Times New Roman" w:cs="Times New Roman"/>
          <w:sz w:val="24"/>
          <w:szCs w:val="24"/>
          <w:lang w:val="en-US"/>
        </w:rPr>
        <w:t>from</w:t>
      </w:r>
      <w:r w:rsidRPr="002B2313">
        <w:rPr>
          <w:rFonts w:ascii="Times New Roman" w:eastAsia="Times New Roman" w:hAnsi="Times New Roman" w:cs="Times New Roman"/>
          <w:sz w:val="24"/>
          <w:szCs w:val="24"/>
          <w:lang w:val="en-US"/>
        </w:rPr>
        <w:t xml:space="preserve"> all datasets to </w:t>
      </w:r>
      <w:r w:rsidR="00920E82" w:rsidRPr="002B2313">
        <w:rPr>
          <w:rFonts w:ascii="Times New Roman" w:eastAsia="Times New Roman" w:hAnsi="Times New Roman" w:cs="Times New Roman"/>
          <w:sz w:val="24"/>
          <w:szCs w:val="24"/>
          <w:lang w:val="en-US"/>
        </w:rPr>
        <w:t>determine</w:t>
      </w:r>
      <w:r w:rsidRPr="002B2313">
        <w:rPr>
          <w:rFonts w:ascii="Times New Roman" w:eastAsia="Times New Roman" w:hAnsi="Times New Roman" w:cs="Times New Roman"/>
          <w:sz w:val="24"/>
          <w:szCs w:val="24"/>
          <w:lang w:val="en-US"/>
        </w:rPr>
        <w:t xml:space="preserve"> </w:t>
      </w:r>
      <w:r w:rsidR="00920E82" w:rsidRPr="002B2313">
        <w:rPr>
          <w:rFonts w:ascii="Times New Roman" w:eastAsia="Times New Roman" w:hAnsi="Times New Roman" w:cs="Times New Roman"/>
          <w:sz w:val="24"/>
          <w:szCs w:val="24"/>
          <w:lang w:val="en-US"/>
        </w:rPr>
        <w:t>whether</w:t>
      </w:r>
      <w:r w:rsidRPr="002B2313">
        <w:rPr>
          <w:rFonts w:ascii="Times New Roman" w:eastAsia="Times New Roman" w:hAnsi="Times New Roman" w:cs="Times New Roman"/>
          <w:sz w:val="24"/>
          <w:szCs w:val="24"/>
          <w:lang w:val="en-US"/>
        </w:rPr>
        <w:t xml:space="preserve"> the </w:t>
      </w:r>
      <w:r w:rsidR="00920E82" w:rsidRPr="002B2313">
        <w:rPr>
          <w:rFonts w:ascii="Times New Roman" w:eastAsia="Times New Roman" w:hAnsi="Times New Roman" w:cs="Times New Roman"/>
          <w:sz w:val="24"/>
          <w:szCs w:val="24"/>
          <w:lang w:val="en-US"/>
        </w:rPr>
        <w:t xml:space="preserve">choice of </w:t>
      </w:r>
      <w:r w:rsidRPr="002B2313">
        <w:rPr>
          <w:rFonts w:ascii="Times New Roman" w:eastAsia="Times New Roman" w:hAnsi="Times New Roman" w:cs="Times New Roman"/>
          <w:sz w:val="24"/>
          <w:szCs w:val="24"/>
          <w:lang w:val="en-US"/>
        </w:rPr>
        <w:t xml:space="preserve">genome reference impacts the </w:t>
      </w:r>
      <w:r w:rsidR="00920E82" w:rsidRPr="002B2313">
        <w:rPr>
          <w:rFonts w:ascii="Times New Roman" w:eastAsia="Times New Roman" w:hAnsi="Times New Roman" w:cs="Times New Roman"/>
          <w:sz w:val="24"/>
          <w:szCs w:val="24"/>
          <w:lang w:val="en-US"/>
        </w:rPr>
        <w:t>primary</w:t>
      </w:r>
      <w:r w:rsidRPr="002B2313">
        <w:rPr>
          <w:rFonts w:ascii="Times New Roman" w:eastAsia="Times New Roman" w:hAnsi="Times New Roman" w:cs="Times New Roman"/>
          <w:sz w:val="24"/>
          <w:szCs w:val="24"/>
          <w:lang w:val="en-US"/>
        </w:rPr>
        <w:t xml:space="preserve"> evolutionary interpretation of the data.</w:t>
      </w:r>
    </w:p>
    <w:p w14:paraId="3B8B4E77" w14:textId="77777777" w:rsidR="00F618AB" w:rsidRPr="002B2313" w:rsidRDefault="00F618AB" w:rsidP="00F618AB">
      <w:pPr>
        <w:pStyle w:val="Heading1"/>
        <w:keepNext w:val="0"/>
        <w:keepLines w:val="0"/>
        <w:widowControl w:val="0"/>
        <w:spacing w:before="0" w:after="0" w:line="480" w:lineRule="auto"/>
        <w:rPr>
          <w:rFonts w:ascii="Times New Roman" w:hAnsi="Times New Roman" w:cs="Times New Roman"/>
          <w:b/>
          <w:bCs/>
          <w:sz w:val="24"/>
          <w:szCs w:val="24"/>
          <w:lang w:val="en-US"/>
        </w:rPr>
      </w:pPr>
      <w:bookmarkStart w:id="159" w:name="_1lj3u473thbv" w:colFirst="0" w:colLast="0"/>
      <w:bookmarkEnd w:id="159"/>
    </w:p>
    <w:p w14:paraId="5D1B0930" w14:textId="6256EB3C" w:rsidR="00E00628" w:rsidRPr="002B2313" w:rsidRDefault="00E00628" w:rsidP="00F618AB">
      <w:pPr>
        <w:pStyle w:val="Heading1"/>
        <w:keepNext w:val="0"/>
        <w:keepLines w:val="0"/>
        <w:widowControl w:val="0"/>
        <w:spacing w:before="0" w:after="0"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Results</w:t>
      </w:r>
    </w:p>
    <w:p w14:paraId="0D79BC8E" w14:textId="77777777" w:rsidR="000C0CB8" w:rsidRPr="002B2313" w:rsidRDefault="000C0CB8" w:rsidP="00484A7F">
      <w:pPr>
        <w:pStyle w:val="Heading2"/>
        <w:keepNext w:val="0"/>
        <w:keepLines w:val="0"/>
        <w:spacing w:before="0" w:after="0"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Number of Reads per Individual</w:t>
      </w:r>
    </w:p>
    <w:p w14:paraId="3BCD4E2E" w14:textId="3DD5A615" w:rsidR="000C0CB8" w:rsidRPr="00CF3E01" w:rsidRDefault="000C0CB8" w:rsidP="00484A7F">
      <w:pPr>
        <w:pStyle w:val="Heading2"/>
        <w:keepNext w:val="0"/>
        <w:keepLines w:val="0"/>
        <w:spacing w:before="0" w:after="0"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 xml:space="preserve">Across the subsampled datasets, we observed variation in the absolute values of genetic diversity indices. Lower read counts generally resulted in reduced estimates of genetic diversity and higher variance among replicates. However, despite these quantitative differences, the overall patterns and relative comparisons among populations remained consistent across the different subsampling </w:t>
      </w:r>
      <w:r w:rsidRPr="00CF3E01">
        <w:rPr>
          <w:rFonts w:ascii="Times New Roman" w:hAnsi="Times New Roman" w:cs="Times New Roman"/>
          <w:sz w:val="24"/>
          <w:szCs w:val="24"/>
          <w:lang w:val="en-US"/>
        </w:rPr>
        <w:t>schemes (</w:t>
      </w:r>
      <w:r w:rsidRPr="00CF3E01">
        <w:rPr>
          <w:rFonts w:ascii="Times New Roman" w:hAnsi="Times New Roman" w:cs="Times New Roman"/>
          <w:sz w:val="24"/>
          <w:szCs w:val="24"/>
          <w:lang w:val="en-US"/>
          <w:rPrChange w:id="160" w:author="Luana Soares" w:date="2025-05-06T19:42:00Z">
            <w:rPr>
              <w:rFonts w:ascii="Times New Roman" w:hAnsi="Times New Roman" w:cs="Times New Roman"/>
              <w:sz w:val="24"/>
              <w:szCs w:val="24"/>
              <w:highlight w:val="green"/>
              <w:lang w:val="en-US"/>
            </w:rPr>
          </w:rPrChange>
        </w:rPr>
        <w:t xml:space="preserve">Figure </w:t>
      </w:r>
      <w:ins w:id="161" w:author="Luana Soares" w:date="2025-05-06T19:34:00Z">
        <w:r w:rsidR="002B2313" w:rsidRPr="00CF3E01">
          <w:rPr>
            <w:rFonts w:ascii="Times New Roman" w:hAnsi="Times New Roman" w:cs="Times New Roman"/>
            <w:sz w:val="24"/>
            <w:szCs w:val="24"/>
            <w:lang w:val="en-US"/>
            <w:rPrChange w:id="162" w:author="Luana Soares" w:date="2025-05-06T19:42:00Z">
              <w:rPr>
                <w:rFonts w:ascii="Times New Roman" w:hAnsi="Times New Roman" w:cs="Times New Roman"/>
                <w:sz w:val="24"/>
                <w:szCs w:val="24"/>
                <w:highlight w:val="green"/>
                <w:lang w:val="en-US"/>
              </w:rPr>
            </w:rPrChange>
          </w:rPr>
          <w:t>S1</w:t>
        </w:r>
      </w:ins>
      <w:del w:id="163" w:author="Luana Soares" w:date="2025-05-06T19:34:00Z">
        <w:r w:rsidR="006731D5" w:rsidRPr="00CF3E01" w:rsidDel="002B2313">
          <w:rPr>
            <w:rFonts w:ascii="Times New Roman" w:hAnsi="Times New Roman" w:cs="Times New Roman"/>
            <w:sz w:val="24"/>
            <w:szCs w:val="24"/>
            <w:lang w:val="en-US"/>
            <w:rPrChange w:id="164" w:author="Luana Soares" w:date="2025-05-06T19:42:00Z">
              <w:rPr>
                <w:rFonts w:ascii="Times New Roman" w:hAnsi="Times New Roman" w:cs="Times New Roman"/>
                <w:sz w:val="24"/>
                <w:szCs w:val="24"/>
                <w:highlight w:val="green"/>
                <w:lang w:val="en-US"/>
              </w:rPr>
            </w:rPrChange>
          </w:rPr>
          <w:delText>3</w:delText>
        </w:r>
      </w:del>
      <w:r w:rsidRPr="00CF3E01">
        <w:rPr>
          <w:rFonts w:ascii="Times New Roman" w:hAnsi="Times New Roman" w:cs="Times New Roman"/>
          <w:sz w:val="24"/>
          <w:szCs w:val="24"/>
          <w:lang w:val="en-US"/>
        </w:rPr>
        <w:t>). These results suggest that while sequencing depth influences the precision of diversity estimates, the general interpretation of population structure and diversity patterns is robust to moderate reductions in genome coverage.</w:t>
      </w:r>
    </w:p>
    <w:p w14:paraId="3CB2D666" w14:textId="77777777" w:rsidR="000C0CB8" w:rsidRPr="00CF3E01" w:rsidRDefault="000C0CB8" w:rsidP="00484A7F">
      <w:pPr>
        <w:pStyle w:val="Heading2"/>
        <w:keepNext w:val="0"/>
        <w:keepLines w:val="0"/>
        <w:spacing w:before="0" w:after="0" w:line="480" w:lineRule="auto"/>
        <w:rPr>
          <w:rFonts w:ascii="Times New Roman" w:hAnsi="Times New Roman" w:cs="Times New Roman"/>
          <w:i/>
          <w:iCs/>
          <w:sz w:val="24"/>
          <w:szCs w:val="24"/>
          <w:lang w:val="en-US"/>
        </w:rPr>
      </w:pPr>
    </w:p>
    <w:p w14:paraId="5EE327AF" w14:textId="28BB838F" w:rsidR="00484A7F" w:rsidRPr="00CF3E01" w:rsidRDefault="00484A7F" w:rsidP="00484A7F">
      <w:pPr>
        <w:pStyle w:val="Heading2"/>
        <w:keepNext w:val="0"/>
        <w:keepLines w:val="0"/>
        <w:spacing w:before="0" w:after="0" w:line="480" w:lineRule="auto"/>
        <w:rPr>
          <w:rFonts w:ascii="Times New Roman" w:hAnsi="Times New Roman" w:cs="Times New Roman"/>
          <w:i/>
          <w:iCs/>
          <w:sz w:val="24"/>
          <w:szCs w:val="24"/>
          <w:lang w:val="en-US"/>
        </w:rPr>
      </w:pPr>
      <w:r w:rsidRPr="00CF3E01">
        <w:rPr>
          <w:rFonts w:ascii="Times New Roman" w:hAnsi="Times New Roman" w:cs="Times New Roman"/>
          <w:i/>
          <w:iCs/>
          <w:sz w:val="24"/>
          <w:szCs w:val="24"/>
          <w:lang w:val="en-US"/>
        </w:rPr>
        <w:t>Mapping rates</w:t>
      </w:r>
    </w:p>
    <w:p w14:paraId="713C6D32" w14:textId="053B5368" w:rsidR="00E00628" w:rsidRPr="002B2313" w:rsidRDefault="00484A7F" w:rsidP="00731FBD">
      <w:pPr>
        <w:spacing w:line="480" w:lineRule="auto"/>
        <w:rPr>
          <w:rFonts w:ascii="Times New Roman" w:eastAsia="Times New Roman" w:hAnsi="Times New Roman" w:cs="Times New Roman"/>
          <w:iCs/>
          <w:sz w:val="24"/>
          <w:szCs w:val="24"/>
          <w:lang w:val="en-US"/>
        </w:rPr>
      </w:pPr>
      <w:r w:rsidRPr="00CF3E01">
        <w:rPr>
          <w:rFonts w:ascii="Times New Roman" w:eastAsia="Times New Roman" w:hAnsi="Times New Roman" w:cs="Times New Roman"/>
          <w:sz w:val="24"/>
          <w:szCs w:val="24"/>
          <w:lang w:val="en-US"/>
        </w:rPr>
        <w:t>The mapping rates were positively correlated with the phylogenetic proximity between the dataset and the reference genome (</w:t>
      </w:r>
      <w:del w:id="165" w:author="Luana Soares" w:date="2025-05-06T19:26:00Z">
        <w:r w:rsidRPr="00CF3E01" w:rsidDel="002B2313">
          <w:rPr>
            <w:rFonts w:ascii="Times New Roman" w:eastAsia="Times New Roman" w:hAnsi="Times New Roman" w:cs="Times New Roman"/>
            <w:sz w:val="24"/>
            <w:szCs w:val="24"/>
            <w:lang w:val="en-US"/>
            <w:rPrChange w:id="166" w:author="Luana Soares" w:date="2025-05-06T19:42:00Z">
              <w:rPr>
                <w:rFonts w:ascii="Times New Roman" w:eastAsia="Times New Roman" w:hAnsi="Times New Roman" w:cs="Times New Roman"/>
                <w:sz w:val="24"/>
                <w:szCs w:val="24"/>
                <w:highlight w:val="green"/>
                <w:lang w:val="en-US"/>
              </w:rPr>
            </w:rPrChange>
          </w:rPr>
          <w:delText xml:space="preserve">Figure </w:delText>
        </w:r>
        <w:r w:rsidR="006731D5" w:rsidRPr="00CF3E01" w:rsidDel="002B2313">
          <w:rPr>
            <w:rFonts w:ascii="Times New Roman" w:eastAsia="Times New Roman" w:hAnsi="Times New Roman" w:cs="Times New Roman"/>
            <w:sz w:val="24"/>
            <w:szCs w:val="24"/>
            <w:lang w:val="en-US"/>
            <w:rPrChange w:id="167" w:author="Luana Soares" w:date="2025-05-06T19:42:00Z">
              <w:rPr>
                <w:rFonts w:ascii="Times New Roman" w:eastAsia="Times New Roman" w:hAnsi="Times New Roman" w:cs="Times New Roman"/>
                <w:sz w:val="24"/>
                <w:szCs w:val="24"/>
                <w:highlight w:val="green"/>
                <w:lang w:val="en-US"/>
              </w:rPr>
            </w:rPrChange>
          </w:rPr>
          <w:delText>4</w:delText>
        </w:r>
      </w:del>
      <w:ins w:id="168" w:author="Luana Soares" w:date="2025-05-06T19:26:00Z">
        <w:r w:rsidR="002B2313" w:rsidRPr="00CF3E01">
          <w:rPr>
            <w:rFonts w:ascii="Times New Roman" w:eastAsia="Times New Roman" w:hAnsi="Times New Roman" w:cs="Times New Roman"/>
            <w:sz w:val="24"/>
            <w:szCs w:val="24"/>
            <w:lang w:val="en-US"/>
            <w:rPrChange w:id="169" w:author="Luana Soares" w:date="2025-05-06T19:42:00Z">
              <w:rPr>
                <w:rFonts w:ascii="Times New Roman" w:eastAsia="Times New Roman" w:hAnsi="Times New Roman" w:cs="Times New Roman"/>
                <w:sz w:val="24"/>
                <w:szCs w:val="24"/>
                <w:highlight w:val="green"/>
                <w:lang w:val="en-US"/>
              </w:rPr>
            </w:rPrChange>
          </w:rPr>
          <w:t>Figure 3</w:t>
        </w:r>
      </w:ins>
      <w:r w:rsidRPr="00CF3E01">
        <w:rPr>
          <w:rFonts w:ascii="Times New Roman" w:eastAsia="Times New Roman" w:hAnsi="Times New Roman" w:cs="Times New Roman"/>
          <w:sz w:val="24"/>
          <w:szCs w:val="24"/>
          <w:lang w:val="en-US"/>
        </w:rPr>
        <w:t xml:space="preserve">). </w:t>
      </w:r>
      <w:ins w:id="170" w:author="Luana Soares" w:date="2025-05-06T16:42:00Z">
        <w:r w:rsidR="002458A3" w:rsidRPr="00CF3E01">
          <w:rPr>
            <w:rFonts w:ascii="Times New Roman" w:eastAsia="Times New Roman" w:hAnsi="Times New Roman" w:cs="Times New Roman"/>
            <w:sz w:val="24"/>
            <w:szCs w:val="24"/>
            <w:lang w:val="en-US"/>
          </w:rPr>
          <w:t xml:space="preserve">In the </w:t>
        </w:r>
      </w:ins>
      <w:del w:id="171" w:author="Luana Soares" w:date="2025-05-06T16:42:00Z">
        <w:r w:rsidR="00F82ECC" w:rsidRPr="00CF3E01" w:rsidDel="002458A3">
          <w:rPr>
            <w:rFonts w:ascii="Times New Roman" w:eastAsia="Times New Roman" w:hAnsi="Times New Roman" w:cs="Times New Roman"/>
            <w:sz w:val="24"/>
            <w:szCs w:val="24"/>
            <w:lang w:val="en-US"/>
          </w:rPr>
          <w:delText xml:space="preserve">Using </w:delText>
        </w:r>
      </w:del>
      <w:r w:rsidR="00F82ECC" w:rsidRPr="00CF3E01">
        <w:rPr>
          <w:rFonts w:ascii="Times New Roman" w:eastAsia="Times New Roman" w:hAnsi="Times New Roman" w:cs="Times New Roman"/>
          <w:i/>
          <w:iCs/>
          <w:sz w:val="24"/>
          <w:szCs w:val="24"/>
          <w:lang w:val="en-US"/>
        </w:rPr>
        <w:t>Petunia</w:t>
      </w:r>
      <w:r w:rsidR="00F82ECC" w:rsidRPr="00CF3E01">
        <w:rPr>
          <w:rFonts w:ascii="Times New Roman" w:eastAsia="Times New Roman" w:hAnsi="Times New Roman" w:cs="Times New Roman"/>
          <w:sz w:val="24"/>
          <w:szCs w:val="24"/>
          <w:lang w:val="en-US"/>
        </w:rPr>
        <w:t xml:space="preserve"> </w:t>
      </w:r>
      <w:del w:id="172" w:author="Luana Soares" w:date="2025-05-06T16:42:00Z">
        <w:r w:rsidR="00F82ECC" w:rsidRPr="00CF3E01" w:rsidDel="002458A3">
          <w:rPr>
            <w:rFonts w:ascii="Times New Roman" w:eastAsia="Times New Roman" w:hAnsi="Times New Roman" w:cs="Times New Roman"/>
            <w:sz w:val="24"/>
            <w:szCs w:val="24"/>
            <w:lang w:val="en-US"/>
          </w:rPr>
          <w:delText>reference genomes</w:delText>
        </w:r>
      </w:del>
      <w:ins w:id="173" w:author="Luana Soares" w:date="2025-05-06T16:42:00Z">
        <w:r w:rsidR="002458A3" w:rsidRPr="00CF3E01">
          <w:rPr>
            <w:rFonts w:ascii="Times New Roman" w:eastAsia="Times New Roman" w:hAnsi="Times New Roman" w:cs="Times New Roman"/>
            <w:sz w:val="24"/>
            <w:szCs w:val="24"/>
            <w:lang w:val="en-US"/>
          </w:rPr>
          <w:t>datasets (POP and INTRA</w:t>
        </w:r>
      </w:ins>
      <w:ins w:id="174" w:author="Luana Soares" w:date="2025-05-06T16:43:00Z">
        <w:r w:rsidR="002458A3" w:rsidRPr="00CF3E01">
          <w:rPr>
            <w:rFonts w:ascii="Times New Roman" w:eastAsia="Times New Roman" w:hAnsi="Times New Roman" w:cs="Times New Roman"/>
            <w:sz w:val="24"/>
            <w:szCs w:val="24"/>
            <w:lang w:val="en-US"/>
          </w:rPr>
          <w:t>-P4)</w:t>
        </w:r>
      </w:ins>
      <w:r w:rsidR="00F82ECC" w:rsidRPr="00CF3E01">
        <w:rPr>
          <w:rFonts w:ascii="Times New Roman" w:eastAsia="Times New Roman" w:hAnsi="Times New Roman" w:cs="Times New Roman"/>
          <w:sz w:val="24"/>
          <w:szCs w:val="24"/>
          <w:lang w:val="en-US"/>
        </w:rPr>
        <w:t>, t</w:t>
      </w:r>
      <w:r w:rsidR="00E00628" w:rsidRPr="00CF3E01">
        <w:rPr>
          <w:rFonts w:ascii="Times New Roman" w:eastAsia="Times New Roman" w:hAnsi="Times New Roman" w:cs="Times New Roman"/>
          <w:sz w:val="24"/>
          <w:szCs w:val="24"/>
          <w:lang w:val="en-US"/>
        </w:rPr>
        <w:t xml:space="preserve">he mapping </w:t>
      </w:r>
      <w:r w:rsidR="00945881" w:rsidRPr="00CF3E01">
        <w:rPr>
          <w:rFonts w:ascii="Times New Roman" w:eastAsia="Times New Roman" w:hAnsi="Times New Roman" w:cs="Times New Roman"/>
          <w:sz w:val="24"/>
          <w:szCs w:val="24"/>
          <w:lang w:val="en-US"/>
        </w:rPr>
        <w:t>rates</w:t>
      </w:r>
      <w:r w:rsidR="00E00628" w:rsidRPr="00CF3E01">
        <w:rPr>
          <w:rFonts w:ascii="Times New Roman" w:eastAsia="Times New Roman" w:hAnsi="Times New Roman" w:cs="Times New Roman"/>
          <w:sz w:val="24"/>
          <w:szCs w:val="24"/>
          <w:lang w:val="en-US"/>
        </w:rPr>
        <w:t xml:space="preserve"> </w:t>
      </w:r>
      <w:r w:rsidR="00945881" w:rsidRPr="00CF3E01">
        <w:rPr>
          <w:rFonts w:ascii="Times New Roman" w:eastAsia="Times New Roman" w:hAnsi="Times New Roman" w:cs="Times New Roman"/>
          <w:sz w:val="24"/>
          <w:szCs w:val="24"/>
          <w:lang w:val="en-US"/>
        </w:rPr>
        <w:t>were</w:t>
      </w:r>
      <w:r w:rsidR="00E00628" w:rsidRPr="00CF3E01">
        <w:rPr>
          <w:rFonts w:ascii="Times New Roman" w:eastAsia="Times New Roman" w:hAnsi="Times New Roman" w:cs="Times New Roman"/>
          <w:sz w:val="24"/>
          <w:szCs w:val="24"/>
          <w:lang w:val="en-US"/>
        </w:rPr>
        <w:t xml:space="preserve"> similar </w:t>
      </w:r>
      <w:r w:rsidRPr="00CF3E01">
        <w:rPr>
          <w:rFonts w:ascii="Times New Roman" w:eastAsia="Times New Roman" w:hAnsi="Times New Roman" w:cs="Times New Roman"/>
          <w:sz w:val="24"/>
          <w:szCs w:val="24"/>
          <w:lang w:val="en-US"/>
        </w:rPr>
        <w:t>for</w:t>
      </w:r>
      <w:r w:rsidR="00F82ECC" w:rsidRPr="00CF3E01">
        <w:rPr>
          <w:rFonts w:ascii="Times New Roman" w:eastAsia="Times New Roman" w:hAnsi="Times New Roman" w:cs="Times New Roman"/>
          <w:sz w:val="24"/>
          <w:szCs w:val="24"/>
          <w:lang w:val="en-US"/>
        </w:rPr>
        <w:t xml:space="preserve"> </w:t>
      </w:r>
      <w:r w:rsidR="00E00628" w:rsidRPr="00CF3E01">
        <w:rPr>
          <w:rFonts w:ascii="Times New Roman" w:eastAsia="Times New Roman" w:hAnsi="Times New Roman" w:cs="Times New Roman"/>
          <w:i/>
          <w:sz w:val="24"/>
          <w:szCs w:val="24"/>
          <w:lang w:val="en-US"/>
        </w:rPr>
        <w:t>P. axillaris</w:t>
      </w:r>
      <w:r w:rsidR="00E00628" w:rsidRPr="00CF3E01">
        <w:rPr>
          <w:rFonts w:ascii="Times New Roman" w:eastAsia="Times New Roman" w:hAnsi="Times New Roman" w:cs="Times New Roman"/>
          <w:sz w:val="24"/>
          <w:szCs w:val="24"/>
          <w:lang w:val="en-US"/>
        </w:rPr>
        <w:t xml:space="preserve"> I, </w:t>
      </w:r>
      <w:r w:rsidR="00E00628" w:rsidRPr="00CF3E01">
        <w:rPr>
          <w:rFonts w:ascii="Times New Roman" w:eastAsia="Times New Roman" w:hAnsi="Times New Roman" w:cs="Times New Roman"/>
          <w:i/>
          <w:sz w:val="24"/>
          <w:szCs w:val="24"/>
          <w:lang w:val="en-US"/>
        </w:rPr>
        <w:t>P. axillaris</w:t>
      </w:r>
      <w:r w:rsidR="00E00628" w:rsidRPr="00CF3E01">
        <w:rPr>
          <w:rFonts w:ascii="Times New Roman" w:eastAsia="Times New Roman" w:hAnsi="Times New Roman" w:cs="Times New Roman"/>
          <w:sz w:val="24"/>
          <w:szCs w:val="24"/>
          <w:lang w:val="en-US"/>
        </w:rPr>
        <w:t xml:space="preserve"> II, and </w:t>
      </w:r>
      <w:r w:rsidR="00E00628" w:rsidRPr="00CF3E01">
        <w:rPr>
          <w:rFonts w:ascii="Times New Roman" w:eastAsia="Times New Roman" w:hAnsi="Times New Roman" w:cs="Times New Roman"/>
          <w:i/>
          <w:sz w:val="24"/>
          <w:szCs w:val="24"/>
          <w:lang w:val="en-US"/>
        </w:rPr>
        <w:t xml:space="preserve">P. secreta </w:t>
      </w:r>
      <w:r w:rsidR="00E00628" w:rsidRPr="00CF3E01">
        <w:rPr>
          <w:rFonts w:ascii="Times New Roman" w:eastAsia="Times New Roman" w:hAnsi="Times New Roman" w:cs="Times New Roman"/>
          <w:sz w:val="24"/>
          <w:szCs w:val="24"/>
          <w:lang w:val="en-US"/>
        </w:rPr>
        <w:t xml:space="preserve">genomes, </w:t>
      </w:r>
      <w:r w:rsidR="00945881" w:rsidRPr="00CF3E01">
        <w:rPr>
          <w:rFonts w:ascii="Times New Roman" w:eastAsia="Times New Roman" w:hAnsi="Times New Roman" w:cs="Times New Roman"/>
          <w:sz w:val="24"/>
          <w:szCs w:val="24"/>
          <w:lang w:val="en-US"/>
        </w:rPr>
        <w:t>wh</w:t>
      </w:r>
      <w:r w:rsidRPr="00CF3E01">
        <w:rPr>
          <w:rFonts w:ascii="Times New Roman" w:eastAsia="Times New Roman" w:hAnsi="Times New Roman" w:cs="Times New Roman"/>
          <w:sz w:val="24"/>
          <w:szCs w:val="24"/>
          <w:lang w:val="en-US"/>
        </w:rPr>
        <w:t>ile</w:t>
      </w:r>
      <w:r w:rsidR="00E00628" w:rsidRPr="00CF3E01">
        <w:rPr>
          <w:rFonts w:ascii="Times New Roman" w:eastAsia="Times New Roman" w:hAnsi="Times New Roman" w:cs="Times New Roman"/>
          <w:sz w:val="24"/>
          <w:szCs w:val="24"/>
          <w:lang w:val="en-US"/>
        </w:rPr>
        <w:t xml:space="preserve"> mapping </w:t>
      </w:r>
      <w:r w:rsidR="00945881" w:rsidRPr="00CF3E01">
        <w:rPr>
          <w:rFonts w:ascii="Times New Roman" w:eastAsia="Times New Roman" w:hAnsi="Times New Roman" w:cs="Times New Roman"/>
          <w:sz w:val="24"/>
          <w:szCs w:val="24"/>
          <w:lang w:val="en-US"/>
        </w:rPr>
        <w:t xml:space="preserve">against the </w:t>
      </w:r>
      <w:r w:rsidR="00E00628" w:rsidRPr="00CF3E01">
        <w:rPr>
          <w:rFonts w:ascii="Times New Roman" w:eastAsia="Times New Roman" w:hAnsi="Times New Roman" w:cs="Times New Roman"/>
          <w:i/>
          <w:sz w:val="24"/>
          <w:szCs w:val="24"/>
          <w:lang w:val="en-US"/>
        </w:rPr>
        <w:t>P. inflata</w:t>
      </w:r>
      <w:r w:rsidR="00E00628" w:rsidRPr="00CF3E01">
        <w:rPr>
          <w:rFonts w:ascii="Times New Roman" w:eastAsia="Times New Roman" w:hAnsi="Times New Roman" w:cs="Times New Roman"/>
          <w:sz w:val="24"/>
          <w:szCs w:val="24"/>
          <w:lang w:val="en-US"/>
        </w:rPr>
        <w:t xml:space="preserve"> genome </w:t>
      </w:r>
      <w:r w:rsidRPr="00CF3E01">
        <w:rPr>
          <w:rFonts w:ascii="Times New Roman" w:eastAsia="Times New Roman" w:hAnsi="Times New Roman" w:cs="Times New Roman"/>
          <w:sz w:val="24"/>
          <w:szCs w:val="24"/>
          <w:lang w:val="en-US"/>
        </w:rPr>
        <w:t>resulted in</w:t>
      </w:r>
      <w:r w:rsidR="00E00628" w:rsidRPr="00CF3E01">
        <w:rPr>
          <w:rFonts w:ascii="Times New Roman" w:eastAsia="Times New Roman" w:hAnsi="Times New Roman" w:cs="Times New Roman"/>
          <w:sz w:val="24"/>
          <w:szCs w:val="24"/>
          <w:lang w:val="en-US"/>
        </w:rPr>
        <w:t xml:space="preserve"> a slightly higher average</w:t>
      </w:r>
      <w:r w:rsidR="00945881" w:rsidRPr="00CF3E01">
        <w:rPr>
          <w:rFonts w:ascii="Times New Roman" w:eastAsia="Times New Roman" w:hAnsi="Times New Roman" w:cs="Times New Roman"/>
          <w:sz w:val="24"/>
          <w:szCs w:val="24"/>
          <w:lang w:val="en-US"/>
        </w:rPr>
        <w:t xml:space="preserve"> (</w:t>
      </w:r>
      <w:r w:rsidR="00945881" w:rsidRPr="00CF3E01">
        <w:rPr>
          <w:rFonts w:ascii="Times New Roman" w:eastAsia="Times New Roman" w:hAnsi="Times New Roman" w:cs="Times New Roman"/>
          <w:sz w:val="24"/>
          <w:szCs w:val="24"/>
          <w:lang w:val="en-US"/>
          <w:rPrChange w:id="175" w:author="Luana Soares" w:date="2025-05-06T19:42:00Z">
            <w:rPr>
              <w:rFonts w:ascii="Times New Roman" w:eastAsia="Times New Roman" w:hAnsi="Times New Roman" w:cs="Times New Roman"/>
              <w:sz w:val="24"/>
              <w:szCs w:val="24"/>
              <w:highlight w:val="green"/>
              <w:lang w:val="en-US"/>
            </w:rPr>
          </w:rPrChange>
        </w:rPr>
        <w:t xml:space="preserve">Table </w:t>
      </w:r>
      <w:r w:rsidRPr="00CF3E01">
        <w:rPr>
          <w:rFonts w:ascii="Times New Roman" w:eastAsia="Times New Roman" w:hAnsi="Times New Roman" w:cs="Times New Roman"/>
          <w:sz w:val="24"/>
          <w:szCs w:val="24"/>
          <w:lang w:val="en-US"/>
          <w:rPrChange w:id="176" w:author="Luana Soares" w:date="2025-05-06T19:42:00Z">
            <w:rPr>
              <w:rFonts w:ascii="Times New Roman" w:eastAsia="Times New Roman" w:hAnsi="Times New Roman" w:cs="Times New Roman"/>
              <w:sz w:val="24"/>
              <w:szCs w:val="24"/>
              <w:highlight w:val="green"/>
              <w:lang w:val="en-US"/>
            </w:rPr>
          </w:rPrChange>
        </w:rPr>
        <w:t>1</w:t>
      </w:r>
      <w:r w:rsidR="00945881" w:rsidRPr="00CF3E01">
        <w:rPr>
          <w:rFonts w:ascii="Times New Roman" w:eastAsia="Times New Roman" w:hAnsi="Times New Roman" w:cs="Times New Roman"/>
          <w:sz w:val="24"/>
          <w:szCs w:val="24"/>
          <w:lang w:val="en-US"/>
        </w:rPr>
        <w:t>)</w:t>
      </w:r>
      <w:r w:rsidR="008A619B" w:rsidRPr="00CF3E01">
        <w:rPr>
          <w:rFonts w:ascii="Times New Roman" w:eastAsia="Times New Roman" w:hAnsi="Times New Roman" w:cs="Times New Roman"/>
          <w:sz w:val="24"/>
          <w:szCs w:val="24"/>
          <w:lang w:val="en-US"/>
        </w:rPr>
        <w:t>.</w:t>
      </w:r>
      <w:r w:rsidR="008A619B"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When referenc</w:t>
      </w:r>
      <w:r w:rsidR="00F82ECC" w:rsidRPr="002B2313">
        <w:rPr>
          <w:rFonts w:ascii="Times New Roman" w:eastAsia="Times New Roman" w:hAnsi="Times New Roman" w:cs="Times New Roman"/>
          <w:sz w:val="24"/>
          <w:szCs w:val="24"/>
          <w:lang w:val="en-US"/>
        </w:rPr>
        <w:t xml:space="preserve">ing </w:t>
      </w:r>
      <w:r w:rsidR="00F82ECC" w:rsidRPr="002B2313">
        <w:rPr>
          <w:rFonts w:ascii="Times New Roman" w:eastAsia="Times New Roman" w:hAnsi="Times New Roman" w:cs="Times New Roman"/>
          <w:i/>
          <w:iCs/>
          <w:sz w:val="24"/>
          <w:szCs w:val="24"/>
          <w:lang w:val="en-US"/>
        </w:rPr>
        <w:t>Nicotiana</w:t>
      </w:r>
      <w:r w:rsidR="00F82ECC"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and </w:t>
      </w:r>
      <w:r w:rsidRPr="002B2313">
        <w:rPr>
          <w:rFonts w:ascii="Times New Roman" w:eastAsia="Times New Roman" w:hAnsi="Times New Roman" w:cs="Times New Roman"/>
          <w:i/>
          <w:iCs/>
          <w:sz w:val="24"/>
          <w:szCs w:val="24"/>
          <w:lang w:val="en-US"/>
        </w:rPr>
        <w:t>Solanum</w:t>
      </w:r>
      <w:r w:rsidR="00F82ECC" w:rsidRPr="002B2313">
        <w:rPr>
          <w:rFonts w:ascii="Times New Roman" w:eastAsia="Times New Roman" w:hAnsi="Times New Roman" w:cs="Times New Roman"/>
          <w:sz w:val="24"/>
          <w:szCs w:val="24"/>
          <w:lang w:val="en-US"/>
        </w:rPr>
        <w:t>, mapping rates were lower</w:t>
      </w:r>
      <w:r w:rsidRPr="002B2313">
        <w:rPr>
          <w:rFonts w:ascii="Times New Roman" w:eastAsia="Times New Roman" w:hAnsi="Times New Roman" w:cs="Times New Roman"/>
          <w:sz w:val="24"/>
          <w:szCs w:val="24"/>
          <w:lang w:val="en-US"/>
        </w:rPr>
        <w:t xml:space="preserve">, with </w:t>
      </w:r>
      <w:r w:rsidRPr="002B2313">
        <w:rPr>
          <w:rFonts w:ascii="Times New Roman" w:eastAsia="Times New Roman" w:hAnsi="Times New Roman" w:cs="Times New Roman"/>
          <w:i/>
          <w:iCs/>
          <w:sz w:val="24"/>
          <w:szCs w:val="24"/>
          <w:lang w:val="en-US"/>
        </w:rPr>
        <w:t>N. sylvestris</w:t>
      </w:r>
      <w:r w:rsidRPr="002B2313">
        <w:rPr>
          <w:rFonts w:ascii="Times New Roman" w:eastAsia="Times New Roman" w:hAnsi="Times New Roman" w:cs="Times New Roman"/>
          <w:sz w:val="24"/>
          <w:szCs w:val="24"/>
          <w:lang w:val="en-US"/>
        </w:rPr>
        <w:t xml:space="preserve"> exhibiting higher rates than </w:t>
      </w:r>
      <w:r w:rsidRPr="002B2313">
        <w:rPr>
          <w:rFonts w:ascii="Times New Roman" w:eastAsia="Times New Roman" w:hAnsi="Times New Roman" w:cs="Times New Roman"/>
          <w:i/>
          <w:iCs/>
          <w:sz w:val="24"/>
          <w:szCs w:val="24"/>
          <w:lang w:val="en-US"/>
        </w:rPr>
        <w:t>S.</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i/>
          <w:sz w:val="24"/>
          <w:szCs w:val="24"/>
          <w:lang w:val="en-US"/>
        </w:rPr>
        <w:t>habrochaites.</w:t>
      </w:r>
      <w:r w:rsidRPr="002B2313">
        <w:rPr>
          <w:rFonts w:ascii="Times New Roman" w:eastAsia="Times New Roman" w:hAnsi="Times New Roman" w:cs="Times New Roman"/>
          <w:iCs/>
          <w:sz w:val="24"/>
          <w:szCs w:val="24"/>
          <w:lang w:val="en-US"/>
        </w:rPr>
        <w:t xml:space="preserve"> INTER-C5 had the lowe</w:t>
      </w:r>
      <w:ins w:id="177" w:author="Luana Soares" w:date="2025-05-06T16:44:00Z">
        <w:r w:rsidR="002D7BE8" w:rsidRPr="002B2313">
          <w:rPr>
            <w:rFonts w:ascii="Times New Roman" w:eastAsia="Times New Roman" w:hAnsi="Times New Roman" w:cs="Times New Roman"/>
            <w:iCs/>
            <w:sz w:val="24"/>
            <w:szCs w:val="24"/>
            <w:lang w:val="en-US"/>
          </w:rPr>
          <w:t>r</w:t>
        </w:r>
      </w:ins>
      <w:del w:id="178" w:author="Luana Soares" w:date="2025-05-06T16:44:00Z">
        <w:r w:rsidRPr="002B2313" w:rsidDel="002D7BE8">
          <w:rPr>
            <w:rFonts w:ascii="Times New Roman" w:eastAsia="Times New Roman" w:hAnsi="Times New Roman" w:cs="Times New Roman"/>
            <w:iCs/>
            <w:sz w:val="24"/>
            <w:szCs w:val="24"/>
            <w:lang w:val="en-US"/>
          </w:rPr>
          <w:delText>st</w:delText>
        </w:r>
      </w:del>
      <w:r w:rsidRPr="002B2313">
        <w:rPr>
          <w:rFonts w:ascii="Times New Roman" w:eastAsia="Times New Roman" w:hAnsi="Times New Roman" w:cs="Times New Roman"/>
          <w:iCs/>
          <w:sz w:val="24"/>
          <w:szCs w:val="24"/>
          <w:lang w:val="en-US"/>
        </w:rPr>
        <w:t xml:space="preserve"> values when using </w:t>
      </w:r>
      <w:r w:rsidRPr="002B2313">
        <w:rPr>
          <w:rFonts w:ascii="Times New Roman" w:eastAsia="Times New Roman" w:hAnsi="Times New Roman" w:cs="Times New Roman"/>
          <w:i/>
          <w:sz w:val="24"/>
          <w:szCs w:val="24"/>
          <w:lang w:val="en-US"/>
        </w:rPr>
        <w:t>Petunia</w:t>
      </w:r>
      <w:r w:rsidRPr="002B2313">
        <w:rPr>
          <w:rFonts w:ascii="Times New Roman" w:eastAsia="Times New Roman" w:hAnsi="Times New Roman" w:cs="Times New Roman"/>
          <w:iCs/>
          <w:sz w:val="24"/>
          <w:szCs w:val="24"/>
          <w:lang w:val="en-US"/>
        </w:rPr>
        <w:t xml:space="preserve"> </w:t>
      </w:r>
      <w:r w:rsidRPr="002B2313">
        <w:rPr>
          <w:rFonts w:ascii="Times New Roman" w:eastAsia="Times New Roman" w:hAnsi="Times New Roman" w:cs="Times New Roman"/>
          <w:iCs/>
          <w:sz w:val="24"/>
          <w:szCs w:val="24"/>
          <w:lang w:val="en-US"/>
        </w:rPr>
        <w:lastRenderedPageBreak/>
        <w:t>genomes as a reference</w:t>
      </w:r>
      <w:del w:id="179" w:author="Luana Soares" w:date="2025-05-06T16:46:00Z">
        <w:r w:rsidRPr="002B2313" w:rsidDel="002D7BE8">
          <w:rPr>
            <w:rFonts w:ascii="Times New Roman" w:eastAsia="Times New Roman" w:hAnsi="Times New Roman" w:cs="Times New Roman"/>
            <w:iCs/>
            <w:sz w:val="24"/>
            <w:szCs w:val="24"/>
            <w:lang w:val="en-US"/>
          </w:rPr>
          <w:delText>,</w:delText>
        </w:r>
      </w:del>
      <w:r w:rsidRPr="002B2313">
        <w:rPr>
          <w:rFonts w:ascii="Times New Roman" w:eastAsia="Times New Roman" w:hAnsi="Times New Roman" w:cs="Times New Roman"/>
          <w:iCs/>
          <w:sz w:val="24"/>
          <w:szCs w:val="24"/>
          <w:lang w:val="en-US"/>
        </w:rPr>
        <w:t xml:space="preserve"> </w:t>
      </w:r>
      <w:ins w:id="180" w:author="Luana Soares" w:date="2025-05-06T16:46:00Z">
        <w:r w:rsidR="002D7BE8" w:rsidRPr="002B2313">
          <w:rPr>
            <w:rFonts w:ascii="Times New Roman" w:eastAsia="Times New Roman" w:hAnsi="Times New Roman" w:cs="Times New Roman"/>
            <w:iCs/>
            <w:sz w:val="24"/>
            <w:szCs w:val="24"/>
            <w:lang w:val="en-US"/>
          </w:rPr>
          <w:t>then POP and INTRA-P4</w:t>
        </w:r>
        <w:r w:rsidR="002D7BE8" w:rsidRPr="002B2313">
          <w:rPr>
            <w:rFonts w:ascii="Times New Roman" w:eastAsia="Times New Roman" w:hAnsi="Times New Roman" w:cs="Times New Roman"/>
            <w:iCs/>
            <w:sz w:val="24"/>
            <w:szCs w:val="24"/>
            <w:lang w:val="en-US"/>
          </w:rPr>
          <w:t>,</w:t>
        </w:r>
        <w:r w:rsidR="002D7BE8" w:rsidRPr="002B2313">
          <w:rPr>
            <w:rFonts w:ascii="Times New Roman" w:eastAsia="Times New Roman" w:hAnsi="Times New Roman" w:cs="Times New Roman"/>
            <w:iCs/>
            <w:sz w:val="24"/>
            <w:szCs w:val="24"/>
            <w:lang w:val="en-US"/>
          </w:rPr>
          <w:t xml:space="preserve"> </w:t>
        </w:r>
      </w:ins>
      <w:r w:rsidRPr="002B2313">
        <w:rPr>
          <w:rFonts w:ascii="Times New Roman" w:eastAsia="Times New Roman" w:hAnsi="Times New Roman" w:cs="Times New Roman"/>
          <w:iCs/>
          <w:sz w:val="24"/>
          <w:szCs w:val="24"/>
          <w:lang w:val="en-US"/>
        </w:rPr>
        <w:t xml:space="preserve">whereas it demonstrated </w:t>
      </w:r>
      <w:ins w:id="181" w:author="Luana Soares" w:date="2025-05-06T16:45:00Z">
        <w:r w:rsidR="002D7BE8" w:rsidRPr="002B2313">
          <w:rPr>
            <w:rFonts w:ascii="Times New Roman" w:eastAsia="Times New Roman" w:hAnsi="Times New Roman" w:cs="Times New Roman"/>
            <w:iCs/>
            <w:sz w:val="24"/>
            <w:szCs w:val="24"/>
            <w:lang w:val="en-US"/>
          </w:rPr>
          <w:t>slightly</w:t>
        </w:r>
        <w:r w:rsidR="002D7BE8" w:rsidRPr="002B2313">
          <w:rPr>
            <w:rFonts w:ascii="Times New Roman" w:eastAsia="Times New Roman" w:hAnsi="Times New Roman" w:cs="Times New Roman"/>
            <w:iCs/>
            <w:sz w:val="24"/>
            <w:szCs w:val="24"/>
            <w:lang w:val="en-US"/>
          </w:rPr>
          <w:t xml:space="preserve"> </w:t>
        </w:r>
      </w:ins>
      <w:r w:rsidRPr="002B2313">
        <w:rPr>
          <w:rFonts w:ascii="Times New Roman" w:eastAsia="Times New Roman" w:hAnsi="Times New Roman" w:cs="Times New Roman"/>
          <w:iCs/>
          <w:sz w:val="24"/>
          <w:szCs w:val="24"/>
          <w:lang w:val="en-US"/>
        </w:rPr>
        <w:t>higher rates</w:t>
      </w:r>
      <w:del w:id="182" w:author="Luana Soares" w:date="2025-05-06T16:46:00Z">
        <w:r w:rsidRPr="002B2313" w:rsidDel="002D7BE8">
          <w:rPr>
            <w:rFonts w:ascii="Times New Roman" w:eastAsia="Times New Roman" w:hAnsi="Times New Roman" w:cs="Times New Roman"/>
            <w:iCs/>
            <w:sz w:val="24"/>
            <w:szCs w:val="24"/>
            <w:lang w:val="en-US"/>
          </w:rPr>
          <w:delText xml:space="preserve"> than</w:delText>
        </w:r>
      </w:del>
      <w:r w:rsidRPr="002B2313">
        <w:rPr>
          <w:rFonts w:ascii="Times New Roman" w:eastAsia="Times New Roman" w:hAnsi="Times New Roman" w:cs="Times New Roman"/>
          <w:iCs/>
          <w:sz w:val="24"/>
          <w:szCs w:val="24"/>
          <w:lang w:val="en-US"/>
        </w:rPr>
        <w:t xml:space="preserve"> </w:t>
      </w:r>
      <w:del w:id="183" w:author="Luana Soares" w:date="2025-05-06T16:45:00Z">
        <w:r w:rsidRPr="002B2313" w:rsidDel="002D7BE8">
          <w:rPr>
            <w:rFonts w:ascii="Times New Roman" w:eastAsia="Times New Roman" w:hAnsi="Times New Roman" w:cs="Times New Roman"/>
            <w:iCs/>
            <w:sz w:val="24"/>
            <w:szCs w:val="24"/>
            <w:lang w:val="en-US"/>
          </w:rPr>
          <w:delText>POP and INTRA-</w:delText>
        </w:r>
        <w:r w:rsidR="009C710E" w:rsidRPr="002B2313" w:rsidDel="002D7BE8">
          <w:rPr>
            <w:rFonts w:ascii="Times New Roman" w:eastAsia="Times New Roman" w:hAnsi="Times New Roman" w:cs="Times New Roman"/>
            <w:iCs/>
            <w:sz w:val="24"/>
            <w:szCs w:val="24"/>
            <w:lang w:val="en-US"/>
          </w:rPr>
          <w:delText>P</w:delText>
        </w:r>
        <w:r w:rsidRPr="002B2313" w:rsidDel="002D7BE8">
          <w:rPr>
            <w:rFonts w:ascii="Times New Roman" w:eastAsia="Times New Roman" w:hAnsi="Times New Roman" w:cs="Times New Roman"/>
            <w:iCs/>
            <w:sz w:val="24"/>
            <w:szCs w:val="24"/>
            <w:lang w:val="en-US"/>
          </w:rPr>
          <w:delText xml:space="preserve">4 </w:delText>
        </w:r>
      </w:del>
      <w:r w:rsidRPr="002B2313">
        <w:rPr>
          <w:rFonts w:ascii="Times New Roman" w:eastAsia="Times New Roman" w:hAnsi="Times New Roman" w:cs="Times New Roman"/>
          <w:iCs/>
          <w:sz w:val="24"/>
          <w:szCs w:val="24"/>
          <w:lang w:val="en-US"/>
        </w:rPr>
        <w:t xml:space="preserve">when using </w:t>
      </w:r>
      <w:r w:rsidRPr="002B2313">
        <w:rPr>
          <w:rFonts w:ascii="Times New Roman" w:eastAsia="Times New Roman" w:hAnsi="Times New Roman" w:cs="Times New Roman"/>
          <w:i/>
          <w:sz w:val="24"/>
          <w:szCs w:val="24"/>
          <w:lang w:val="en-US"/>
        </w:rPr>
        <w:t>Nicotiana</w:t>
      </w:r>
      <w:r w:rsidRPr="002B2313">
        <w:rPr>
          <w:rFonts w:ascii="Times New Roman" w:eastAsia="Times New Roman" w:hAnsi="Times New Roman" w:cs="Times New Roman"/>
          <w:iCs/>
          <w:sz w:val="24"/>
          <w:szCs w:val="24"/>
          <w:lang w:val="en-US"/>
        </w:rPr>
        <w:t xml:space="preserve"> and </w:t>
      </w:r>
      <w:r w:rsidRPr="002B2313">
        <w:rPr>
          <w:rFonts w:ascii="Times New Roman" w:eastAsia="Times New Roman" w:hAnsi="Times New Roman" w:cs="Times New Roman"/>
          <w:i/>
          <w:sz w:val="24"/>
          <w:szCs w:val="24"/>
          <w:lang w:val="en-US"/>
        </w:rPr>
        <w:t>Solanum</w:t>
      </w:r>
      <w:r w:rsidRPr="002B2313">
        <w:rPr>
          <w:rFonts w:ascii="Times New Roman" w:eastAsia="Times New Roman" w:hAnsi="Times New Roman" w:cs="Times New Roman"/>
          <w:iCs/>
          <w:sz w:val="24"/>
          <w:szCs w:val="24"/>
          <w:lang w:val="en-US"/>
        </w:rPr>
        <w:t xml:space="preserve"> reference genomes. </w:t>
      </w:r>
      <w:del w:id="184" w:author="Luana Soares" w:date="2025-05-06T16:46:00Z">
        <w:r w:rsidRPr="002B2313" w:rsidDel="002D7BE8">
          <w:rPr>
            <w:rFonts w:ascii="Times New Roman" w:eastAsia="Times New Roman" w:hAnsi="Times New Roman" w:cs="Times New Roman"/>
            <w:iCs/>
            <w:sz w:val="24"/>
            <w:szCs w:val="24"/>
            <w:lang w:val="en-US"/>
          </w:rPr>
          <w:delText>POP had lower values than INTRA-</w:delText>
        </w:r>
        <w:r w:rsidR="009C710E" w:rsidRPr="002B2313" w:rsidDel="002D7BE8">
          <w:rPr>
            <w:rFonts w:ascii="Times New Roman" w:eastAsia="Times New Roman" w:hAnsi="Times New Roman" w:cs="Times New Roman"/>
            <w:iCs/>
            <w:sz w:val="24"/>
            <w:szCs w:val="24"/>
            <w:lang w:val="en-US"/>
          </w:rPr>
          <w:delText>P</w:delText>
        </w:r>
        <w:r w:rsidRPr="002B2313" w:rsidDel="002D7BE8">
          <w:rPr>
            <w:rFonts w:ascii="Times New Roman" w:eastAsia="Times New Roman" w:hAnsi="Times New Roman" w:cs="Times New Roman"/>
            <w:iCs/>
            <w:sz w:val="24"/>
            <w:szCs w:val="24"/>
            <w:lang w:val="en-US"/>
          </w:rPr>
          <w:delText>4 in all comparisons.</w:delText>
        </w:r>
      </w:del>
    </w:p>
    <w:p w14:paraId="38305AFE" w14:textId="77777777" w:rsidR="001B5AE4" w:rsidRPr="002B2313" w:rsidRDefault="001B5AE4" w:rsidP="001B5AE4">
      <w:pPr>
        <w:spacing w:line="480" w:lineRule="auto"/>
        <w:ind w:firstLine="720"/>
        <w:rPr>
          <w:rFonts w:ascii="Times New Roman" w:eastAsia="Times New Roman" w:hAnsi="Times New Roman" w:cs="Times New Roman"/>
          <w:iCs/>
          <w:sz w:val="24"/>
          <w:szCs w:val="24"/>
          <w:lang w:val="en-US"/>
        </w:rPr>
      </w:pPr>
    </w:p>
    <w:p w14:paraId="0E8332F4" w14:textId="77777777" w:rsidR="00766BB2" w:rsidRPr="002B2313" w:rsidRDefault="00766BB2" w:rsidP="00766BB2">
      <w:pPr>
        <w:pStyle w:val="Heading2"/>
        <w:keepNext w:val="0"/>
        <w:keepLines w:val="0"/>
        <w:spacing w:before="0" w:after="0"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SNP Calling</w:t>
      </w:r>
    </w:p>
    <w:p w14:paraId="5AFE2671" w14:textId="6E11F757" w:rsidR="00766BB2" w:rsidRPr="00CF3E01" w:rsidRDefault="00766BB2" w:rsidP="00766BB2">
      <w:pPr>
        <w:spacing w:line="480" w:lineRule="auto"/>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After mapping, SNP calling, and filtering, we generated 72 VCF files across three datasets and six reference genomes. We applied a range of missing data thresholds for each dataset, from 50% to 5%. The number of retained SNPs decreased as the stringency of the missing data threshold </w:t>
      </w:r>
      <w:r w:rsidRPr="00CF3E01">
        <w:rPr>
          <w:rFonts w:ascii="Times New Roman" w:eastAsia="Times New Roman" w:hAnsi="Times New Roman" w:cs="Times New Roman"/>
          <w:sz w:val="24"/>
          <w:szCs w:val="24"/>
          <w:lang w:val="en-US"/>
        </w:rPr>
        <w:t xml:space="preserve">increased </w:t>
      </w:r>
      <w:r w:rsidRPr="00CF3E01">
        <w:rPr>
          <w:rFonts w:ascii="Times New Roman" w:eastAsia="Times New Roman" w:hAnsi="Times New Roman" w:cs="Times New Roman"/>
          <w:sz w:val="24"/>
          <w:szCs w:val="24"/>
          <w:lang w:val="en-US"/>
          <w:rPrChange w:id="185" w:author="Luana Soares" w:date="2025-05-06T19:42:00Z">
            <w:rPr>
              <w:rFonts w:ascii="Times New Roman" w:eastAsia="Times New Roman" w:hAnsi="Times New Roman" w:cs="Times New Roman"/>
              <w:sz w:val="24"/>
              <w:szCs w:val="24"/>
              <w:highlight w:val="green"/>
              <w:lang w:val="en-US"/>
            </w:rPr>
          </w:rPrChange>
        </w:rPr>
        <w:t xml:space="preserve">(Figure </w:t>
      </w:r>
      <w:del w:id="186" w:author="Luana Soares" w:date="2025-05-06T19:35:00Z">
        <w:r w:rsidR="006731D5" w:rsidRPr="00CF3E01" w:rsidDel="0000341E">
          <w:rPr>
            <w:rFonts w:ascii="Times New Roman" w:eastAsia="Times New Roman" w:hAnsi="Times New Roman" w:cs="Times New Roman"/>
            <w:sz w:val="24"/>
            <w:szCs w:val="24"/>
            <w:lang w:val="en-US"/>
            <w:rPrChange w:id="187" w:author="Luana Soares" w:date="2025-05-06T19:42:00Z">
              <w:rPr>
                <w:rFonts w:ascii="Times New Roman" w:eastAsia="Times New Roman" w:hAnsi="Times New Roman" w:cs="Times New Roman"/>
                <w:sz w:val="24"/>
                <w:szCs w:val="24"/>
                <w:highlight w:val="green"/>
                <w:lang w:val="en-US"/>
              </w:rPr>
            </w:rPrChange>
          </w:rPr>
          <w:delText>5</w:delText>
        </w:r>
      </w:del>
      <w:ins w:id="188" w:author="Luana Soares" w:date="2025-05-06T19:35:00Z">
        <w:r w:rsidR="0000341E" w:rsidRPr="00CF3E01">
          <w:rPr>
            <w:rFonts w:ascii="Times New Roman" w:eastAsia="Times New Roman" w:hAnsi="Times New Roman" w:cs="Times New Roman"/>
            <w:sz w:val="24"/>
            <w:szCs w:val="24"/>
            <w:lang w:val="en-US"/>
          </w:rPr>
          <w:t>S2</w:t>
        </w:r>
      </w:ins>
      <w:r w:rsidRPr="00CF3E01">
        <w:rPr>
          <w:rFonts w:ascii="Times New Roman" w:eastAsia="Times New Roman" w:hAnsi="Times New Roman" w:cs="Times New Roman"/>
          <w:sz w:val="24"/>
          <w:szCs w:val="24"/>
          <w:lang w:val="en-US"/>
        </w:rPr>
        <w:t xml:space="preserve">). However, the total number of SNPs recovered was consistent </w:t>
      </w:r>
      <w:r w:rsidR="00DD46EC" w:rsidRPr="00CF3E01">
        <w:rPr>
          <w:rFonts w:ascii="Times New Roman" w:eastAsia="Times New Roman" w:hAnsi="Times New Roman" w:cs="Times New Roman"/>
          <w:sz w:val="24"/>
          <w:szCs w:val="24"/>
          <w:lang w:val="en-US"/>
        </w:rPr>
        <w:t>across</w:t>
      </w:r>
      <w:r w:rsidRPr="00CF3E01">
        <w:rPr>
          <w:rFonts w:ascii="Times New Roman" w:eastAsia="Times New Roman" w:hAnsi="Times New Roman" w:cs="Times New Roman"/>
          <w:sz w:val="24"/>
          <w:szCs w:val="24"/>
          <w:lang w:val="en-US"/>
        </w:rPr>
        <w:t xml:space="preserve"> the four </w:t>
      </w:r>
      <w:r w:rsidRPr="00CF3E01">
        <w:rPr>
          <w:rFonts w:ascii="Times New Roman" w:eastAsia="Times New Roman" w:hAnsi="Times New Roman" w:cs="Times New Roman"/>
          <w:i/>
          <w:sz w:val="24"/>
          <w:szCs w:val="24"/>
          <w:lang w:val="en-US"/>
        </w:rPr>
        <w:t>Petunia</w:t>
      </w:r>
      <w:r w:rsidRPr="00CF3E01">
        <w:rPr>
          <w:rFonts w:ascii="Times New Roman" w:eastAsia="Times New Roman" w:hAnsi="Times New Roman" w:cs="Times New Roman"/>
          <w:sz w:val="24"/>
          <w:szCs w:val="24"/>
          <w:lang w:val="en-US"/>
        </w:rPr>
        <w:t xml:space="preserve"> reference genomes. </w:t>
      </w:r>
      <w:r w:rsidRPr="00CF3E01">
        <w:rPr>
          <w:rFonts w:ascii="Times New Roman" w:eastAsia="Times New Roman" w:hAnsi="Times New Roman" w:cs="Times New Roman"/>
          <w:i/>
          <w:sz w:val="24"/>
          <w:szCs w:val="24"/>
          <w:lang w:val="en-US"/>
        </w:rPr>
        <w:t>P. inflata</w:t>
      </w:r>
      <w:r w:rsidRPr="00CF3E01">
        <w:rPr>
          <w:rFonts w:ascii="Times New Roman" w:eastAsia="Times New Roman" w:hAnsi="Times New Roman" w:cs="Times New Roman"/>
          <w:sz w:val="24"/>
          <w:szCs w:val="24"/>
          <w:lang w:val="en-US"/>
        </w:rPr>
        <w:t xml:space="preserve"> yielded slightly more SNPs for the POP dataset than any other </w:t>
      </w:r>
      <w:r w:rsidRPr="00CF3E01">
        <w:rPr>
          <w:rFonts w:ascii="Times New Roman" w:eastAsia="Times New Roman" w:hAnsi="Times New Roman" w:cs="Times New Roman"/>
          <w:i/>
          <w:sz w:val="24"/>
          <w:szCs w:val="24"/>
          <w:lang w:val="en-US"/>
        </w:rPr>
        <w:t>Petunia</w:t>
      </w:r>
      <w:r w:rsidRPr="00CF3E01">
        <w:rPr>
          <w:rFonts w:ascii="Times New Roman" w:eastAsia="Times New Roman" w:hAnsi="Times New Roman" w:cs="Times New Roman"/>
          <w:sz w:val="24"/>
          <w:szCs w:val="24"/>
          <w:lang w:val="en-US"/>
        </w:rPr>
        <w:t xml:space="preserve"> genomes. However, we did not </w:t>
      </w:r>
      <w:r w:rsidR="00DD46EC" w:rsidRPr="00CF3E01">
        <w:rPr>
          <w:rFonts w:ascii="Times New Roman" w:eastAsia="Times New Roman" w:hAnsi="Times New Roman" w:cs="Times New Roman"/>
          <w:sz w:val="24"/>
          <w:szCs w:val="24"/>
          <w:lang w:val="en-US"/>
        </w:rPr>
        <w:t>observe</w:t>
      </w:r>
      <w:r w:rsidRPr="00CF3E01">
        <w:rPr>
          <w:rFonts w:ascii="Times New Roman" w:eastAsia="Times New Roman" w:hAnsi="Times New Roman" w:cs="Times New Roman"/>
          <w:sz w:val="24"/>
          <w:szCs w:val="24"/>
          <w:lang w:val="en-US"/>
        </w:rPr>
        <w:t xml:space="preserve"> the same pattern for </w:t>
      </w:r>
      <w:r w:rsidR="00DD46EC" w:rsidRPr="00CF3E01">
        <w:rPr>
          <w:rFonts w:ascii="Times New Roman" w:eastAsia="Times New Roman" w:hAnsi="Times New Roman" w:cs="Times New Roman"/>
          <w:sz w:val="24"/>
          <w:szCs w:val="24"/>
          <w:lang w:val="en-US"/>
        </w:rPr>
        <w:t xml:space="preserve">the </w:t>
      </w:r>
      <w:r w:rsidRPr="00CF3E01">
        <w:rPr>
          <w:rFonts w:ascii="Times New Roman" w:eastAsia="Times New Roman" w:hAnsi="Times New Roman" w:cs="Times New Roman"/>
          <w:sz w:val="24"/>
          <w:szCs w:val="24"/>
          <w:lang w:val="en-US"/>
        </w:rPr>
        <w:t>INTRA-P4 and INTER-C5 datasets, where there was no clear relationship between SNP count and evolutionary proximity. In contrast, considering the more distantly related groups (</w:t>
      </w:r>
      <w:r w:rsidRPr="00CF3E01">
        <w:rPr>
          <w:rFonts w:ascii="Times New Roman" w:eastAsia="Times New Roman" w:hAnsi="Times New Roman" w:cs="Times New Roman"/>
          <w:i/>
          <w:sz w:val="24"/>
          <w:szCs w:val="24"/>
          <w:lang w:val="en-US"/>
        </w:rPr>
        <w:t>N. sylvestris</w:t>
      </w:r>
      <w:r w:rsidRPr="00CF3E01">
        <w:rPr>
          <w:rFonts w:ascii="Times New Roman" w:eastAsia="Times New Roman" w:hAnsi="Times New Roman" w:cs="Times New Roman"/>
          <w:sz w:val="24"/>
          <w:szCs w:val="24"/>
          <w:lang w:val="en-US"/>
        </w:rPr>
        <w:t xml:space="preserve"> and </w:t>
      </w:r>
      <w:r w:rsidRPr="00CF3E01">
        <w:rPr>
          <w:rFonts w:ascii="Times New Roman" w:eastAsia="Times New Roman" w:hAnsi="Times New Roman" w:cs="Times New Roman"/>
          <w:i/>
          <w:sz w:val="24"/>
          <w:szCs w:val="24"/>
          <w:lang w:val="en-US"/>
        </w:rPr>
        <w:t>S. habrochaites</w:t>
      </w:r>
      <w:r w:rsidRPr="00CF3E01">
        <w:rPr>
          <w:rFonts w:ascii="Times New Roman" w:eastAsia="Times New Roman" w:hAnsi="Times New Roman" w:cs="Times New Roman"/>
          <w:sz w:val="24"/>
          <w:szCs w:val="24"/>
          <w:lang w:val="en-US"/>
        </w:rPr>
        <w:t>), the number of SNPs dropped substantially</w:t>
      </w:r>
      <w:r w:rsidR="001F48BF" w:rsidRPr="00CF3E01">
        <w:rPr>
          <w:rFonts w:ascii="Times New Roman" w:eastAsia="Times New Roman" w:hAnsi="Times New Roman" w:cs="Times New Roman"/>
          <w:sz w:val="24"/>
          <w:szCs w:val="24"/>
          <w:lang w:val="en-US"/>
        </w:rPr>
        <w:t>,</w:t>
      </w:r>
      <w:r w:rsidR="00DD46EC" w:rsidRPr="00CF3E01">
        <w:rPr>
          <w:rFonts w:ascii="Times New Roman" w:eastAsia="Times New Roman" w:hAnsi="Times New Roman" w:cs="Times New Roman"/>
          <w:sz w:val="24"/>
          <w:szCs w:val="24"/>
          <w:lang w:val="en-US"/>
        </w:rPr>
        <w:t xml:space="preserve"> falling</w:t>
      </w:r>
      <w:r w:rsidRPr="00CF3E01">
        <w:rPr>
          <w:rFonts w:ascii="Times New Roman" w:eastAsia="Times New Roman" w:hAnsi="Times New Roman" w:cs="Times New Roman"/>
          <w:sz w:val="24"/>
          <w:szCs w:val="24"/>
          <w:lang w:val="en-US"/>
        </w:rPr>
        <w:t xml:space="preserve"> five </w:t>
      </w:r>
      <w:r w:rsidR="001F48BF" w:rsidRPr="00CF3E01">
        <w:rPr>
          <w:rFonts w:ascii="Times New Roman" w:eastAsia="Times New Roman" w:hAnsi="Times New Roman" w:cs="Times New Roman"/>
          <w:sz w:val="24"/>
          <w:szCs w:val="24"/>
          <w:lang w:val="en-US"/>
        </w:rPr>
        <w:t>to</w:t>
      </w:r>
      <w:r w:rsidRPr="00CF3E01">
        <w:rPr>
          <w:rFonts w:ascii="Times New Roman" w:eastAsia="Times New Roman" w:hAnsi="Times New Roman" w:cs="Times New Roman"/>
          <w:sz w:val="24"/>
          <w:szCs w:val="24"/>
          <w:lang w:val="en-US"/>
        </w:rPr>
        <w:t xml:space="preserve"> seven</w:t>
      </w:r>
      <w:r w:rsidR="001F48BF" w:rsidRPr="00CF3E01">
        <w:rPr>
          <w:rFonts w:ascii="Times New Roman" w:eastAsia="Times New Roman" w:hAnsi="Times New Roman" w:cs="Times New Roman"/>
          <w:sz w:val="24"/>
          <w:szCs w:val="24"/>
          <w:lang w:val="en-US"/>
        </w:rPr>
        <w:t>-</w:t>
      </w:r>
      <w:r w:rsidRPr="00CF3E01">
        <w:rPr>
          <w:rFonts w:ascii="Times New Roman" w:eastAsia="Times New Roman" w:hAnsi="Times New Roman" w:cs="Times New Roman"/>
          <w:sz w:val="24"/>
          <w:szCs w:val="24"/>
          <w:lang w:val="en-US"/>
        </w:rPr>
        <w:t>fold fewer.</w:t>
      </w:r>
    </w:p>
    <w:p w14:paraId="2CD1FA7C" w14:textId="7A264B74" w:rsidR="00766BB2" w:rsidRPr="002B2313" w:rsidRDefault="009E06D2" w:rsidP="009E06D2">
      <w:pPr>
        <w:spacing w:line="480" w:lineRule="auto"/>
        <w:ind w:firstLine="720"/>
        <w:rPr>
          <w:rFonts w:ascii="Times New Roman" w:eastAsia="Times New Roman" w:hAnsi="Times New Roman" w:cs="Times New Roman"/>
          <w:iCs/>
          <w:sz w:val="24"/>
          <w:szCs w:val="24"/>
          <w:lang w:val="en-US"/>
        </w:rPr>
      </w:pPr>
      <w:r w:rsidRPr="00CF3E01">
        <w:rPr>
          <w:rFonts w:ascii="Times New Roman" w:eastAsia="Times New Roman" w:hAnsi="Times New Roman" w:cs="Times New Roman"/>
          <w:sz w:val="24"/>
          <w:szCs w:val="24"/>
          <w:lang w:val="en-US"/>
          <w:rPrChange w:id="189" w:author="Luana Soares" w:date="2025-05-06T19:42:00Z">
            <w:rPr>
              <w:rFonts w:ascii="Times New Roman" w:eastAsia="Times New Roman" w:hAnsi="Times New Roman" w:cs="Times New Roman"/>
              <w:color w:val="000000" w:themeColor="text1"/>
              <w:sz w:val="24"/>
              <w:szCs w:val="24"/>
              <w:lang w:val="en-US"/>
            </w:rPr>
          </w:rPrChange>
        </w:rPr>
        <w:t>Different levels of missing data influenced the estimates of genetic diversity (</w:t>
      </w:r>
      <w:r w:rsidRPr="00CF3E01">
        <w:rPr>
          <w:rFonts w:ascii="Times New Roman" w:eastAsia="Times New Roman" w:hAnsi="Times New Roman" w:cs="Times New Roman"/>
          <w:sz w:val="24"/>
          <w:szCs w:val="24"/>
          <w:lang w:val="en-US"/>
          <w:rPrChange w:id="190" w:author="Luana Soares" w:date="2025-05-06T19:42:00Z">
            <w:rPr>
              <w:rFonts w:ascii="Times New Roman" w:eastAsia="Times New Roman" w:hAnsi="Times New Roman" w:cs="Times New Roman"/>
              <w:color w:val="000000" w:themeColor="text1"/>
              <w:sz w:val="24"/>
              <w:szCs w:val="24"/>
              <w:highlight w:val="green"/>
              <w:lang w:val="en-US"/>
            </w:rPr>
          </w:rPrChange>
        </w:rPr>
        <w:t xml:space="preserve">Figure </w:t>
      </w:r>
      <w:ins w:id="191" w:author="Luana Soares" w:date="2025-05-06T19:35:00Z">
        <w:r w:rsidR="0000341E" w:rsidRPr="00CF3E01">
          <w:rPr>
            <w:rFonts w:ascii="Times New Roman" w:eastAsia="Times New Roman" w:hAnsi="Times New Roman" w:cs="Times New Roman"/>
            <w:sz w:val="24"/>
            <w:szCs w:val="24"/>
            <w:lang w:val="en-US"/>
            <w:rPrChange w:id="192" w:author="Luana Soares" w:date="2025-05-06T19:42:00Z">
              <w:rPr>
                <w:rFonts w:ascii="Times New Roman" w:eastAsia="Times New Roman" w:hAnsi="Times New Roman" w:cs="Times New Roman"/>
                <w:sz w:val="24"/>
                <w:szCs w:val="24"/>
                <w:highlight w:val="green"/>
                <w:lang w:val="en-US"/>
              </w:rPr>
            </w:rPrChange>
          </w:rPr>
          <w:t>S3</w:t>
        </w:r>
      </w:ins>
      <w:del w:id="193" w:author="Luana Soares" w:date="2025-05-06T19:35:00Z">
        <w:r w:rsidR="006731D5" w:rsidRPr="00CF3E01" w:rsidDel="0000341E">
          <w:rPr>
            <w:rFonts w:ascii="Times New Roman" w:eastAsia="Times New Roman" w:hAnsi="Times New Roman" w:cs="Times New Roman"/>
            <w:sz w:val="24"/>
            <w:szCs w:val="24"/>
            <w:lang w:val="en-US"/>
            <w:rPrChange w:id="194" w:author="Luana Soares" w:date="2025-05-06T19:42:00Z">
              <w:rPr>
                <w:rFonts w:ascii="Times New Roman" w:eastAsia="Times New Roman" w:hAnsi="Times New Roman" w:cs="Times New Roman"/>
                <w:color w:val="000000" w:themeColor="text1"/>
                <w:sz w:val="24"/>
                <w:szCs w:val="24"/>
                <w:highlight w:val="green"/>
                <w:lang w:val="en-US"/>
              </w:rPr>
            </w:rPrChange>
          </w:rPr>
          <w:delText>6</w:delText>
        </w:r>
      </w:del>
      <w:r w:rsidRPr="00CF3E01">
        <w:rPr>
          <w:rFonts w:ascii="Times New Roman" w:eastAsia="Times New Roman" w:hAnsi="Times New Roman" w:cs="Times New Roman"/>
          <w:sz w:val="24"/>
          <w:szCs w:val="24"/>
          <w:lang w:val="en-US"/>
          <w:rPrChange w:id="195" w:author="Luana Soares" w:date="2025-05-06T19:42:00Z">
            <w:rPr>
              <w:rFonts w:ascii="Times New Roman" w:eastAsia="Times New Roman" w:hAnsi="Times New Roman" w:cs="Times New Roman"/>
              <w:color w:val="000000" w:themeColor="text1"/>
              <w:sz w:val="24"/>
              <w:szCs w:val="24"/>
              <w:lang w:val="en-US"/>
            </w:rPr>
          </w:rPrChange>
        </w:rPr>
        <w:t>). The amount of</w:t>
      </w:r>
      <w:r w:rsidRPr="002B2313">
        <w:rPr>
          <w:rFonts w:ascii="Times New Roman" w:eastAsia="Times New Roman" w:hAnsi="Times New Roman" w:cs="Times New Roman"/>
          <w:sz w:val="24"/>
          <w:szCs w:val="24"/>
          <w:lang w:val="en-US"/>
          <w:rPrChange w:id="196" w:author="Luana Soares" w:date="2025-05-06T19:31:00Z">
            <w:rPr>
              <w:rFonts w:ascii="Times New Roman" w:eastAsia="Times New Roman" w:hAnsi="Times New Roman" w:cs="Times New Roman"/>
              <w:color w:val="000000" w:themeColor="text1"/>
              <w:sz w:val="24"/>
              <w:szCs w:val="24"/>
              <w:lang w:val="en-US"/>
            </w:rPr>
          </w:rPrChange>
        </w:rPr>
        <w:t xml:space="preserve"> missing data was the most significant factor affecting differences across all population groups. In particular, higher levels of missing data correlated with more private alleles, lower π and Ho values, and higher inbreeding coefficients. Different </w:t>
      </w:r>
      <w:r w:rsidRPr="002B2313">
        <w:rPr>
          <w:rFonts w:ascii="Times New Roman" w:eastAsia="Times New Roman" w:hAnsi="Times New Roman" w:cs="Times New Roman"/>
          <w:i/>
          <w:iCs/>
          <w:sz w:val="24"/>
          <w:szCs w:val="24"/>
          <w:lang w:val="en-US"/>
          <w:rPrChange w:id="197" w:author="Luana Soares" w:date="2025-05-06T19:31:00Z">
            <w:rPr>
              <w:rFonts w:ascii="Times New Roman" w:eastAsia="Times New Roman" w:hAnsi="Times New Roman" w:cs="Times New Roman"/>
              <w:i/>
              <w:iCs/>
              <w:color w:val="000000" w:themeColor="text1"/>
              <w:sz w:val="24"/>
              <w:szCs w:val="24"/>
              <w:lang w:val="en-US"/>
            </w:rPr>
          </w:rPrChange>
        </w:rPr>
        <w:t>Petunia</w:t>
      </w:r>
      <w:r w:rsidRPr="002B2313">
        <w:rPr>
          <w:rFonts w:ascii="Times New Roman" w:eastAsia="Times New Roman" w:hAnsi="Times New Roman" w:cs="Times New Roman"/>
          <w:sz w:val="24"/>
          <w:szCs w:val="24"/>
          <w:lang w:val="en-US"/>
          <w:rPrChange w:id="198" w:author="Luana Soares" w:date="2025-05-06T19:31:00Z">
            <w:rPr>
              <w:rFonts w:ascii="Times New Roman" w:eastAsia="Times New Roman" w:hAnsi="Times New Roman" w:cs="Times New Roman"/>
              <w:color w:val="000000" w:themeColor="text1"/>
              <w:sz w:val="24"/>
              <w:szCs w:val="24"/>
              <w:lang w:val="en-US"/>
            </w:rPr>
          </w:rPrChange>
        </w:rPr>
        <w:t xml:space="preserve"> reference genomes did not impact the diversity estimates. Conversely, the genomes of </w:t>
      </w:r>
      <w:r w:rsidRPr="002B2313">
        <w:rPr>
          <w:rFonts w:ascii="Times New Roman" w:eastAsia="Times New Roman" w:hAnsi="Times New Roman" w:cs="Times New Roman"/>
          <w:i/>
          <w:iCs/>
          <w:sz w:val="24"/>
          <w:szCs w:val="24"/>
          <w:lang w:val="en-US"/>
          <w:rPrChange w:id="199" w:author="Luana Soares" w:date="2025-05-06T19:31:00Z">
            <w:rPr>
              <w:rFonts w:ascii="Times New Roman" w:eastAsia="Times New Roman" w:hAnsi="Times New Roman" w:cs="Times New Roman"/>
              <w:i/>
              <w:iCs/>
              <w:color w:val="000000" w:themeColor="text1"/>
              <w:sz w:val="24"/>
              <w:szCs w:val="24"/>
              <w:lang w:val="en-US"/>
            </w:rPr>
          </w:rPrChange>
        </w:rPr>
        <w:t>N. sylvestris</w:t>
      </w:r>
      <w:r w:rsidRPr="002B2313">
        <w:rPr>
          <w:rFonts w:ascii="Times New Roman" w:eastAsia="Times New Roman" w:hAnsi="Times New Roman" w:cs="Times New Roman"/>
          <w:sz w:val="24"/>
          <w:szCs w:val="24"/>
          <w:lang w:val="en-US"/>
          <w:rPrChange w:id="200" w:author="Luana Soares" w:date="2025-05-06T19:31:00Z">
            <w:rPr>
              <w:rFonts w:ascii="Times New Roman" w:eastAsia="Times New Roman" w:hAnsi="Times New Roman" w:cs="Times New Roman"/>
              <w:color w:val="000000" w:themeColor="text1"/>
              <w:sz w:val="24"/>
              <w:szCs w:val="24"/>
              <w:lang w:val="en-US"/>
            </w:rPr>
          </w:rPrChange>
        </w:rPr>
        <w:t xml:space="preserve"> and </w:t>
      </w:r>
      <w:r w:rsidRPr="002B2313">
        <w:rPr>
          <w:rFonts w:ascii="Times New Roman" w:eastAsia="Times New Roman" w:hAnsi="Times New Roman" w:cs="Times New Roman"/>
          <w:i/>
          <w:iCs/>
          <w:sz w:val="24"/>
          <w:szCs w:val="24"/>
          <w:lang w:val="en-US"/>
          <w:rPrChange w:id="201" w:author="Luana Soares" w:date="2025-05-06T19:31:00Z">
            <w:rPr>
              <w:rFonts w:ascii="Times New Roman" w:eastAsia="Times New Roman" w:hAnsi="Times New Roman" w:cs="Times New Roman"/>
              <w:i/>
              <w:iCs/>
              <w:color w:val="000000" w:themeColor="text1"/>
              <w:sz w:val="24"/>
              <w:szCs w:val="24"/>
              <w:lang w:val="en-US"/>
            </w:rPr>
          </w:rPrChange>
        </w:rPr>
        <w:t>S. habrochaites</w:t>
      </w:r>
      <w:r w:rsidRPr="002B2313">
        <w:rPr>
          <w:rFonts w:ascii="Times New Roman" w:eastAsia="Times New Roman" w:hAnsi="Times New Roman" w:cs="Times New Roman"/>
          <w:sz w:val="24"/>
          <w:szCs w:val="24"/>
          <w:lang w:val="en-US"/>
          <w:rPrChange w:id="202" w:author="Luana Soares" w:date="2025-05-06T19:31:00Z">
            <w:rPr>
              <w:rFonts w:ascii="Times New Roman" w:eastAsia="Times New Roman" w:hAnsi="Times New Roman" w:cs="Times New Roman"/>
              <w:color w:val="000000" w:themeColor="text1"/>
              <w:sz w:val="24"/>
              <w:szCs w:val="24"/>
              <w:lang w:val="en-US"/>
            </w:rPr>
          </w:rPrChange>
        </w:rPr>
        <w:t xml:space="preserve"> exhibited significantly different statistics. The same patterns were observed with the three datasets.</w:t>
      </w:r>
    </w:p>
    <w:p w14:paraId="1A6DFEBE" w14:textId="77777777" w:rsidR="009E06D2" w:rsidRPr="002B2313" w:rsidRDefault="009E06D2" w:rsidP="001F48BF">
      <w:pPr>
        <w:pStyle w:val="Heading2"/>
        <w:keepNext w:val="0"/>
        <w:keepLines w:val="0"/>
        <w:spacing w:before="0" w:after="0" w:line="480" w:lineRule="auto"/>
        <w:rPr>
          <w:rFonts w:ascii="Times New Roman" w:hAnsi="Times New Roman" w:cs="Times New Roman"/>
          <w:i/>
          <w:iCs/>
          <w:sz w:val="24"/>
          <w:szCs w:val="24"/>
          <w:lang w:val="en-US"/>
        </w:rPr>
      </w:pPr>
    </w:p>
    <w:p w14:paraId="3EB6B066" w14:textId="6242095C" w:rsidR="001F48BF" w:rsidRPr="002B2313" w:rsidRDefault="001F48BF" w:rsidP="001F48BF">
      <w:pPr>
        <w:pStyle w:val="Heading2"/>
        <w:keepNext w:val="0"/>
        <w:keepLines w:val="0"/>
        <w:spacing w:before="0" w:after="0"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Population Structure and Evolutionary Relationships</w:t>
      </w:r>
    </w:p>
    <w:p w14:paraId="0C8C271F" w14:textId="17C1FD45" w:rsidR="001F48BF" w:rsidRPr="00CF3E01" w:rsidRDefault="001F48BF" w:rsidP="007E4BD1">
      <w:pPr>
        <w:spacing w:line="480" w:lineRule="auto"/>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We assessed population structure and </w:t>
      </w:r>
      <w:r w:rsidR="00DD46EC" w:rsidRPr="002B2313">
        <w:rPr>
          <w:rFonts w:ascii="Times New Roman" w:eastAsia="Times New Roman" w:hAnsi="Times New Roman" w:cs="Times New Roman"/>
          <w:sz w:val="24"/>
          <w:szCs w:val="24"/>
          <w:lang w:val="en-US"/>
        </w:rPr>
        <w:t>evolutionary</w:t>
      </w:r>
      <w:r w:rsidRPr="002B2313">
        <w:rPr>
          <w:rFonts w:ascii="Times New Roman" w:eastAsia="Times New Roman" w:hAnsi="Times New Roman" w:cs="Times New Roman"/>
          <w:sz w:val="24"/>
          <w:szCs w:val="24"/>
          <w:lang w:val="en-US"/>
        </w:rPr>
        <w:t xml:space="preserve"> relationships for each VCF file. Despite the varying reference genomes and differences in SNP counts, the overall results were highly </w:t>
      </w:r>
      <w:r w:rsidRPr="002B2313">
        <w:rPr>
          <w:rFonts w:ascii="Times New Roman" w:eastAsia="Times New Roman" w:hAnsi="Times New Roman" w:cs="Times New Roman"/>
          <w:sz w:val="24"/>
          <w:szCs w:val="24"/>
          <w:lang w:val="en-US"/>
        </w:rPr>
        <w:lastRenderedPageBreak/>
        <w:t>congruent across all analyses.</w:t>
      </w:r>
      <w:r w:rsidR="007E4BD1"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We focus</w:t>
      </w:r>
      <w:r w:rsidR="00DD46EC" w:rsidRPr="002B2313">
        <w:rPr>
          <w:rFonts w:ascii="Times New Roman" w:eastAsia="Times New Roman" w:hAnsi="Times New Roman" w:cs="Times New Roman"/>
          <w:sz w:val="24"/>
          <w:szCs w:val="24"/>
          <w:lang w:val="en-US"/>
        </w:rPr>
        <w:t>ed</w:t>
      </w:r>
      <w:r w:rsidRPr="002B2313">
        <w:rPr>
          <w:rFonts w:ascii="Times New Roman" w:eastAsia="Times New Roman" w:hAnsi="Times New Roman" w:cs="Times New Roman"/>
          <w:sz w:val="24"/>
          <w:szCs w:val="24"/>
          <w:lang w:val="en-US"/>
        </w:rPr>
        <w:t xml:space="preserve"> on results </w:t>
      </w:r>
      <w:r w:rsidR="007E4BD1" w:rsidRPr="002B2313">
        <w:rPr>
          <w:rFonts w:ascii="Times New Roman" w:eastAsia="Times New Roman" w:hAnsi="Times New Roman" w:cs="Times New Roman"/>
          <w:sz w:val="24"/>
          <w:szCs w:val="24"/>
          <w:lang w:val="en-US"/>
        </w:rPr>
        <w:t>from</w:t>
      </w:r>
      <w:r w:rsidRPr="002B2313">
        <w:rPr>
          <w:rFonts w:ascii="Times New Roman" w:eastAsia="Times New Roman" w:hAnsi="Times New Roman" w:cs="Times New Roman"/>
          <w:sz w:val="24"/>
          <w:szCs w:val="24"/>
          <w:lang w:val="en-US"/>
        </w:rPr>
        <w:t xml:space="preserve"> </w:t>
      </w:r>
      <w:r w:rsidR="007E4BD1" w:rsidRPr="002B2313">
        <w:rPr>
          <w:rFonts w:ascii="Times New Roman" w:eastAsia="Times New Roman" w:hAnsi="Times New Roman" w:cs="Times New Roman"/>
          <w:sz w:val="24"/>
          <w:szCs w:val="24"/>
          <w:lang w:val="en-US"/>
        </w:rPr>
        <w:t xml:space="preserve">a </w:t>
      </w:r>
      <w:r w:rsidRPr="002B2313">
        <w:rPr>
          <w:rFonts w:ascii="Times New Roman" w:eastAsia="Times New Roman" w:hAnsi="Times New Roman" w:cs="Times New Roman"/>
          <w:sz w:val="24"/>
          <w:szCs w:val="24"/>
          <w:lang w:val="en-US"/>
        </w:rPr>
        <w:t xml:space="preserve">10% missing data threshold, </w:t>
      </w:r>
      <w:r w:rsidR="00DD46EC" w:rsidRPr="002B2313">
        <w:rPr>
          <w:rFonts w:ascii="Times New Roman" w:eastAsia="Times New Roman" w:hAnsi="Times New Roman" w:cs="Times New Roman"/>
          <w:sz w:val="24"/>
          <w:szCs w:val="24"/>
          <w:lang w:val="en-US"/>
        </w:rPr>
        <w:t>a</w:t>
      </w:r>
      <w:r w:rsidRPr="002B2313">
        <w:rPr>
          <w:rFonts w:ascii="Times New Roman" w:eastAsia="Times New Roman" w:hAnsi="Times New Roman" w:cs="Times New Roman"/>
          <w:sz w:val="24"/>
          <w:szCs w:val="24"/>
          <w:lang w:val="en-US"/>
        </w:rPr>
        <w:t xml:space="preserve"> commonly </w:t>
      </w:r>
      <w:r w:rsidRPr="00CF3E01">
        <w:rPr>
          <w:rFonts w:ascii="Times New Roman" w:eastAsia="Times New Roman" w:hAnsi="Times New Roman" w:cs="Times New Roman"/>
          <w:sz w:val="24"/>
          <w:szCs w:val="24"/>
          <w:lang w:val="en-US"/>
        </w:rPr>
        <w:t>applied</w:t>
      </w:r>
      <w:r w:rsidR="00DD46EC" w:rsidRPr="00CF3E01">
        <w:rPr>
          <w:rFonts w:ascii="Times New Roman" w:eastAsia="Times New Roman" w:hAnsi="Times New Roman" w:cs="Times New Roman"/>
          <w:sz w:val="24"/>
          <w:szCs w:val="24"/>
          <w:lang w:val="en-US"/>
        </w:rPr>
        <w:t xml:space="preserve"> standard</w:t>
      </w:r>
      <w:r w:rsidRPr="00CF3E01">
        <w:rPr>
          <w:rFonts w:ascii="Times New Roman" w:eastAsia="Times New Roman" w:hAnsi="Times New Roman" w:cs="Times New Roman"/>
          <w:sz w:val="24"/>
          <w:szCs w:val="24"/>
          <w:lang w:val="en-US"/>
        </w:rPr>
        <w:t xml:space="preserve"> in the literature</w:t>
      </w:r>
      <w:r w:rsidR="00DD46EC" w:rsidRPr="00CF3E01">
        <w:rPr>
          <w:rFonts w:ascii="Times New Roman" w:eastAsia="Times New Roman" w:hAnsi="Times New Roman" w:cs="Times New Roman"/>
          <w:sz w:val="24"/>
          <w:szCs w:val="24"/>
          <w:lang w:val="en-US"/>
        </w:rPr>
        <w:t xml:space="preserve">. </w:t>
      </w:r>
      <w:r w:rsidRPr="00CF3E01">
        <w:rPr>
          <w:rFonts w:ascii="Times New Roman" w:eastAsia="Times New Roman" w:hAnsi="Times New Roman" w:cs="Times New Roman"/>
          <w:sz w:val="24"/>
          <w:szCs w:val="24"/>
          <w:lang w:val="en-US"/>
        </w:rPr>
        <w:t xml:space="preserve">Complete results for other thresholds are available in the </w:t>
      </w:r>
      <w:r w:rsidRPr="00CF3E01">
        <w:rPr>
          <w:rFonts w:ascii="Times New Roman" w:eastAsia="Times New Roman" w:hAnsi="Times New Roman" w:cs="Times New Roman"/>
          <w:sz w:val="24"/>
          <w:szCs w:val="24"/>
          <w:lang w:val="en-US"/>
          <w:rPrChange w:id="203" w:author="Luana Soares" w:date="2025-05-06T19:42:00Z">
            <w:rPr>
              <w:rFonts w:ascii="Times New Roman" w:eastAsia="Times New Roman" w:hAnsi="Times New Roman" w:cs="Times New Roman"/>
              <w:sz w:val="24"/>
              <w:szCs w:val="24"/>
              <w:highlight w:val="green"/>
              <w:lang w:val="en-US"/>
            </w:rPr>
          </w:rPrChange>
        </w:rPr>
        <w:t>Supplementary Information</w:t>
      </w:r>
      <w:r w:rsidRPr="00CF3E01">
        <w:rPr>
          <w:rFonts w:ascii="Times New Roman" w:eastAsia="Times New Roman" w:hAnsi="Times New Roman" w:cs="Times New Roman"/>
          <w:sz w:val="24"/>
          <w:szCs w:val="24"/>
          <w:lang w:val="en-US"/>
        </w:rPr>
        <w:t>.</w:t>
      </w:r>
    </w:p>
    <w:p w14:paraId="77C57BDE" w14:textId="15C9128E" w:rsidR="001F48BF" w:rsidRPr="002B2313" w:rsidRDefault="001F48BF" w:rsidP="001F48BF">
      <w:pPr>
        <w:spacing w:line="480" w:lineRule="auto"/>
        <w:ind w:firstLine="720"/>
        <w:rPr>
          <w:rFonts w:ascii="Times New Roman" w:eastAsia="Times New Roman" w:hAnsi="Times New Roman" w:cs="Times New Roman"/>
          <w:sz w:val="24"/>
          <w:szCs w:val="24"/>
          <w:lang w:val="en-US"/>
        </w:rPr>
      </w:pPr>
      <w:r w:rsidRPr="00CF3E01">
        <w:rPr>
          <w:rFonts w:ascii="Times New Roman" w:eastAsia="Times New Roman" w:hAnsi="Times New Roman" w:cs="Times New Roman"/>
          <w:sz w:val="24"/>
          <w:szCs w:val="24"/>
          <w:lang w:val="en-US"/>
          <w:rPrChange w:id="204" w:author="Luana Soares" w:date="2025-05-06T19:42:00Z">
            <w:rPr>
              <w:rFonts w:ascii="Times New Roman" w:eastAsia="Times New Roman" w:hAnsi="Times New Roman" w:cs="Times New Roman"/>
              <w:color w:val="000000" w:themeColor="text1"/>
              <w:sz w:val="24"/>
              <w:szCs w:val="24"/>
              <w:lang w:val="en-US"/>
            </w:rPr>
          </w:rPrChange>
        </w:rPr>
        <w:t xml:space="preserve">PCA </w:t>
      </w:r>
      <w:r w:rsidRPr="00CF3E01">
        <w:rPr>
          <w:rFonts w:ascii="Times New Roman" w:eastAsia="Times New Roman" w:hAnsi="Times New Roman" w:cs="Times New Roman"/>
          <w:sz w:val="24"/>
          <w:szCs w:val="24"/>
          <w:lang w:val="en-US"/>
        </w:rPr>
        <w:t xml:space="preserve">results were consistent </w:t>
      </w:r>
      <w:r w:rsidR="009C710E" w:rsidRPr="00CF3E01">
        <w:rPr>
          <w:rFonts w:ascii="Times New Roman" w:eastAsia="Times New Roman" w:hAnsi="Times New Roman" w:cs="Times New Roman"/>
          <w:sz w:val="24"/>
          <w:szCs w:val="24"/>
          <w:lang w:val="en-US"/>
        </w:rPr>
        <w:t>across</w:t>
      </w:r>
      <w:r w:rsidRPr="00CF3E01">
        <w:rPr>
          <w:rFonts w:ascii="Times New Roman" w:eastAsia="Times New Roman" w:hAnsi="Times New Roman" w:cs="Times New Roman"/>
          <w:sz w:val="24"/>
          <w:szCs w:val="24"/>
          <w:lang w:val="en-US"/>
        </w:rPr>
        <w:t xml:space="preserve"> reference genomes (</w:t>
      </w:r>
      <w:del w:id="205" w:author="Luana Soares" w:date="2025-05-06T19:27:00Z">
        <w:r w:rsidRPr="00CF3E01" w:rsidDel="002B2313">
          <w:rPr>
            <w:rFonts w:ascii="Times New Roman" w:eastAsia="Times New Roman" w:hAnsi="Times New Roman" w:cs="Times New Roman"/>
            <w:sz w:val="24"/>
            <w:szCs w:val="24"/>
            <w:lang w:val="en-US"/>
            <w:rPrChange w:id="206" w:author="Luana Soares" w:date="2025-05-06T19:42:00Z">
              <w:rPr>
                <w:rFonts w:ascii="Times New Roman" w:eastAsia="Times New Roman" w:hAnsi="Times New Roman" w:cs="Times New Roman"/>
                <w:sz w:val="24"/>
                <w:szCs w:val="24"/>
                <w:highlight w:val="green"/>
                <w:lang w:val="en-US"/>
              </w:rPr>
            </w:rPrChange>
          </w:rPr>
          <w:delText xml:space="preserve">Figure </w:delText>
        </w:r>
        <w:r w:rsidR="006731D5" w:rsidRPr="00CF3E01" w:rsidDel="002B2313">
          <w:rPr>
            <w:rFonts w:ascii="Times New Roman" w:eastAsia="Times New Roman" w:hAnsi="Times New Roman" w:cs="Times New Roman"/>
            <w:sz w:val="24"/>
            <w:szCs w:val="24"/>
            <w:lang w:val="en-US"/>
            <w:rPrChange w:id="207" w:author="Luana Soares" w:date="2025-05-06T19:42:00Z">
              <w:rPr>
                <w:rFonts w:ascii="Times New Roman" w:eastAsia="Times New Roman" w:hAnsi="Times New Roman" w:cs="Times New Roman"/>
                <w:sz w:val="24"/>
                <w:szCs w:val="24"/>
                <w:highlight w:val="green"/>
                <w:lang w:val="en-US"/>
              </w:rPr>
            </w:rPrChange>
          </w:rPr>
          <w:delText>7</w:delText>
        </w:r>
      </w:del>
      <w:ins w:id="208" w:author="Luana Soares" w:date="2025-05-06T19:27:00Z">
        <w:r w:rsidR="002B2313" w:rsidRPr="00CF3E01">
          <w:rPr>
            <w:rFonts w:ascii="Times New Roman" w:eastAsia="Times New Roman" w:hAnsi="Times New Roman" w:cs="Times New Roman"/>
            <w:sz w:val="24"/>
            <w:szCs w:val="24"/>
            <w:lang w:val="en-US"/>
            <w:rPrChange w:id="209" w:author="Luana Soares" w:date="2025-05-06T19:42:00Z">
              <w:rPr>
                <w:rFonts w:ascii="Times New Roman" w:eastAsia="Times New Roman" w:hAnsi="Times New Roman" w:cs="Times New Roman"/>
                <w:sz w:val="24"/>
                <w:szCs w:val="24"/>
                <w:highlight w:val="green"/>
                <w:lang w:val="en-US"/>
              </w:rPr>
            </w:rPrChange>
          </w:rPr>
          <w:t>Figure 4</w:t>
        </w:r>
      </w:ins>
      <w:r w:rsidRPr="00CF3E01">
        <w:rPr>
          <w:rFonts w:ascii="Times New Roman" w:eastAsia="Times New Roman" w:hAnsi="Times New Roman" w:cs="Times New Roman"/>
          <w:sz w:val="24"/>
          <w:szCs w:val="24"/>
          <w:lang w:val="en-US"/>
        </w:rPr>
        <w:t xml:space="preserve">). </w:t>
      </w:r>
      <w:r w:rsidR="00DD46EC" w:rsidRPr="00CF3E01">
        <w:rPr>
          <w:rFonts w:ascii="Times New Roman" w:eastAsia="Times New Roman" w:hAnsi="Times New Roman" w:cs="Times New Roman"/>
          <w:sz w:val="24"/>
          <w:szCs w:val="24"/>
          <w:lang w:val="en-US"/>
        </w:rPr>
        <w:t>Although</w:t>
      </w:r>
      <w:r w:rsidRPr="002B2313">
        <w:rPr>
          <w:rFonts w:ascii="Times New Roman" w:eastAsia="Times New Roman" w:hAnsi="Times New Roman" w:cs="Times New Roman"/>
          <w:sz w:val="24"/>
          <w:szCs w:val="24"/>
          <w:lang w:val="en-US"/>
        </w:rPr>
        <w:t xml:space="preserve"> </w:t>
      </w:r>
      <w:r w:rsidR="00586C0A" w:rsidRPr="002B2313">
        <w:rPr>
          <w:rFonts w:ascii="Times New Roman" w:eastAsia="Times New Roman" w:hAnsi="Times New Roman" w:cs="Times New Roman"/>
          <w:sz w:val="24"/>
          <w:szCs w:val="24"/>
          <w:lang w:val="en-US"/>
        </w:rPr>
        <w:t>each principal component (PC) axis varied slightly in explaining the</w:t>
      </w:r>
      <w:r w:rsidRPr="002B2313">
        <w:rPr>
          <w:rFonts w:ascii="Times New Roman" w:eastAsia="Times New Roman" w:hAnsi="Times New Roman" w:cs="Times New Roman"/>
          <w:sz w:val="24"/>
          <w:szCs w:val="24"/>
          <w:lang w:val="en-US"/>
        </w:rPr>
        <w:t xml:space="preserve"> percentage of variance, the relative positions of individuals and clusters </w:t>
      </w:r>
      <w:r w:rsidR="00DD46EC" w:rsidRPr="002B2313">
        <w:rPr>
          <w:rFonts w:ascii="Times New Roman" w:eastAsia="Times New Roman" w:hAnsi="Times New Roman" w:cs="Times New Roman"/>
          <w:sz w:val="24"/>
          <w:szCs w:val="24"/>
          <w:lang w:val="en-US"/>
        </w:rPr>
        <w:t>remained</w:t>
      </w:r>
      <w:r w:rsidRPr="002B2313">
        <w:rPr>
          <w:rFonts w:ascii="Times New Roman" w:eastAsia="Times New Roman" w:hAnsi="Times New Roman" w:cs="Times New Roman"/>
          <w:sz w:val="24"/>
          <w:szCs w:val="24"/>
          <w:lang w:val="en-US"/>
        </w:rPr>
        <w:t xml:space="preserve"> stable </w:t>
      </w:r>
      <w:r w:rsidR="009C710E" w:rsidRPr="002B2313">
        <w:rPr>
          <w:rFonts w:ascii="Times New Roman" w:eastAsia="Times New Roman" w:hAnsi="Times New Roman" w:cs="Times New Roman"/>
          <w:sz w:val="24"/>
          <w:szCs w:val="24"/>
          <w:lang w:val="en-US"/>
        </w:rPr>
        <w:t>throughout the</w:t>
      </w:r>
      <w:r w:rsidRPr="002B2313">
        <w:rPr>
          <w:rFonts w:ascii="Times New Roman" w:eastAsia="Times New Roman" w:hAnsi="Times New Roman" w:cs="Times New Roman"/>
          <w:sz w:val="24"/>
          <w:szCs w:val="24"/>
          <w:lang w:val="en-US"/>
        </w:rPr>
        <w:t xml:space="preserve"> analyses. This </w:t>
      </w:r>
      <w:r w:rsidR="00DD46EC" w:rsidRPr="002B2313">
        <w:rPr>
          <w:rFonts w:ascii="Times New Roman" w:eastAsia="Times New Roman" w:hAnsi="Times New Roman" w:cs="Times New Roman"/>
          <w:sz w:val="24"/>
          <w:szCs w:val="24"/>
          <w:lang w:val="en-US"/>
        </w:rPr>
        <w:t>finding</w:t>
      </w:r>
      <w:r w:rsidRPr="002B2313">
        <w:rPr>
          <w:rFonts w:ascii="Times New Roman" w:eastAsia="Times New Roman" w:hAnsi="Times New Roman" w:cs="Times New Roman"/>
          <w:sz w:val="24"/>
          <w:szCs w:val="24"/>
          <w:lang w:val="en-US"/>
        </w:rPr>
        <w:t xml:space="preserve"> indicates that population structure and evolutionary patterns were robust</w:t>
      </w:r>
      <w:r w:rsidR="00DD46EC"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DD46EC" w:rsidRPr="002B2313">
        <w:rPr>
          <w:rFonts w:ascii="Times New Roman" w:eastAsia="Times New Roman" w:hAnsi="Times New Roman" w:cs="Times New Roman"/>
          <w:sz w:val="24"/>
          <w:szCs w:val="24"/>
          <w:lang w:val="en-US"/>
        </w:rPr>
        <w:t>regardless of</w:t>
      </w:r>
      <w:r w:rsidRPr="002B2313">
        <w:rPr>
          <w:rFonts w:ascii="Times New Roman" w:eastAsia="Times New Roman" w:hAnsi="Times New Roman" w:cs="Times New Roman"/>
          <w:sz w:val="24"/>
          <w:szCs w:val="24"/>
          <w:lang w:val="en-US"/>
        </w:rPr>
        <w:t xml:space="preserve"> the reference genome used.</w:t>
      </w:r>
    </w:p>
    <w:p w14:paraId="6E2DF469" w14:textId="31323E99" w:rsidR="001F48BF" w:rsidRPr="002B2313" w:rsidRDefault="001F48BF" w:rsidP="001F48BF">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i/>
          <w:iCs/>
          <w:sz w:val="24"/>
          <w:szCs w:val="24"/>
          <w:lang w:val="en-US"/>
        </w:rPr>
        <w:t>F</w:t>
      </w:r>
      <w:r w:rsidRPr="002B2313">
        <w:rPr>
          <w:rFonts w:ascii="Times New Roman" w:eastAsia="Times New Roman" w:hAnsi="Times New Roman" w:cs="Times New Roman"/>
          <w:sz w:val="24"/>
          <w:szCs w:val="24"/>
          <w:vertAlign w:val="subscript"/>
          <w:lang w:val="en-US"/>
        </w:rPr>
        <w:t>ST</w:t>
      </w:r>
      <w:r w:rsidRPr="002B2313">
        <w:rPr>
          <w:rFonts w:ascii="Times New Roman" w:eastAsia="Times New Roman" w:hAnsi="Times New Roman" w:cs="Times New Roman"/>
          <w:sz w:val="24"/>
          <w:szCs w:val="24"/>
          <w:lang w:val="en-US"/>
        </w:rPr>
        <w:t xml:space="preserve"> values were also consistent across reference genomes (</w:t>
      </w:r>
      <w:commentRangeStart w:id="210"/>
      <w:r w:rsidRPr="002B2313">
        <w:rPr>
          <w:rFonts w:ascii="Times New Roman" w:eastAsia="Times New Roman" w:hAnsi="Times New Roman" w:cs="Times New Roman"/>
          <w:sz w:val="24"/>
          <w:szCs w:val="24"/>
          <w:lang w:val="en-US"/>
          <w:rPrChange w:id="211" w:author="Luana Soares" w:date="2025-05-06T19:31:00Z">
            <w:rPr>
              <w:rFonts w:ascii="Times New Roman" w:eastAsia="Times New Roman" w:hAnsi="Times New Roman" w:cs="Times New Roman"/>
              <w:sz w:val="24"/>
              <w:szCs w:val="24"/>
              <w:highlight w:val="green"/>
              <w:lang w:val="en-US"/>
            </w:rPr>
          </w:rPrChange>
        </w:rPr>
        <w:t xml:space="preserve">Table </w:t>
      </w:r>
      <w:ins w:id="212" w:author="Luana Soares" w:date="2025-05-06T16:51:00Z">
        <w:r w:rsidR="002D7BE8" w:rsidRPr="002B2313">
          <w:rPr>
            <w:rFonts w:ascii="Times New Roman" w:eastAsia="Times New Roman" w:hAnsi="Times New Roman" w:cs="Times New Roman"/>
            <w:sz w:val="24"/>
            <w:szCs w:val="24"/>
            <w:lang w:val="en-US"/>
            <w:rPrChange w:id="213" w:author="Luana Soares" w:date="2025-05-06T19:31:00Z">
              <w:rPr>
                <w:rFonts w:ascii="Times New Roman" w:eastAsia="Times New Roman" w:hAnsi="Times New Roman" w:cs="Times New Roman"/>
                <w:sz w:val="24"/>
                <w:szCs w:val="24"/>
                <w:highlight w:val="green"/>
                <w:lang w:val="en-US"/>
              </w:rPr>
            </w:rPrChange>
          </w:rPr>
          <w:t>1</w:t>
        </w:r>
      </w:ins>
      <w:del w:id="214" w:author="Luana Soares" w:date="2025-05-06T16:51:00Z">
        <w:r w:rsidRPr="002B2313" w:rsidDel="002D7BE8">
          <w:rPr>
            <w:rFonts w:ascii="Times New Roman" w:eastAsia="Times New Roman" w:hAnsi="Times New Roman" w:cs="Times New Roman"/>
            <w:sz w:val="24"/>
            <w:szCs w:val="24"/>
            <w:lang w:val="en-US"/>
            <w:rPrChange w:id="215" w:author="Luana Soares" w:date="2025-05-06T19:31:00Z">
              <w:rPr>
                <w:rFonts w:ascii="Times New Roman" w:eastAsia="Times New Roman" w:hAnsi="Times New Roman" w:cs="Times New Roman"/>
                <w:sz w:val="24"/>
                <w:szCs w:val="24"/>
                <w:highlight w:val="green"/>
                <w:lang w:val="en-US"/>
              </w:rPr>
            </w:rPrChange>
          </w:rPr>
          <w:delText>2</w:delText>
        </w:r>
      </w:del>
      <w:commentRangeEnd w:id="210"/>
      <w:r w:rsidR="00BA5DD2" w:rsidRPr="002B2313">
        <w:rPr>
          <w:rStyle w:val="CommentReference"/>
        </w:rPr>
        <w:commentReference w:id="210"/>
      </w:r>
      <w:r w:rsidRPr="002B2313">
        <w:rPr>
          <w:rFonts w:ascii="Times New Roman" w:eastAsia="Times New Roman" w:hAnsi="Times New Roman" w:cs="Times New Roman"/>
          <w:sz w:val="24"/>
          <w:szCs w:val="24"/>
          <w:lang w:val="en-US"/>
        </w:rPr>
        <w:t>)</w:t>
      </w:r>
      <w:r w:rsidR="00586C0A" w:rsidRPr="002B2313">
        <w:rPr>
          <w:rFonts w:ascii="Times New Roman" w:eastAsia="Times New Roman" w:hAnsi="Times New Roman" w:cs="Times New Roman"/>
          <w:sz w:val="24"/>
          <w:szCs w:val="24"/>
          <w:lang w:val="en-US"/>
        </w:rPr>
        <w:t>, showing no significant variation based</w:t>
      </w:r>
      <w:r w:rsidRPr="002B2313">
        <w:rPr>
          <w:rFonts w:ascii="Times New Roman" w:eastAsia="Times New Roman" w:hAnsi="Times New Roman" w:cs="Times New Roman"/>
          <w:sz w:val="24"/>
          <w:szCs w:val="24"/>
          <w:lang w:val="en-US"/>
        </w:rPr>
        <w:t xml:space="preserve"> on the reference</w:t>
      </w:r>
      <w:r w:rsidR="00586C0A"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586C0A" w:rsidRPr="002B2313">
        <w:rPr>
          <w:rFonts w:ascii="Times New Roman" w:eastAsia="Times New Roman" w:hAnsi="Times New Roman" w:cs="Times New Roman"/>
          <w:sz w:val="24"/>
          <w:szCs w:val="24"/>
          <w:lang w:val="en-US"/>
        </w:rPr>
        <w:t>T</w:t>
      </w:r>
      <w:r w:rsidRPr="002B2313">
        <w:rPr>
          <w:rFonts w:ascii="Times New Roman" w:eastAsia="Times New Roman" w:hAnsi="Times New Roman" w:cs="Times New Roman"/>
          <w:sz w:val="24"/>
          <w:szCs w:val="24"/>
          <w:lang w:val="en-US"/>
        </w:rPr>
        <w:t xml:space="preserve">he overall pattern of population differentiation and the relative relationships among groups remained stable. This </w:t>
      </w:r>
      <w:r w:rsidR="00586C0A" w:rsidRPr="002B2313">
        <w:rPr>
          <w:rFonts w:ascii="Times New Roman" w:eastAsia="Times New Roman" w:hAnsi="Times New Roman" w:cs="Times New Roman"/>
          <w:sz w:val="24"/>
          <w:szCs w:val="24"/>
          <w:lang w:val="en-US"/>
        </w:rPr>
        <w:t xml:space="preserve">result </w:t>
      </w:r>
      <w:r w:rsidRPr="002B2313">
        <w:rPr>
          <w:rFonts w:ascii="Times New Roman" w:eastAsia="Times New Roman" w:hAnsi="Times New Roman" w:cs="Times New Roman"/>
          <w:sz w:val="24"/>
          <w:szCs w:val="24"/>
          <w:lang w:val="en-US"/>
        </w:rPr>
        <w:t>suggests that</w:t>
      </w:r>
      <w:r w:rsidR="00586C0A" w:rsidRPr="002B2313">
        <w:rPr>
          <w:rFonts w:ascii="Times New Roman" w:eastAsia="Times New Roman" w:hAnsi="Times New Roman" w:cs="Times New Roman"/>
          <w:sz w:val="24"/>
          <w:szCs w:val="24"/>
          <w:lang w:val="en-US"/>
        </w:rPr>
        <w:t xml:space="preserve"> the biological interpretation is unaffected,</w:t>
      </w:r>
      <w:r w:rsidRPr="002B2313">
        <w:rPr>
          <w:rFonts w:ascii="Times New Roman" w:eastAsia="Times New Roman" w:hAnsi="Times New Roman" w:cs="Times New Roman"/>
          <w:sz w:val="24"/>
          <w:szCs w:val="24"/>
          <w:lang w:val="en-US"/>
        </w:rPr>
        <w:t xml:space="preserve"> while the </w:t>
      </w:r>
      <w:r w:rsidR="00586C0A" w:rsidRPr="002B2313">
        <w:rPr>
          <w:rFonts w:ascii="Times New Roman" w:eastAsia="Times New Roman" w:hAnsi="Times New Roman" w:cs="Times New Roman"/>
          <w:sz w:val="24"/>
          <w:szCs w:val="24"/>
          <w:lang w:val="en-US"/>
        </w:rPr>
        <w:t xml:space="preserve">reference genome may influence the magnitude of </w:t>
      </w:r>
      <w:r w:rsidR="00586C0A" w:rsidRPr="002B2313">
        <w:rPr>
          <w:rFonts w:ascii="Times New Roman" w:eastAsia="Times New Roman" w:hAnsi="Times New Roman" w:cs="Times New Roman"/>
          <w:i/>
          <w:iCs/>
          <w:sz w:val="24"/>
          <w:szCs w:val="24"/>
          <w:lang w:val="en-US"/>
        </w:rPr>
        <w:t>F</w:t>
      </w:r>
      <w:r w:rsidR="00586C0A" w:rsidRPr="002B2313">
        <w:rPr>
          <w:rFonts w:ascii="Times New Roman" w:eastAsia="Times New Roman" w:hAnsi="Times New Roman" w:cs="Times New Roman"/>
          <w:sz w:val="24"/>
          <w:szCs w:val="24"/>
          <w:vertAlign w:val="subscript"/>
          <w:lang w:val="en-US"/>
        </w:rPr>
        <w:t>ST</w:t>
      </w:r>
      <w:r w:rsidRPr="002B2313">
        <w:rPr>
          <w:rFonts w:ascii="Times New Roman" w:eastAsia="Times New Roman" w:hAnsi="Times New Roman" w:cs="Times New Roman"/>
          <w:sz w:val="24"/>
          <w:szCs w:val="24"/>
          <w:lang w:val="en-US"/>
        </w:rPr>
        <w:t>.</w:t>
      </w:r>
    </w:p>
    <w:p w14:paraId="20C09B19" w14:textId="2920F1A8" w:rsidR="002C0881" w:rsidRPr="002B2313" w:rsidRDefault="001F48BF" w:rsidP="001F48BF">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Change w:id="216" w:author="Luana Soares" w:date="2025-05-06T19:31:00Z">
            <w:rPr>
              <w:rFonts w:ascii="Times New Roman" w:eastAsia="Times New Roman" w:hAnsi="Times New Roman" w:cs="Times New Roman"/>
              <w:color w:val="000000" w:themeColor="text1"/>
              <w:sz w:val="24"/>
              <w:szCs w:val="24"/>
              <w:lang w:val="en-US"/>
            </w:rPr>
          </w:rPrChange>
        </w:rPr>
        <w:t>fastS</w:t>
      </w:r>
      <w:r w:rsidRPr="002B2313">
        <w:rPr>
          <w:rFonts w:ascii="Times New Roman" w:eastAsia="Times New Roman" w:hAnsi="Times New Roman" w:cs="Times New Roman"/>
          <w:sz w:val="24"/>
          <w:szCs w:val="24"/>
          <w:lang w:val="en-US"/>
        </w:rPr>
        <w:t xml:space="preserve">TRUCTURE results followed similar trends, </w:t>
      </w:r>
      <w:r w:rsidR="00586C0A" w:rsidRPr="002B2313">
        <w:rPr>
          <w:rFonts w:ascii="Times New Roman" w:eastAsia="Times New Roman" w:hAnsi="Times New Roman" w:cs="Times New Roman"/>
          <w:sz w:val="24"/>
          <w:szCs w:val="24"/>
          <w:lang w:val="en-US"/>
        </w:rPr>
        <w:t>al</w:t>
      </w:r>
      <w:r w:rsidRPr="002B2313">
        <w:rPr>
          <w:rFonts w:ascii="Times New Roman" w:eastAsia="Times New Roman" w:hAnsi="Times New Roman" w:cs="Times New Roman"/>
          <w:sz w:val="24"/>
          <w:szCs w:val="24"/>
          <w:lang w:val="en-US"/>
        </w:rPr>
        <w:t>though with slightly more variation across reference genomes. As is typical with this method, no single best K was inferred</w:t>
      </w:r>
      <w:r w:rsidR="00586C0A"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r w:rsidR="00586C0A" w:rsidRPr="002B2313">
        <w:rPr>
          <w:rFonts w:ascii="Times New Roman" w:eastAsia="Times New Roman" w:hAnsi="Times New Roman" w:cs="Times New Roman"/>
          <w:sz w:val="24"/>
          <w:szCs w:val="24"/>
          <w:lang w:val="en-US"/>
        </w:rPr>
        <w:t>I</w:t>
      </w:r>
      <w:r w:rsidRPr="002B2313">
        <w:rPr>
          <w:rFonts w:ascii="Times New Roman" w:eastAsia="Times New Roman" w:hAnsi="Times New Roman" w:cs="Times New Roman"/>
          <w:sz w:val="24"/>
          <w:szCs w:val="24"/>
          <w:lang w:val="en-US"/>
        </w:rPr>
        <w:t xml:space="preserve">nstead, </w:t>
      </w:r>
      <w:r w:rsidR="00586C0A" w:rsidRPr="002B2313">
        <w:rPr>
          <w:rFonts w:ascii="Times New Roman" w:eastAsia="Times New Roman" w:hAnsi="Times New Roman" w:cs="Times New Roman"/>
          <w:sz w:val="24"/>
          <w:szCs w:val="24"/>
          <w:lang w:val="en-US"/>
        </w:rPr>
        <w:t xml:space="preserve">analysis returned </w:t>
      </w:r>
      <w:r w:rsidRPr="002B2313">
        <w:rPr>
          <w:rFonts w:ascii="Times New Roman" w:eastAsia="Times New Roman" w:hAnsi="Times New Roman" w:cs="Times New Roman"/>
          <w:sz w:val="24"/>
          <w:szCs w:val="24"/>
          <w:lang w:val="en-US"/>
        </w:rPr>
        <w:t>a range of plausible K values (</w:t>
      </w:r>
      <w:r w:rsidRPr="002B2313">
        <w:rPr>
          <w:rFonts w:ascii="Times New Roman" w:eastAsia="Times New Roman" w:hAnsi="Times New Roman" w:cs="Times New Roman"/>
          <w:sz w:val="24"/>
          <w:szCs w:val="24"/>
          <w:lang w:val="en-US"/>
          <w:rPrChange w:id="217" w:author="Luana Soares" w:date="2025-05-06T19:31:00Z">
            <w:rPr>
              <w:rFonts w:ascii="Times New Roman" w:eastAsia="Times New Roman" w:hAnsi="Times New Roman" w:cs="Times New Roman"/>
              <w:sz w:val="24"/>
              <w:szCs w:val="24"/>
              <w:highlight w:val="green"/>
              <w:lang w:val="en-US"/>
            </w:rPr>
          </w:rPrChange>
        </w:rPr>
        <w:t xml:space="preserve">Table </w:t>
      </w:r>
      <w:ins w:id="218" w:author="Luana Soares" w:date="2025-05-06T19:40:00Z">
        <w:r w:rsidR="004D0CAE">
          <w:rPr>
            <w:rFonts w:ascii="Times New Roman" w:eastAsia="Times New Roman" w:hAnsi="Times New Roman" w:cs="Times New Roman"/>
            <w:sz w:val="24"/>
            <w:szCs w:val="24"/>
            <w:lang w:val="en-US"/>
          </w:rPr>
          <w:t>S</w:t>
        </w:r>
      </w:ins>
      <w:ins w:id="219" w:author="Luana Soares" w:date="2025-05-06T19:30:00Z">
        <w:r w:rsidR="002B2313" w:rsidRPr="002B2313">
          <w:rPr>
            <w:rFonts w:ascii="Times New Roman" w:eastAsia="Times New Roman" w:hAnsi="Times New Roman" w:cs="Times New Roman"/>
            <w:sz w:val="24"/>
            <w:szCs w:val="24"/>
            <w:lang w:val="en-US"/>
            <w:rPrChange w:id="220" w:author="Luana Soares" w:date="2025-05-06T19:31:00Z">
              <w:rPr>
                <w:rFonts w:ascii="Times New Roman" w:eastAsia="Times New Roman" w:hAnsi="Times New Roman" w:cs="Times New Roman"/>
                <w:sz w:val="24"/>
                <w:szCs w:val="24"/>
                <w:highlight w:val="green"/>
                <w:lang w:val="en-US"/>
              </w:rPr>
            </w:rPrChange>
          </w:rPr>
          <w:t>2</w:t>
        </w:r>
      </w:ins>
      <w:del w:id="221" w:author="Luana Soares" w:date="2025-05-06T19:30:00Z">
        <w:r w:rsidRPr="002B2313" w:rsidDel="002B2313">
          <w:rPr>
            <w:rFonts w:ascii="Times New Roman" w:eastAsia="Times New Roman" w:hAnsi="Times New Roman" w:cs="Times New Roman"/>
            <w:sz w:val="24"/>
            <w:szCs w:val="24"/>
            <w:lang w:val="en-US"/>
            <w:rPrChange w:id="222" w:author="Luana Soares" w:date="2025-05-06T19:31:00Z">
              <w:rPr>
                <w:rFonts w:ascii="Times New Roman" w:eastAsia="Times New Roman" w:hAnsi="Times New Roman" w:cs="Times New Roman"/>
                <w:sz w:val="24"/>
                <w:szCs w:val="24"/>
                <w:highlight w:val="green"/>
                <w:lang w:val="en-US"/>
              </w:rPr>
            </w:rPrChange>
          </w:rPr>
          <w:delText>3</w:delText>
        </w:r>
      </w:del>
      <w:r w:rsidRPr="002B2313">
        <w:rPr>
          <w:rFonts w:ascii="Times New Roman" w:eastAsia="Times New Roman" w:hAnsi="Times New Roman" w:cs="Times New Roman"/>
          <w:sz w:val="24"/>
          <w:szCs w:val="24"/>
          <w:lang w:val="en-US"/>
        </w:rPr>
        <w:t xml:space="preserve">). The datasets mapped to the </w:t>
      </w:r>
      <w:r w:rsidRPr="002B2313">
        <w:rPr>
          <w:rFonts w:ascii="Times New Roman" w:eastAsia="Times New Roman" w:hAnsi="Times New Roman" w:cs="Times New Roman"/>
          <w:i/>
          <w:sz w:val="24"/>
          <w:szCs w:val="24"/>
          <w:lang w:val="en-US"/>
        </w:rPr>
        <w:t>Solanum</w:t>
      </w:r>
      <w:r w:rsidRPr="002B2313">
        <w:rPr>
          <w:rFonts w:ascii="Times New Roman" w:eastAsia="Times New Roman" w:hAnsi="Times New Roman" w:cs="Times New Roman"/>
          <w:sz w:val="24"/>
          <w:szCs w:val="24"/>
          <w:lang w:val="en-US"/>
        </w:rPr>
        <w:t xml:space="preserve"> reference genome </w:t>
      </w:r>
      <w:r w:rsidR="00586C0A" w:rsidRPr="002B2313">
        <w:rPr>
          <w:rFonts w:ascii="Times New Roman" w:eastAsia="Times New Roman" w:hAnsi="Times New Roman" w:cs="Times New Roman"/>
          <w:sz w:val="24"/>
          <w:szCs w:val="24"/>
          <w:lang w:val="en-US"/>
        </w:rPr>
        <w:t>exhibit</w:t>
      </w:r>
      <w:r w:rsidRPr="002B2313">
        <w:rPr>
          <w:rFonts w:ascii="Times New Roman" w:eastAsia="Times New Roman" w:hAnsi="Times New Roman" w:cs="Times New Roman"/>
          <w:sz w:val="24"/>
          <w:szCs w:val="24"/>
          <w:lang w:val="en-US"/>
        </w:rPr>
        <w:t xml:space="preserve">ed the </w:t>
      </w:r>
      <w:r w:rsidR="00586C0A" w:rsidRPr="002B2313">
        <w:rPr>
          <w:rFonts w:ascii="Times New Roman" w:eastAsia="Times New Roman" w:hAnsi="Times New Roman" w:cs="Times New Roman"/>
          <w:sz w:val="24"/>
          <w:szCs w:val="24"/>
          <w:lang w:val="en-US"/>
        </w:rPr>
        <w:t>most significan</w:t>
      </w:r>
      <w:r w:rsidRPr="002B2313">
        <w:rPr>
          <w:rFonts w:ascii="Times New Roman" w:eastAsia="Times New Roman" w:hAnsi="Times New Roman" w:cs="Times New Roman"/>
          <w:sz w:val="24"/>
          <w:szCs w:val="24"/>
          <w:lang w:val="en-US"/>
        </w:rPr>
        <w:t xml:space="preserve">t variation in inferred K values, </w:t>
      </w:r>
      <w:r w:rsidR="00586C0A" w:rsidRPr="002B2313">
        <w:rPr>
          <w:rFonts w:ascii="Times New Roman" w:eastAsia="Times New Roman" w:hAnsi="Times New Roman" w:cs="Times New Roman"/>
          <w:sz w:val="24"/>
          <w:szCs w:val="24"/>
          <w:lang w:val="en-US"/>
        </w:rPr>
        <w:t>particular</w:t>
      </w:r>
      <w:r w:rsidRPr="002B2313">
        <w:rPr>
          <w:rFonts w:ascii="Times New Roman" w:eastAsia="Times New Roman" w:hAnsi="Times New Roman" w:cs="Times New Roman"/>
          <w:sz w:val="24"/>
          <w:szCs w:val="24"/>
          <w:lang w:val="en-US"/>
        </w:rPr>
        <w:t xml:space="preserve">ly in </w:t>
      </w:r>
      <w:r w:rsidR="00586C0A" w:rsidRPr="002B2313">
        <w:rPr>
          <w:rFonts w:ascii="Times New Roman" w:eastAsia="Times New Roman" w:hAnsi="Times New Roman" w:cs="Times New Roman"/>
          <w:sz w:val="24"/>
          <w:szCs w:val="24"/>
          <w:lang w:val="en-US"/>
        </w:rPr>
        <w:t xml:space="preserve">the </w:t>
      </w:r>
      <w:r w:rsidRPr="002B2313">
        <w:rPr>
          <w:rFonts w:ascii="Times New Roman" w:eastAsia="Times New Roman" w:hAnsi="Times New Roman" w:cs="Times New Roman"/>
          <w:sz w:val="24"/>
          <w:szCs w:val="24"/>
          <w:lang w:val="en-US"/>
        </w:rPr>
        <w:t xml:space="preserve">POP and INTRA-P4 datasets. We selected the </w:t>
      </w:r>
      <w:r w:rsidR="00586C0A" w:rsidRPr="002B2313">
        <w:rPr>
          <w:rFonts w:ascii="Times New Roman" w:eastAsia="Times New Roman" w:hAnsi="Times New Roman" w:cs="Times New Roman"/>
          <w:sz w:val="24"/>
          <w:szCs w:val="24"/>
          <w:lang w:val="en-US"/>
        </w:rPr>
        <w:t>best</w:t>
      </w:r>
      <w:r w:rsidRPr="002B2313">
        <w:rPr>
          <w:rFonts w:ascii="Times New Roman" w:eastAsia="Times New Roman" w:hAnsi="Times New Roman" w:cs="Times New Roman"/>
          <w:sz w:val="24"/>
          <w:szCs w:val="24"/>
          <w:lang w:val="en-US"/>
        </w:rPr>
        <w:t xml:space="preserve"> K based on previous studies </w:t>
      </w:r>
      <w:r w:rsidR="00586C0A" w:rsidRPr="002B2313">
        <w:rPr>
          <w:rFonts w:ascii="Times New Roman" w:eastAsia="Times New Roman" w:hAnsi="Times New Roman" w:cs="Times New Roman"/>
          <w:sz w:val="24"/>
          <w:szCs w:val="24"/>
          <w:lang w:val="en-US"/>
        </w:rPr>
        <w:t>for</w:t>
      </w:r>
      <w:r w:rsidRPr="002B2313">
        <w:rPr>
          <w:rFonts w:ascii="Times New Roman" w:eastAsia="Times New Roman" w:hAnsi="Times New Roman" w:cs="Times New Roman"/>
          <w:sz w:val="24"/>
          <w:szCs w:val="24"/>
          <w:lang w:val="en-US"/>
        </w:rPr>
        <w:t xml:space="preserve"> each dataset</w:t>
      </w:r>
      <w:r w:rsidR="002C0881" w:rsidRPr="002B2313">
        <w:rPr>
          <w:rFonts w:ascii="Times New Roman" w:eastAsia="Times New Roman" w:hAnsi="Times New Roman" w:cs="Times New Roman"/>
          <w:sz w:val="24"/>
          <w:szCs w:val="24"/>
          <w:lang w:val="en-US"/>
        </w:rPr>
        <w:t xml:space="preserve"> to explore. </w:t>
      </w:r>
    </w:p>
    <w:p w14:paraId="6CF95EFD" w14:textId="1D5B3532" w:rsidR="00D31D8E" w:rsidRPr="002B2313" w:rsidDel="00DC7BFE" w:rsidRDefault="002C0881" w:rsidP="001F48BF">
      <w:pPr>
        <w:spacing w:line="480" w:lineRule="auto"/>
        <w:ind w:firstLine="720"/>
        <w:rPr>
          <w:del w:id="223" w:author="Luana Soares" w:date="2025-05-06T17:06:00Z"/>
          <w:rFonts w:ascii="Times New Roman" w:eastAsia="Times New Roman" w:hAnsi="Times New Roman" w:cs="Times New Roman"/>
          <w:sz w:val="24"/>
          <w:szCs w:val="24"/>
          <w:lang w:val="en-US"/>
        </w:rPr>
      </w:pPr>
      <w:commentRangeStart w:id="224"/>
      <w:r w:rsidRPr="002B2313">
        <w:rPr>
          <w:rFonts w:ascii="Times New Roman" w:eastAsia="Times New Roman" w:hAnsi="Times New Roman" w:cs="Times New Roman"/>
          <w:sz w:val="24"/>
          <w:szCs w:val="24"/>
          <w:lang w:val="en-US"/>
        </w:rPr>
        <w:t>For</w:t>
      </w:r>
      <w:r w:rsidR="001F48BF" w:rsidRPr="002B2313">
        <w:rPr>
          <w:rFonts w:ascii="Times New Roman" w:eastAsia="Times New Roman" w:hAnsi="Times New Roman" w:cs="Times New Roman"/>
          <w:sz w:val="24"/>
          <w:szCs w:val="24"/>
          <w:lang w:val="en-US"/>
        </w:rPr>
        <w:t xml:space="preserve"> POP</w:t>
      </w:r>
      <w:r w:rsidRPr="002B2313">
        <w:rPr>
          <w:rFonts w:ascii="Times New Roman" w:eastAsia="Times New Roman" w:hAnsi="Times New Roman" w:cs="Times New Roman"/>
          <w:sz w:val="24"/>
          <w:szCs w:val="24"/>
          <w:lang w:val="en-US"/>
        </w:rPr>
        <w:t xml:space="preserve"> (</w:t>
      </w:r>
      <w:commentRangeStart w:id="225"/>
      <w:commentRangeStart w:id="226"/>
      <w:del w:id="227" w:author="Luana Soares" w:date="2025-05-06T19:27:00Z">
        <w:r w:rsidRPr="002B2313" w:rsidDel="002B2313">
          <w:rPr>
            <w:rFonts w:ascii="Times New Roman" w:eastAsia="Times New Roman" w:hAnsi="Times New Roman" w:cs="Times New Roman"/>
            <w:sz w:val="24"/>
            <w:szCs w:val="24"/>
            <w:lang w:val="en-US"/>
            <w:rPrChange w:id="228" w:author="Luana Soares" w:date="2025-05-06T19:31:00Z">
              <w:rPr>
                <w:rFonts w:ascii="Times New Roman" w:eastAsia="Times New Roman" w:hAnsi="Times New Roman" w:cs="Times New Roman"/>
                <w:sz w:val="24"/>
                <w:szCs w:val="24"/>
                <w:highlight w:val="green"/>
                <w:lang w:val="en-US"/>
              </w:rPr>
            </w:rPrChange>
          </w:rPr>
          <w:delText xml:space="preserve">Figure </w:delText>
        </w:r>
        <w:r w:rsidR="006731D5" w:rsidRPr="002B2313" w:rsidDel="002B2313">
          <w:rPr>
            <w:rFonts w:ascii="Times New Roman" w:eastAsia="Times New Roman" w:hAnsi="Times New Roman" w:cs="Times New Roman"/>
            <w:sz w:val="24"/>
            <w:szCs w:val="24"/>
            <w:lang w:val="en-US"/>
            <w:rPrChange w:id="229" w:author="Luana Soares" w:date="2025-05-06T19:31:00Z">
              <w:rPr>
                <w:rFonts w:ascii="Times New Roman" w:eastAsia="Times New Roman" w:hAnsi="Times New Roman" w:cs="Times New Roman"/>
                <w:sz w:val="24"/>
                <w:szCs w:val="24"/>
                <w:highlight w:val="green"/>
                <w:lang w:val="en-US"/>
              </w:rPr>
            </w:rPrChange>
          </w:rPr>
          <w:delText>8</w:delText>
        </w:r>
      </w:del>
      <w:ins w:id="230" w:author="Luana Soares" w:date="2025-05-06T19:27:00Z">
        <w:r w:rsidR="002B2313" w:rsidRPr="002B2313">
          <w:rPr>
            <w:rFonts w:ascii="Times New Roman" w:eastAsia="Times New Roman" w:hAnsi="Times New Roman" w:cs="Times New Roman"/>
            <w:sz w:val="24"/>
            <w:szCs w:val="24"/>
            <w:lang w:val="en-US"/>
            <w:rPrChange w:id="231" w:author="Luana Soares" w:date="2025-05-06T19:31:00Z">
              <w:rPr>
                <w:rFonts w:ascii="Times New Roman" w:eastAsia="Times New Roman" w:hAnsi="Times New Roman" w:cs="Times New Roman"/>
                <w:sz w:val="24"/>
                <w:szCs w:val="24"/>
                <w:highlight w:val="green"/>
                <w:lang w:val="en-US"/>
              </w:rPr>
            </w:rPrChange>
          </w:rPr>
          <w:t>Figure 5</w:t>
        </w:r>
      </w:ins>
      <w:r w:rsidRPr="002B2313">
        <w:rPr>
          <w:rFonts w:ascii="Times New Roman" w:eastAsia="Times New Roman" w:hAnsi="Times New Roman" w:cs="Times New Roman"/>
          <w:sz w:val="24"/>
          <w:szCs w:val="24"/>
          <w:lang w:val="en-US"/>
          <w:rPrChange w:id="232" w:author="Luana Soares" w:date="2025-05-06T19:31:00Z">
            <w:rPr>
              <w:rFonts w:ascii="Times New Roman" w:eastAsia="Times New Roman" w:hAnsi="Times New Roman" w:cs="Times New Roman"/>
              <w:sz w:val="24"/>
              <w:szCs w:val="24"/>
              <w:highlight w:val="green"/>
              <w:lang w:val="en-US"/>
            </w:rPr>
          </w:rPrChange>
        </w:rPr>
        <w:t>a</w:t>
      </w:r>
      <w:commentRangeEnd w:id="225"/>
      <w:r w:rsidR="00BA5DD2" w:rsidRPr="002B2313">
        <w:rPr>
          <w:rStyle w:val="CommentReference"/>
        </w:rPr>
        <w:commentReference w:id="225"/>
      </w:r>
      <w:commentRangeEnd w:id="226"/>
      <w:r w:rsidR="00DC7BFE" w:rsidRPr="002B2313">
        <w:rPr>
          <w:rStyle w:val="CommentReference"/>
        </w:rPr>
        <w:commentReference w:id="226"/>
      </w:r>
      <w:r w:rsidRPr="002B2313">
        <w:rPr>
          <w:rFonts w:ascii="Times New Roman" w:eastAsia="Times New Roman" w:hAnsi="Times New Roman" w:cs="Times New Roman"/>
          <w:sz w:val="24"/>
          <w:szCs w:val="24"/>
          <w:lang w:val="en-US"/>
        </w:rPr>
        <w:t>)</w:t>
      </w:r>
      <w:r w:rsidR="001F48BF"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we selected K = 3, which reflects three geographical groups in </w:t>
      </w:r>
      <w:r w:rsidRPr="002B2313">
        <w:rPr>
          <w:rFonts w:ascii="Times New Roman" w:eastAsia="Times New Roman" w:hAnsi="Times New Roman" w:cs="Times New Roman"/>
          <w:i/>
          <w:iCs/>
          <w:sz w:val="24"/>
          <w:szCs w:val="24"/>
          <w:lang w:val="en-US"/>
        </w:rPr>
        <w:t>P. altiplana</w:t>
      </w:r>
      <w:r w:rsidRPr="002B2313">
        <w:rPr>
          <w:rFonts w:ascii="Times New Roman" w:eastAsia="Times New Roman" w:hAnsi="Times New Roman" w:cs="Times New Roman"/>
          <w:sz w:val="24"/>
          <w:szCs w:val="24"/>
          <w:lang w:val="en-US"/>
        </w:rPr>
        <w:t xml:space="preserve">. </w:t>
      </w:r>
      <w:ins w:id="233" w:author="Luana Soares" w:date="2025-05-06T17:05:00Z">
        <w:r w:rsidR="00DC7BFE" w:rsidRPr="002B2313">
          <w:rPr>
            <w:rFonts w:ascii="Times New Roman" w:eastAsia="Times New Roman" w:hAnsi="Times New Roman" w:cs="Times New Roman"/>
            <w:sz w:val="24"/>
            <w:szCs w:val="24"/>
            <w:lang w:val="en-US"/>
          </w:rPr>
          <w:t xml:space="preserve">Most of the </w:t>
        </w:r>
      </w:ins>
      <w:del w:id="234" w:author="Luana Soares" w:date="2025-05-06T17:05:00Z">
        <w:r w:rsidRPr="002B2313" w:rsidDel="00DC7BFE">
          <w:rPr>
            <w:rFonts w:ascii="Times New Roman" w:eastAsia="Times New Roman" w:hAnsi="Times New Roman" w:cs="Times New Roman"/>
            <w:sz w:val="24"/>
            <w:szCs w:val="24"/>
            <w:lang w:val="en-US"/>
          </w:rPr>
          <w:delText xml:space="preserve">Using </w:delText>
        </w:r>
        <w:r w:rsidRPr="002B2313" w:rsidDel="00DC7BFE">
          <w:rPr>
            <w:rFonts w:ascii="Times New Roman" w:eastAsia="Times New Roman" w:hAnsi="Times New Roman" w:cs="Times New Roman"/>
            <w:i/>
            <w:iCs/>
            <w:sz w:val="24"/>
            <w:szCs w:val="24"/>
            <w:lang w:val="en-US"/>
          </w:rPr>
          <w:delText>P. inflata</w:delText>
        </w:r>
        <w:r w:rsidRPr="002B2313" w:rsidDel="00DC7BFE">
          <w:rPr>
            <w:rFonts w:ascii="Times New Roman" w:eastAsia="Times New Roman" w:hAnsi="Times New Roman" w:cs="Times New Roman"/>
            <w:sz w:val="24"/>
            <w:szCs w:val="24"/>
            <w:lang w:val="en-US"/>
          </w:rPr>
          <w:delText xml:space="preserve"> and </w:delText>
        </w:r>
        <w:r w:rsidRPr="002B2313" w:rsidDel="00DC7BFE">
          <w:rPr>
            <w:rFonts w:ascii="Times New Roman" w:eastAsia="Times New Roman" w:hAnsi="Times New Roman" w:cs="Times New Roman"/>
            <w:i/>
            <w:iCs/>
            <w:sz w:val="24"/>
            <w:szCs w:val="24"/>
            <w:lang w:val="en-US"/>
          </w:rPr>
          <w:delText>P. axillaris</w:delText>
        </w:r>
        <w:r w:rsidRPr="002B2313" w:rsidDel="00DC7BFE">
          <w:rPr>
            <w:rFonts w:ascii="Times New Roman" w:eastAsia="Times New Roman" w:hAnsi="Times New Roman" w:cs="Times New Roman"/>
            <w:sz w:val="24"/>
            <w:szCs w:val="24"/>
            <w:lang w:val="en-US"/>
          </w:rPr>
          <w:delText xml:space="preserve"> as a </w:delText>
        </w:r>
      </w:del>
      <w:r w:rsidRPr="002B2313">
        <w:rPr>
          <w:rFonts w:ascii="Times New Roman" w:eastAsia="Times New Roman" w:hAnsi="Times New Roman" w:cs="Times New Roman"/>
          <w:sz w:val="24"/>
          <w:szCs w:val="24"/>
          <w:lang w:val="en-US"/>
        </w:rPr>
        <w:t>r</w:t>
      </w:r>
      <w:r w:rsidR="001F48BF" w:rsidRPr="002B2313">
        <w:rPr>
          <w:rFonts w:ascii="Times New Roman" w:eastAsia="Times New Roman" w:hAnsi="Times New Roman" w:cs="Times New Roman"/>
          <w:sz w:val="24"/>
          <w:szCs w:val="24"/>
          <w:lang w:val="en-US"/>
        </w:rPr>
        <w:t xml:space="preserve">eference genome returned </w:t>
      </w:r>
      <w:r w:rsidRPr="002B2313">
        <w:rPr>
          <w:rFonts w:ascii="Times New Roman" w:eastAsia="Times New Roman" w:hAnsi="Times New Roman" w:cs="Times New Roman"/>
          <w:sz w:val="24"/>
          <w:szCs w:val="24"/>
          <w:lang w:val="en-US"/>
        </w:rPr>
        <w:t>identical</w:t>
      </w:r>
      <w:r w:rsidR="001F48BF" w:rsidRPr="002B2313">
        <w:rPr>
          <w:rFonts w:ascii="Times New Roman" w:eastAsia="Times New Roman" w:hAnsi="Times New Roman" w:cs="Times New Roman"/>
          <w:sz w:val="24"/>
          <w:szCs w:val="24"/>
          <w:lang w:val="en-US"/>
        </w:rPr>
        <w:t xml:space="preserve"> results</w:t>
      </w:r>
      <w:r w:rsidRPr="002B2313">
        <w:rPr>
          <w:rFonts w:ascii="Times New Roman" w:eastAsia="Times New Roman" w:hAnsi="Times New Roman" w:cs="Times New Roman"/>
          <w:sz w:val="24"/>
          <w:szCs w:val="24"/>
          <w:lang w:val="en-US"/>
        </w:rPr>
        <w:t xml:space="preserve">, </w:t>
      </w:r>
      <w:ins w:id="235" w:author="Luana Soares" w:date="2025-05-06T17:05:00Z">
        <w:r w:rsidR="00DC7BFE" w:rsidRPr="002B2313">
          <w:rPr>
            <w:rFonts w:ascii="Times New Roman" w:eastAsia="Times New Roman" w:hAnsi="Times New Roman" w:cs="Times New Roman"/>
            <w:sz w:val="24"/>
            <w:szCs w:val="24"/>
            <w:lang w:val="en-US"/>
          </w:rPr>
          <w:t xml:space="preserve">except </w:t>
        </w:r>
      </w:ins>
      <w:del w:id="236" w:author="Luana Soares" w:date="2025-05-06T17:05:00Z">
        <w:r w:rsidRPr="002B2313" w:rsidDel="00DC7BFE">
          <w:rPr>
            <w:rFonts w:ascii="Times New Roman" w:eastAsia="Times New Roman" w:hAnsi="Times New Roman" w:cs="Times New Roman"/>
            <w:sz w:val="24"/>
            <w:szCs w:val="24"/>
            <w:lang w:val="en-US"/>
          </w:rPr>
          <w:delText xml:space="preserve">whereas </w:delText>
        </w:r>
      </w:del>
      <w:r w:rsidRPr="002B2313">
        <w:rPr>
          <w:rFonts w:ascii="Times New Roman" w:eastAsia="Times New Roman" w:hAnsi="Times New Roman" w:cs="Times New Roman"/>
          <w:sz w:val="24"/>
          <w:szCs w:val="24"/>
          <w:lang w:val="en-US"/>
        </w:rPr>
        <w:t xml:space="preserve">the </w:t>
      </w:r>
      <w:del w:id="237" w:author="Luana Soares" w:date="2025-05-06T17:05:00Z">
        <w:r w:rsidRPr="002B2313" w:rsidDel="00DC7BFE">
          <w:rPr>
            <w:rFonts w:ascii="Times New Roman" w:eastAsia="Times New Roman" w:hAnsi="Times New Roman" w:cs="Times New Roman"/>
            <w:sz w:val="24"/>
            <w:szCs w:val="24"/>
            <w:lang w:val="en-US"/>
          </w:rPr>
          <w:delText xml:space="preserve">comparison </w:delText>
        </w:r>
      </w:del>
      <w:ins w:id="238" w:author="Luana Soares" w:date="2025-05-06T17:05:00Z">
        <w:r w:rsidR="00DC7BFE" w:rsidRPr="002B2313">
          <w:rPr>
            <w:rFonts w:ascii="Times New Roman" w:eastAsia="Times New Roman" w:hAnsi="Times New Roman" w:cs="Times New Roman"/>
            <w:sz w:val="24"/>
            <w:szCs w:val="24"/>
            <w:lang w:val="en-US"/>
          </w:rPr>
          <w:t>when</w:t>
        </w:r>
      </w:ins>
      <w:del w:id="239" w:author="Luana Soares" w:date="2025-05-06T17:05:00Z">
        <w:r w:rsidRPr="002B2313" w:rsidDel="00DC7BFE">
          <w:rPr>
            <w:rFonts w:ascii="Times New Roman" w:eastAsia="Times New Roman" w:hAnsi="Times New Roman" w:cs="Times New Roman"/>
            <w:sz w:val="24"/>
            <w:szCs w:val="24"/>
            <w:lang w:val="en-US"/>
          </w:rPr>
          <w:delText>with</w:delText>
        </w:r>
      </w:del>
      <w:ins w:id="240" w:author="Luana Soares" w:date="2025-05-06T17:05:00Z">
        <w:r w:rsidR="00DC7BFE" w:rsidRPr="002B2313">
          <w:rPr>
            <w:rFonts w:ascii="Times New Roman" w:eastAsia="Times New Roman" w:hAnsi="Times New Roman" w:cs="Times New Roman"/>
            <w:sz w:val="24"/>
            <w:szCs w:val="24"/>
            <w:lang w:val="en-US"/>
          </w:rPr>
          <w:t xml:space="preserve"> using</w:t>
        </w:r>
      </w:ins>
      <w:r w:rsidR="001F48BF" w:rsidRPr="002B2313">
        <w:rPr>
          <w:rFonts w:ascii="Times New Roman" w:eastAsia="Times New Roman" w:hAnsi="Times New Roman" w:cs="Times New Roman"/>
          <w:sz w:val="24"/>
          <w:szCs w:val="24"/>
          <w:lang w:val="en-US"/>
        </w:rPr>
        <w:t xml:space="preserve"> </w:t>
      </w:r>
      <w:r w:rsidR="001F48BF" w:rsidRPr="002B2313">
        <w:rPr>
          <w:rFonts w:ascii="Times New Roman" w:eastAsia="Times New Roman" w:hAnsi="Times New Roman" w:cs="Times New Roman"/>
          <w:i/>
          <w:sz w:val="24"/>
          <w:szCs w:val="24"/>
          <w:lang w:val="en-US"/>
        </w:rPr>
        <w:t>P. secreta</w:t>
      </w:r>
      <w:r w:rsidR="001F48BF" w:rsidRPr="002B2313">
        <w:rPr>
          <w:rFonts w:ascii="Times New Roman" w:eastAsia="Times New Roman" w:hAnsi="Times New Roman" w:cs="Times New Roman"/>
          <w:sz w:val="24"/>
          <w:szCs w:val="24"/>
          <w:lang w:val="en-US"/>
        </w:rPr>
        <w:t xml:space="preserve"> </w:t>
      </w:r>
      <w:ins w:id="241" w:author="Luana Soares" w:date="2025-05-06T17:05:00Z">
        <w:r w:rsidR="00DC7BFE" w:rsidRPr="002B2313">
          <w:rPr>
            <w:rFonts w:ascii="Times New Roman" w:eastAsia="Times New Roman" w:hAnsi="Times New Roman" w:cs="Times New Roman"/>
            <w:sz w:val="24"/>
            <w:szCs w:val="24"/>
            <w:lang w:val="en-US"/>
          </w:rPr>
          <w:t xml:space="preserve">genome that </w:t>
        </w:r>
      </w:ins>
      <w:r w:rsidRPr="002B2313">
        <w:rPr>
          <w:rFonts w:ascii="Times New Roman" w:eastAsia="Times New Roman" w:hAnsi="Times New Roman" w:cs="Times New Roman"/>
          <w:sz w:val="24"/>
          <w:szCs w:val="24"/>
          <w:lang w:val="en-US"/>
        </w:rPr>
        <w:t>indicated different ancestry for many individuals.</w:t>
      </w:r>
      <w:r w:rsidR="001F48BF" w:rsidRPr="002B2313">
        <w:rPr>
          <w:rFonts w:ascii="Times New Roman" w:eastAsia="Times New Roman" w:hAnsi="Times New Roman" w:cs="Times New Roman"/>
          <w:sz w:val="24"/>
          <w:szCs w:val="24"/>
          <w:lang w:val="en-US"/>
        </w:rPr>
        <w:t xml:space="preserve"> </w:t>
      </w:r>
      <w:del w:id="242" w:author="Luana Soares" w:date="2025-05-06T17:06:00Z">
        <w:r w:rsidR="00D31D8E" w:rsidRPr="002B2313" w:rsidDel="00DC7BFE">
          <w:rPr>
            <w:rFonts w:ascii="Times New Roman" w:eastAsia="Times New Roman" w:hAnsi="Times New Roman" w:cs="Times New Roman"/>
            <w:sz w:val="24"/>
            <w:szCs w:val="24"/>
            <w:lang w:val="en-US"/>
          </w:rPr>
          <w:delText xml:space="preserve">Regarding the comparisons involving </w:delText>
        </w:r>
        <w:r w:rsidR="00D31D8E" w:rsidRPr="002B2313" w:rsidDel="00DC7BFE">
          <w:rPr>
            <w:rFonts w:ascii="Times New Roman" w:eastAsia="Times New Roman" w:hAnsi="Times New Roman" w:cs="Times New Roman"/>
            <w:i/>
            <w:iCs/>
            <w:sz w:val="24"/>
            <w:szCs w:val="24"/>
            <w:lang w:val="en-US"/>
          </w:rPr>
          <w:delText>Nicotiana</w:delText>
        </w:r>
        <w:r w:rsidR="00D31D8E" w:rsidRPr="002B2313" w:rsidDel="00DC7BFE">
          <w:rPr>
            <w:rFonts w:ascii="Times New Roman" w:eastAsia="Times New Roman" w:hAnsi="Times New Roman" w:cs="Times New Roman"/>
            <w:sz w:val="24"/>
            <w:szCs w:val="24"/>
            <w:lang w:val="en-US"/>
          </w:rPr>
          <w:delText xml:space="preserve"> and </w:delText>
        </w:r>
        <w:r w:rsidR="00D31D8E" w:rsidRPr="002B2313" w:rsidDel="00DC7BFE">
          <w:rPr>
            <w:rFonts w:ascii="Times New Roman" w:eastAsia="Times New Roman" w:hAnsi="Times New Roman" w:cs="Times New Roman"/>
            <w:i/>
            <w:iCs/>
            <w:sz w:val="24"/>
            <w:szCs w:val="24"/>
            <w:lang w:val="en-US"/>
          </w:rPr>
          <w:delText>Solanum</w:delText>
        </w:r>
        <w:r w:rsidR="00D31D8E" w:rsidRPr="002B2313" w:rsidDel="00DC7BFE">
          <w:rPr>
            <w:rFonts w:ascii="Times New Roman" w:eastAsia="Times New Roman" w:hAnsi="Times New Roman" w:cs="Times New Roman"/>
            <w:sz w:val="24"/>
            <w:szCs w:val="24"/>
            <w:lang w:val="en-US"/>
          </w:rPr>
          <w:delText xml:space="preserve"> genomes, </w:delText>
        </w:r>
        <w:r w:rsidR="00D31D8E" w:rsidRPr="002B2313" w:rsidDel="00DC7BFE">
          <w:rPr>
            <w:rFonts w:ascii="Times New Roman" w:eastAsia="Times New Roman" w:hAnsi="Times New Roman" w:cs="Times New Roman"/>
            <w:i/>
            <w:iCs/>
            <w:sz w:val="24"/>
            <w:szCs w:val="24"/>
            <w:lang w:val="en-US"/>
          </w:rPr>
          <w:delText>N. sylvestris</w:delText>
        </w:r>
        <w:r w:rsidR="00D31D8E" w:rsidRPr="002B2313" w:rsidDel="00DC7BFE">
          <w:rPr>
            <w:rFonts w:ascii="Times New Roman" w:eastAsia="Times New Roman" w:hAnsi="Times New Roman" w:cs="Times New Roman"/>
            <w:sz w:val="24"/>
            <w:szCs w:val="24"/>
            <w:lang w:val="en-US"/>
          </w:rPr>
          <w:delText xml:space="preserve"> produced the three-group structure but revealed more divergent individual ancestry than </w:delText>
        </w:r>
        <w:r w:rsidR="00D31D8E" w:rsidRPr="002B2313" w:rsidDel="00DC7BFE">
          <w:rPr>
            <w:rFonts w:ascii="Times New Roman" w:eastAsia="Times New Roman" w:hAnsi="Times New Roman" w:cs="Times New Roman"/>
            <w:i/>
            <w:iCs/>
            <w:sz w:val="24"/>
            <w:szCs w:val="24"/>
            <w:lang w:val="en-US"/>
          </w:rPr>
          <w:delText>Petunia</w:delText>
        </w:r>
        <w:r w:rsidR="00D31D8E" w:rsidRPr="002B2313" w:rsidDel="00DC7BFE">
          <w:rPr>
            <w:rFonts w:ascii="Times New Roman" w:eastAsia="Times New Roman" w:hAnsi="Times New Roman" w:cs="Times New Roman"/>
            <w:sz w:val="24"/>
            <w:szCs w:val="24"/>
            <w:lang w:val="en-US"/>
          </w:rPr>
          <w:delText xml:space="preserve"> or </w:delText>
        </w:r>
        <w:r w:rsidR="00D31D8E" w:rsidRPr="002B2313" w:rsidDel="00DC7BFE">
          <w:rPr>
            <w:rFonts w:ascii="Times New Roman" w:eastAsia="Times New Roman" w:hAnsi="Times New Roman" w:cs="Times New Roman"/>
            <w:i/>
            <w:iCs/>
            <w:sz w:val="24"/>
            <w:szCs w:val="24"/>
            <w:lang w:val="en-US"/>
          </w:rPr>
          <w:delText xml:space="preserve">S. </w:delText>
        </w:r>
        <w:r w:rsidR="007326D2" w:rsidRPr="002B2313" w:rsidDel="00DC7BFE">
          <w:rPr>
            <w:rFonts w:ascii="Times New Roman" w:eastAsia="Times New Roman" w:hAnsi="Times New Roman" w:cs="Times New Roman"/>
            <w:i/>
            <w:sz w:val="24"/>
            <w:szCs w:val="24"/>
            <w:lang w:val="en-US"/>
          </w:rPr>
          <w:delText>habrochaites</w:delText>
        </w:r>
        <w:r w:rsidR="00D31D8E" w:rsidRPr="002B2313" w:rsidDel="00DC7BFE">
          <w:rPr>
            <w:rFonts w:ascii="Times New Roman" w:eastAsia="Times New Roman" w:hAnsi="Times New Roman" w:cs="Times New Roman"/>
            <w:sz w:val="24"/>
            <w:szCs w:val="24"/>
            <w:lang w:val="en-US"/>
          </w:rPr>
          <w:delText xml:space="preserve"> reference genomes.</w:delText>
        </w:r>
      </w:del>
    </w:p>
    <w:p w14:paraId="60BBEC48" w14:textId="039631D2" w:rsidR="00D774C6" w:rsidRPr="002B2313" w:rsidDel="00DC7BFE" w:rsidRDefault="007326D2" w:rsidP="001F48BF">
      <w:pPr>
        <w:spacing w:line="480" w:lineRule="auto"/>
        <w:ind w:firstLine="720"/>
        <w:rPr>
          <w:del w:id="243" w:author="Luana Soares" w:date="2025-05-06T17:04:00Z"/>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The best</w:t>
      </w:r>
      <w:r w:rsidR="001F48BF" w:rsidRPr="002B2313">
        <w:rPr>
          <w:rFonts w:ascii="Times New Roman" w:eastAsia="Times New Roman" w:hAnsi="Times New Roman" w:cs="Times New Roman"/>
          <w:sz w:val="24"/>
          <w:szCs w:val="24"/>
          <w:lang w:val="en-US"/>
        </w:rPr>
        <w:t xml:space="preserve"> K</w:t>
      </w:r>
      <w:r w:rsidR="007E4BD1" w:rsidRPr="002B2313">
        <w:rPr>
          <w:rFonts w:ascii="Times New Roman" w:eastAsia="Times New Roman" w:hAnsi="Times New Roman" w:cs="Times New Roman"/>
          <w:sz w:val="24"/>
          <w:szCs w:val="24"/>
          <w:lang w:val="en-US"/>
        </w:rPr>
        <w:t xml:space="preserve"> </w:t>
      </w:r>
      <w:r w:rsidR="001F48BF" w:rsidRPr="002B2313">
        <w:rPr>
          <w:rFonts w:ascii="Times New Roman" w:eastAsia="Times New Roman" w:hAnsi="Times New Roman" w:cs="Times New Roman"/>
          <w:sz w:val="24"/>
          <w:szCs w:val="24"/>
          <w:lang w:val="en-US"/>
        </w:rPr>
        <w:t>=</w:t>
      </w:r>
      <w:r w:rsidR="007E4BD1" w:rsidRPr="002B2313">
        <w:rPr>
          <w:rFonts w:ascii="Times New Roman" w:eastAsia="Times New Roman" w:hAnsi="Times New Roman" w:cs="Times New Roman"/>
          <w:sz w:val="24"/>
          <w:szCs w:val="24"/>
          <w:lang w:val="en-US"/>
        </w:rPr>
        <w:t xml:space="preserve"> </w:t>
      </w:r>
      <w:r w:rsidR="001F48BF" w:rsidRPr="002B2313">
        <w:rPr>
          <w:rFonts w:ascii="Times New Roman" w:eastAsia="Times New Roman" w:hAnsi="Times New Roman" w:cs="Times New Roman"/>
          <w:sz w:val="24"/>
          <w:szCs w:val="24"/>
          <w:lang w:val="en-US"/>
        </w:rPr>
        <w:t>5 for INTRA-P4</w:t>
      </w:r>
      <w:r w:rsidRPr="002B2313">
        <w:rPr>
          <w:rFonts w:ascii="Times New Roman" w:eastAsia="Times New Roman" w:hAnsi="Times New Roman" w:cs="Times New Roman"/>
          <w:sz w:val="24"/>
          <w:szCs w:val="24"/>
          <w:lang w:val="en-US"/>
        </w:rPr>
        <w:t xml:space="preserve"> (</w:t>
      </w:r>
      <w:del w:id="244" w:author="Luana Soares" w:date="2025-05-06T19:27:00Z">
        <w:r w:rsidRPr="002B2313" w:rsidDel="002B2313">
          <w:rPr>
            <w:rFonts w:ascii="Times New Roman" w:eastAsia="Times New Roman" w:hAnsi="Times New Roman" w:cs="Times New Roman"/>
            <w:sz w:val="24"/>
            <w:szCs w:val="24"/>
            <w:lang w:val="en-US"/>
            <w:rPrChange w:id="245" w:author="Luana Soares" w:date="2025-05-06T19:31:00Z">
              <w:rPr>
                <w:rFonts w:ascii="Times New Roman" w:eastAsia="Times New Roman" w:hAnsi="Times New Roman" w:cs="Times New Roman"/>
                <w:sz w:val="24"/>
                <w:szCs w:val="24"/>
                <w:highlight w:val="green"/>
                <w:lang w:val="en-US"/>
              </w:rPr>
            </w:rPrChange>
          </w:rPr>
          <w:delText xml:space="preserve">Figure </w:delText>
        </w:r>
        <w:r w:rsidR="006731D5" w:rsidRPr="002B2313" w:rsidDel="002B2313">
          <w:rPr>
            <w:rFonts w:ascii="Times New Roman" w:eastAsia="Times New Roman" w:hAnsi="Times New Roman" w:cs="Times New Roman"/>
            <w:sz w:val="24"/>
            <w:szCs w:val="24"/>
            <w:lang w:val="en-US"/>
            <w:rPrChange w:id="246" w:author="Luana Soares" w:date="2025-05-06T19:31:00Z">
              <w:rPr>
                <w:rFonts w:ascii="Times New Roman" w:eastAsia="Times New Roman" w:hAnsi="Times New Roman" w:cs="Times New Roman"/>
                <w:sz w:val="24"/>
                <w:szCs w:val="24"/>
                <w:highlight w:val="green"/>
                <w:lang w:val="en-US"/>
              </w:rPr>
            </w:rPrChange>
          </w:rPr>
          <w:delText>8</w:delText>
        </w:r>
      </w:del>
      <w:ins w:id="247" w:author="Luana Soares" w:date="2025-05-06T19:27:00Z">
        <w:r w:rsidR="002B2313" w:rsidRPr="002B2313">
          <w:rPr>
            <w:rFonts w:ascii="Times New Roman" w:eastAsia="Times New Roman" w:hAnsi="Times New Roman" w:cs="Times New Roman"/>
            <w:sz w:val="24"/>
            <w:szCs w:val="24"/>
            <w:lang w:val="en-US"/>
            <w:rPrChange w:id="248" w:author="Luana Soares" w:date="2025-05-06T19:31:00Z">
              <w:rPr>
                <w:rFonts w:ascii="Times New Roman" w:eastAsia="Times New Roman" w:hAnsi="Times New Roman" w:cs="Times New Roman"/>
                <w:sz w:val="24"/>
                <w:szCs w:val="24"/>
                <w:highlight w:val="green"/>
                <w:lang w:val="en-US"/>
              </w:rPr>
            </w:rPrChange>
          </w:rPr>
          <w:t>Figure 5</w:t>
        </w:r>
      </w:ins>
      <w:r w:rsidRPr="002B2313">
        <w:rPr>
          <w:rFonts w:ascii="Times New Roman" w:eastAsia="Times New Roman" w:hAnsi="Times New Roman" w:cs="Times New Roman"/>
          <w:sz w:val="24"/>
          <w:szCs w:val="24"/>
          <w:lang w:val="en-US"/>
          <w:rPrChange w:id="249" w:author="Luana Soares" w:date="2025-05-06T19:31:00Z">
            <w:rPr>
              <w:rFonts w:ascii="Times New Roman" w:eastAsia="Times New Roman" w:hAnsi="Times New Roman" w:cs="Times New Roman"/>
              <w:sz w:val="24"/>
              <w:szCs w:val="24"/>
              <w:highlight w:val="green"/>
              <w:lang w:val="en-US"/>
            </w:rPr>
          </w:rPrChange>
        </w:rPr>
        <w:t>b</w:t>
      </w:r>
      <w:r w:rsidRPr="002B2313">
        <w:rPr>
          <w:rFonts w:ascii="Times New Roman" w:eastAsia="Times New Roman" w:hAnsi="Times New Roman" w:cs="Times New Roman"/>
          <w:sz w:val="24"/>
          <w:szCs w:val="24"/>
          <w:lang w:val="en-US"/>
        </w:rPr>
        <w:t>)</w:t>
      </w:r>
      <w:del w:id="250" w:author="Luana Soares" w:date="2025-05-06T17:03:00Z">
        <w:r w:rsidRPr="002B2313" w:rsidDel="00DC7BFE">
          <w:rPr>
            <w:rFonts w:ascii="Times New Roman" w:eastAsia="Times New Roman" w:hAnsi="Times New Roman" w:cs="Times New Roman"/>
            <w:sz w:val="24"/>
            <w:szCs w:val="24"/>
            <w:lang w:val="en-US"/>
          </w:rPr>
          <w:delText xml:space="preserve"> </w:delText>
        </w:r>
      </w:del>
      <w:ins w:id="251" w:author="Luana Soares" w:date="2025-05-06T17:03:00Z">
        <w:r w:rsidR="00DC7BFE" w:rsidRPr="002B2313">
          <w:rPr>
            <w:rFonts w:ascii="Times New Roman" w:eastAsia="Times New Roman" w:hAnsi="Times New Roman" w:cs="Times New Roman"/>
            <w:sz w:val="24"/>
            <w:szCs w:val="24"/>
            <w:lang w:val="en-US"/>
          </w:rPr>
          <w:t xml:space="preserve"> revealed intraspecific structure in two lineages, while others remained undifferentiated</w:t>
        </w:r>
        <w:r w:rsidR="00DC7BFE" w:rsidRPr="002B2313">
          <w:rPr>
            <w:rFonts w:ascii="Times New Roman" w:eastAsia="Times New Roman" w:hAnsi="Times New Roman" w:cs="Times New Roman"/>
            <w:sz w:val="24"/>
            <w:szCs w:val="24"/>
            <w:lang w:val="en-US"/>
          </w:rPr>
          <w:t xml:space="preserve">, what is expected by the evolutionary history of the dataset (Soares et al </w:t>
        </w:r>
      </w:ins>
      <w:ins w:id="252" w:author="Luana Soares" w:date="2025-05-06T17:04:00Z">
        <w:r w:rsidR="00DC7BFE" w:rsidRPr="002B2313">
          <w:rPr>
            <w:rFonts w:ascii="Times New Roman" w:eastAsia="Times New Roman" w:hAnsi="Times New Roman" w:cs="Times New Roman"/>
            <w:sz w:val="24"/>
            <w:szCs w:val="24"/>
            <w:lang w:val="en-US"/>
          </w:rPr>
          <w:t>unpublished). For overall, the</w:t>
        </w:r>
        <w:r w:rsidR="00DC7BFE" w:rsidRPr="002B2313">
          <w:rPr>
            <w:rFonts w:ascii="Times New Roman" w:eastAsia="Times New Roman" w:hAnsi="Times New Roman" w:cs="Times New Roman"/>
            <w:sz w:val="24"/>
            <w:szCs w:val="24"/>
            <w:lang w:val="en-US"/>
          </w:rPr>
          <w:t xml:space="preserve"> reference genomes produced consistent ancestry patterns</w:t>
        </w:r>
        <w:r w:rsidR="00DC7BFE" w:rsidRPr="002B2313">
          <w:rPr>
            <w:rFonts w:ascii="Times New Roman" w:eastAsia="Times New Roman" w:hAnsi="Times New Roman" w:cs="Times New Roman"/>
            <w:sz w:val="24"/>
            <w:szCs w:val="24"/>
            <w:lang w:val="en-US"/>
          </w:rPr>
          <w:t>.</w:t>
        </w:r>
      </w:ins>
      <w:del w:id="253" w:author="Luana Soares" w:date="2025-05-06T17:03:00Z">
        <w:r w:rsidRPr="002B2313" w:rsidDel="00DC7BFE">
          <w:rPr>
            <w:rFonts w:ascii="Times New Roman" w:eastAsia="Times New Roman" w:hAnsi="Times New Roman" w:cs="Times New Roman"/>
            <w:sz w:val="24"/>
            <w:szCs w:val="24"/>
            <w:lang w:val="en-US"/>
          </w:rPr>
          <w:delText xml:space="preserve">indicated an intraspecific structure in </w:delText>
        </w:r>
      </w:del>
      <w:del w:id="254" w:author="Luana Soares" w:date="2025-05-06T17:02:00Z">
        <w:r w:rsidRPr="002B2313" w:rsidDel="00985D4E">
          <w:rPr>
            <w:rFonts w:ascii="Times New Roman" w:eastAsia="Times New Roman" w:hAnsi="Times New Roman" w:cs="Times New Roman"/>
            <w:i/>
            <w:iCs/>
            <w:sz w:val="24"/>
            <w:szCs w:val="24"/>
            <w:lang w:val="en-US"/>
          </w:rPr>
          <w:delText>P. interior</w:delText>
        </w:r>
        <w:r w:rsidRPr="002B2313" w:rsidDel="00985D4E">
          <w:rPr>
            <w:rFonts w:ascii="Times New Roman" w:eastAsia="Times New Roman" w:hAnsi="Times New Roman" w:cs="Times New Roman"/>
            <w:sz w:val="24"/>
            <w:szCs w:val="24"/>
            <w:lang w:val="en-US"/>
          </w:rPr>
          <w:delText xml:space="preserve"> and </w:delText>
        </w:r>
        <w:r w:rsidRPr="002B2313" w:rsidDel="00985D4E">
          <w:rPr>
            <w:rFonts w:ascii="Times New Roman" w:eastAsia="Times New Roman" w:hAnsi="Times New Roman" w:cs="Times New Roman"/>
            <w:i/>
            <w:iCs/>
            <w:sz w:val="24"/>
            <w:szCs w:val="24"/>
            <w:lang w:val="en-US"/>
          </w:rPr>
          <w:delText>P. scheideana</w:delText>
        </w:r>
      </w:del>
      <w:del w:id="255" w:author="Luana Soares" w:date="2025-05-06T17:03:00Z">
        <w:r w:rsidR="001F48BF" w:rsidRPr="002B2313" w:rsidDel="00DC7BFE">
          <w:rPr>
            <w:rFonts w:ascii="Times New Roman" w:eastAsia="Times New Roman" w:hAnsi="Times New Roman" w:cs="Times New Roman"/>
            <w:sz w:val="24"/>
            <w:szCs w:val="24"/>
            <w:lang w:val="en-US"/>
          </w:rPr>
          <w:delText xml:space="preserve">, </w:delText>
        </w:r>
        <w:r w:rsidRPr="002B2313" w:rsidDel="00DC7BFE">
          <w:rPr>
            <w:rFonts w:ascii="Times New Roman" w:eastAsia="Times New Roman" w:hAnsi="Times New Roman" w:cs="Times New Roman"/>
            <w:sz w:val="24"/>
            <w:szCs w:val="24"/>
            <w:lang w:val="en-US"/>
          </w:rPr>
          <w:delText xml:space="preserve">and did not </w:delText>
        </w:r>
        <w:r w:rsidR="00D774C6" w:rsidRPr="002B2313" w:rsidDel="00DC7BFE">
          <w:rPr>
            <w:rFonts w:ascii="Times New Roman" w:eastAsia="Times New Roman" w:hAnsi="Times New Roman" w:cs="Times New Roman"/>
            <w:sz w:val="24"/>
            <w:szCs w:val="24"/>
            <w:lang w:val="en-US"/>
          </w:rPr>
          <w:delText xml:space="preserve">differentiate </w:delText>
        </w:r>
      </w:del>
      <w:del w:id="256" w:author="Luana Soares" w:date="2025-05-06T17:02:00Z">
        <w:r w:rsidR="00D774C6" w:rsidRPr="002B2313" w:rsidDel="00985D4E">
          <w:rPr>
            <w:rFonts w:ascii="Times New Roman" w:eastAsia="Times New Roman" w:hAnsi="Times New Roman" w:cs="Times New Roman"/>
            <w:i/>
            <w:iCs/>
            <w:sz w:val="24"/>
            <w:szCs w:val="24"/>
            <w:lang w:val="en-US"/>
          </w:rPr>
          <w:delText>P. reitzii</w:delText>
        </w:r>
        <w:r w:rsidR="00D774C6" w:rsidRPr="002B2313" w:rsidDel="00985D4E">
          <w:rPr>
            <w:rFonts w:ascii="Times New Roman" w:eastAsia="Times New Roman" w:hAnsi="Times New Roman" w:cs="Times New Roman"/>
            <w:sz w:val="24"/>
            <w:szCs w:val="24"/>
            <w:lang w:val="en-US"/>
          </w:rPr>
          <w:delText xml:space="preserve"> and </w:delText>
        </w:r>
        <w:r w:rsidR="00D774C6" w:rsidRPr="002B2313" w:rsidDel="00985D4E">
          <w:rPr>
            <w:rFonts w:ascii="Times New Roman" w:eastAsia="Times New Roman" w:hAnsi="Times New Roman" w:cs="Times New Roman"/>
            <w:i/>
            <w:iCs/>
            <w:sz w:val="24"/>
            <w:szCs w:val="24"/>
            <w:lang w:val="en-US"/>
          </w:rPr>
          <w:delText>P. saxicola</w:delText>
        </w:r>
      </w:del>
      <w:del w:id="257" w:author="Luana Soares" w:date="2025-05-06T17:03:00Z">
        <w:r w:rsidR="00D774C6" w:rsidRPr="002B2313" w:rsidDel="00DC7BFE">
          <w:rPr>
            <w:rFonts w:ascii="Times New Roman" w:eastAsia="Times New Roman" w:hAnsi="Times New Roman" w:cs="Times New Roman"/>
            <w:sz w:val="24"/>
            <w:szCs w:val="24"/>
            <w:lang w:val="en-US"/>
          </w:rPr>
          <w:delText xml:space="preserve">. The </w:delText>
        </w:r>
        <w:r w:rsidR="00D774C6" w:rsidRPr="002B2313" w:rsidDel="00DC7BFE">
          <w:rPr>
            <w:rFonts w:ascii="Times New Roman" w:eastAsia="Times New Roman" w:hAnsi="Times New Roman" w:cs="Times New Roman"/>
            <w:i/>
            <w:iCs/>
            <w:sz w:val="24"/>
            <w:szCs w:val="24"/>
            <w:lang w:val="en-US"/>
          </w:rPr>
          <w:delText>P. secreta</w:delText>
        </w:r>
        <w:r w:rsidR="00D774C6" w:rsidRPr="002B2313" w:rsidDel="00DC7BFE">
          <w:rPr>
            <w:rFonts w:ascii="Times New Roman" w:eastAsia="Times New Roman" w:hAnsi="Times New Roman" w:cs="Times New Roman"/>
            <w:sz w:val="24"/>
            <w:szCs w:val="24"/>
            <w:lang w:val="en-US"/>
          </w:rPr>
          <w:delText xml:space="preserve">, </w:delText>
        </w:r>
        <w:r w:rsidR="00D774C6" w:rsidRPr="002B2313" w:rsidDel="00DC7BFE">
          <w:rPr>
            <w:rFonts w:ascii="Times New Roman" w:eastAsia="Times New Roman" w:hAnsi="Times New Roman" w:cs="Times New Roman"/>
            <w:i/>
            <w:iCs/>
            <w:sz w:val="24"/>
            <w:szCs w:val="24"/>
            <w:lang w:val="en-US"/>
          </w:rPr>
          <w:delText>N. sylvestris</w:delText>
        </w:r>
        <w:r w:rsidR="00D774C6" w:rsidRPr="002B2313" w:rsidDel="00DC7BFE">
          <w:rPr>
            <w:rFonts w:ascii="Times New Roman" w:eastAsia="Times New Roman" w:hAnsi="Times New Roman" w:cs="Times New Roman"/>
            <w:sz w:val="24"/>
            <w:szCs w:val="24"/>
            <w:lang w:val="en-US"/>
          </w:rPr>
          <w:delText xml:space="preserve">, and </w:delText>
        </w:r>
        <w:r w:rsidR="00D774C6" w:rsidRPr="002B2313" w:rsidDel="00DC7BFE">
          <w:rPr>
            <w:rFonts w:ascii="Times New Roman" w:eastAsia="Times New Roman" w:hAnsi="Times New Roman" w:cs="Times New Roman"/>
            <w:i/>
            <w:iCs/>
            <w:sz w:val="24"/>
            <w:szCs w:val="24"/>
            <w:lang w:val="en-US"/>
          </w:rPr>
          <w:delText>S.</w:delText>
        </w:r>
        <w:r w:rsidR="00D774C6" w:rsidRPr="002B2313" w:rsidDel="00DC7BFE">
          <w:rPr>
            <w:rFonts w:ascii="Times New Roman" w:eastAsia="Times New Roman" w:hAnsi="Times New Roman" w:cs="Times New Roman"/>
            <w:sz w:val="24"/>
            <w:szCs w:val="24"/>
            <w:lang w:val="en-US"/>
          </w:rPr>
          <w:delText xml:space="preserve"> </w:delText>
        </w:r>
        <w:r w:rsidR="00D774C6" w:rsidRPr="002B2313" w:rsidDel="00DC7BFE">
          <w:rPr>
            <w:rFonts w:ascii="Times New Roman" w:eastAsia="Times New Roman" w:hAnsi="Times New Roman" w:cs="Times New Roman"/>
            <w:i/>
            <w:sz w:val="24"/>
            <w:szCs w:val="24"/>
            <w:lang w:val="en-US"/>
          </w:rPr>
          <w:delText xml:space="preserve">habrochaites </w:delText>
        </w:r>
        <w:r w:rsidR="00D774C6" w:rsidRPr="002B2313" w:rsidDel="00DC7BFE">
          <w:rPr>
            <w:rFonts w:ascii="Times New Roman" w:eastAsia="Times New Roman" w:hAnsi="Times New Roman" w:cs="Times New Roman"/>
            <w:iCs/>
            <w:sz w:val="24"/>
            <w:szCs w:val="24"/>
            <w:lang w:val="en-US"/>
          </w:rPr>
          <w:delText xml:space="preserve">reference genomes revealed the same individual ancestry, whereas </w:delText>
        </w:r>
        <w:r w:rsidR="00D774C6" w:rsidRPr="002B2313" w:rsidDel="00DC7BFE">
          <w:rPr>
            <w:rFonts w:ascii="Times New Roman" w:eastAsia="Times New Roman" w:hAnsi="Times New Roman" w:cs="Times New Roman"/>
            <w:i/>
            <w:sz w:val="24"/>
            <w:szCs w:val="24"/>
            <w:lang w:val="en-US"/>
          </w:rPr>
          <w:delText>P. inflata</w:delText>
        </w:r>
        <w:r w:rsidR="00D774C6" w:rsidRPr="002B2313" w:rsidDel="00DC7BFE">
          <w:rPr>
            <w:rFonts w:ascii="Times New Roman" w:eastAsia="Times New Roman" w:hAnsi="Times New Roman" w:cs="Times New Roman"/>
            <w:iCs/>
            <w:sz w:val="24"/>
            <w:szCs w:val="24"/>
            <w:lang w:val="en-US"/>
          </w:rPr>
          <w:delText xml:space="preserve"> indicated an admixed ancestry for some </w:delText>
        </w:r>
        <w:r w:rsidR="00D774C6" w:rsidRPr="002B2313" w:rsidDel="00DC7BFE">
          <w:rPr>
            <w:rFonts w:ascii="Times New Roman" w:eastAsia="Times New Roman" w:hAnsi="Times New Roman" w:cs="Times New Roman"/>
            <w:i/>
            <w:sz w:val="24"/>
            <w:szCs w:val="24"/>
            <w:lang w:val="en-US"/>
          </w:rPr>
          <w:delText>P. interior</w:delText>
        </w:r>
        <w:r w:rsidR="00D774C6" w:rsidRPr="002B2313" w:rsidDel="00DC7BFE">
          <w:rPr>
            <w:rFonts w:ascii="Times New Roman" w:eastAsia="Times New Roman" w:hAnsi="Times New Roman" w:cs="Times New Roman"/>
            <w:iCs/>
            <w:sz w:val="24"/>
            <w:szCs w:val="24"/>
            <w:lang w:val="en-US"/>
          </w:rPr>
          <w:delText xml:space="preserve"> individuals and </w:delText>
        </w:r>
        <w:r w:rsidR="00D774C6" w:rsidRPr="002B2313" w:rsidDel="00DC7BFE">
          <w:rPr>
            <w:rFonts w:ascii="Times New Roman" w:eastAsia="Times New Roman" w:hAnsi="Times New Roman" w:cs="Times New Roman"/>
            <w:i/>
            <w:sz w:val="24"/>
            <w:szCs w:val="24"/>
            <w:lang w:val="en-US"/>
          </w:rPr>
          <w:delText>P. axillaris</w:delText>
        </w:r>
        <w:r w:rsidR="00D774C6" w:rsidRPr="002B2313" w:rsidDel="00DC7BFE">
          <w:rPr>
            <w:rFonts w:ascii="Times New Roman" w:eastAsia="Times New Roman" w:hAnsi="Times New Roman" w:cs="Times New Roman"/>
            <w:iCs/>
            <w:sz w:val="24"/>
            <w:szCs w:val="24"/>
            <w:lang w:val="en-US"/>
          </w:rPr>
          <w:delText xml:space="preserve"> differentiated </w:delText>
        </w:r>
        <w:r w:rsidR="00D774C6" w:rsidRPr="002B2313" w:rsidDel="00DC7BFE">
          <w:rPr>
            <w:rFonts w:ascii="Times New Roman" w:eastAsia="Times New Roman" w:hAnsi="Times New Roman" w:cs="Times New Roman"/>
            <w:i/>
            <w:sz w:val="24"/>
            <w:szCs w:val="24"/>
            <w:lang w:val="en-US"/>
          </w:rPr>
          <w:delText>P. reitzii</w:delText>
        </w:r>
        <w:r w:rsidR="00D774C6" w:rsidRPr="002B2313" w:rsidDel="00DC7BFE">
          <w:rPr>
            <w:rFonts w:ascii="Times New Roman" w:eastAsia="Times New Roman" w:hAnsi="Times New Roman" w:cs="Times New Roman"/>
            <w:iCs/>
            <w:sz w:val="24"/>
            <w:szCs w:val="24"/>
            <w:lang w:val="en-US"/>
          </w:rPr>
          <w:delText xml:space="preserve"> and </w:delText>
        </w:r>
        <w:r w:rsidR="00D774C6" w:rsidRPr="002B2313" w:rsidDel="00DC7BFE">
          <w:rPr>
            <w:rFonts w:ascii="Times New Roman" w:eastAsia="Times New Roman" w:hAnsi="Times New Roman" w:cs="Times New Roman"/>
            <w:i/>
            <w:sz w:val="24"/>
            <w:szCs w:val="24"/>
            <w:lang w:val="en-US"/>
          </w:rPr>
          <w:delText>P. saxicola</w:delText>
        </w:r>
        <w:r w:rsidR="001F48BF" w:rsidRPr="002B2313" w:rsidDel="00DC7BFE">
          <w:rPr>
            <w:rFonts w:ascii="Times New Roman" w:eastAsia="Times New Roman" w:hAnsi="Times New Roman" w:cs="Times New Roman"/>
            <w:sz w:val="24"/>
            <w:szCs w:val="24"/>
            <w:lang w:val="en-US"/>
          </w:rPr>
          <w:delText xml:space="preserve">. </w:delText>
        </w:r>
        <w:r w:rsidR="00D774C6" w:rsidRPr="002B2313" w:rsidDel="00DC7BFE">
          <w:rPr>
            <w:rFonts w:ascii="Times New Roman" w:eastAsia="Times New Roman" w:hAnsi="Times New Roman" w:cs="Times New Roman"/>
            <w:sz w:val="24"/>
            <w:szCs w:val="24"/>
            <w:lang w:val="en-US"/>
          </w:rPr>
          <w:delText>Compar</w:delText>
        </w:r>
        <w:r w:rsidR="00301D7C" w:rsidRPr="002B2313" w:rsidDel="00DC7BFE">
          <w:rPr>
            <w:rFonts w:ascii="Times New Roman" w:eastAsia="Times New Roman" w:hAnsi="Times New Roman" w:cs="Times New Roman"/>
            <w:sz w:val="24"/>
            <w:szCs w:val="24"/>
            <w:lang w:val="en-US"/>
          </w:rPr>
          <w:delText>ed</w:delText>
        </w:r>
        <w:r w:rsidR="00D774C6" w:rsidRPr="002B2313" w:rsidDel="00DC7BFE">
          <w:rPr>
            <w:rFonts w:ascii="Times New Roman" w:eastAsia="Times New Roman" w:hAnsi="Times New Roman" w:cs="Times New Roman"/>
            <w:sz w:val="24"/>
            <w:szCs w:val="24"/>
            <w:lang w:val="en-US"/>
          </w:rPr>
          <w:delText xml:space="preserve"> with </w:delText>
        </w:r>
        <w:r w:rsidR="00D774C6" w:rsidRPr="002B2313" w:rsidDel="00DC7BFE">
          <w:rPr>
            <w:rFonts w:ascii="Times New Roman" w:eastAsia="Times New Roman" w:hAnsi="Times New Roman" w:cs="Times New Roman"/>
            <w:i/>
            <w:iCs/>
            <w:sz w:val="24"/>
            <w:szCs w:val="24"/>
            <w:lang w:val="en-US"/>
          </w:rPr>
          <w:delText>P. axillaris</w:delText>
        </w:r>
        <w:r w:rsidR="00D774C6" w:rsidRPr="002B2313" w:rsidDel="00DC7BFE">
          <w:rPr>
            <w:rFonts w:ascii="Times New Roman" w:eastAsia="Times New Roman" w:hAnsi="Times New Roman" w:cs="Times New Roman"/>
            <w:sz w:val="24"/>
            <w:szCs w:val="24"/>
            <w:lang w:val="en-US"/>
          </w:rPr>
          <w:delText xml:space="preserve"> I, most individuals of </w:delText>
        </w:r>
        <w:r w:rsidR="00D774C6" w:rsidRPr="002B2313" w:rsidDel="00DC7BFE">
          <w:rPr>
            <w:rFonts w:ascii="Times New Roman" w:eastAsia="Times New Roman" w:hAnsi="Times New Roman" w:cs="Times New Roman"/>
            <w:i/>
            <w:iCs/>
            <w:sz w:val="24"/>
            <w:szCs w:val="24"/>
            <w:lang w:val="en-US"/>
          </w:rPr>
          <w:delText>P. reitzii</w:delText>
        </w:r>
        <w:r w:rsidR="00D774C6" w:rsidRPr="002B2313" w:rsidDel="00DC7BFE">
          <w:rPr>
            <w:rFonts w:ascii="Times New Roman" w:eastAsia="Times New Roman" w:hAnsi="Times New Roman" w:cs="Times New Roman"/>
            <w:sz w:val="24"/>
            <w:szCs w:val="24"/>
            <w:lang w:val="en-US"/>
          </w:rPr>
          <w:delText xml:space="preserve"> grouped with some </w:delText>
        </w:r>
        <w:r w:rsidR="00D774C6" w:rsidRPr="002B2313" w:rsidDel="00DC7BFE">
          <w:rPr>
            <w:rFonts w:ascii="Times New Roman" w:eastAsia="Times New Roman" w:hAnsi="Times New Roman" w:cs="Times New Roman"/>
            <w:i/>
            <w:iCs/>
            <w:sz w:val="24"/>
            <w:szCs w:val="24"/>
            <w:lang w:val="en-US"/>
          </w:rPr>
          <w:delText>P. interior</w:delText>
        </w:r>
        <w:r w:rsidR="00D774C6" w:rsidRPr="002B2313" w:rsidDel="00DC7BFE">
          <w:rPr>
            <w:rFonts w:ascii="Times New Roman" w:eastAsia="Times New Roman" w:hAnsi="Times New Roman" w:cs="Times New Roman"/>
            <w:sz w:val="24"/>
            <w:szCs w:val="24"/>
            <w:lang w:val="en-US"/>
          </w:rPr>
          <w:delText xml:space="preserve">, whereas using </w:delText>
        </w:r>
        <w:r w:rsidR="00D774C6" w:rsidRPr="002B2313" w:rsidDel="00DC7BFE">
          <w:rPr>
            <w:rFonts w:ascii="Times New Roman" w:eastAsia="Times New Roman" w:hAnsi="Times New Roman" w:cs="Times New Roman"/>
            <w:i/>
            <w:iCs/>
            <w:sz w:val="24"/>
            <w:szCs w:val="24"/>
            <w:lang w:val="en-US"/>
          </w:rPr>
          <w:delText>P. axillaris</w:delText>
        </w:r>
        <w:r w:rsidR="00D774C6" w:rsidRPr="002B2313" w:rsidDel="00DC7BFE">
          <w:rPr>
            <w:rFonts w:ascii="Times New Roman" w:eastAsia="Times New Roman" w:hAnsi="Times New Roman" w:cs="Times New Roman"/>
            <w:sz w:val="24"/>
            <w:szCs w:val="24"/>
            <w:lang w:val="en-US"/>
          </w:rPr>
          <w:delText xml:space="preserve"> II, all </w:delText>
        </w:r>
        <w:r w:rsidR="00D774C6" w:rsidRPr="002B2313" w:rsidDel="00DC7BFE">
          <w:rPr>
            <w:rFonts w:ascii="Times New Roman" w:eastAsia="Times New Roman" w:hAnsi="Times New Roman" w:cs="Times New Roman"/>
            <w:i/>
            <w:iCs/>
            <w:sz w:val="24"/>
            <w:szCs w:val="24"/>
            <w:lang w:val="en-US"/>
          </w:rPr>
          <w:delText>P. saxicola</w:delText>
        </w:r>
        <w:r w:rsidR="00D774C6" w:rsidRPr="002B2313" w:rsidDel="00DC7BFE">
          <w:rPr>
            <w:rFonts w:ascii="Times New Roman" w:eastAsia="Times New Roman" w:hAnsi="Times New Roman" w:cs="Times New Roman"/>
            <w:sz w:val="24"/>
            <w:szCs w:val="24"/>
            <w:lang w:val="en-US"/>
          </w:rPr>
          <w:delText xml:space="preserve"> clustered with those </w:delText>
        </w:r>
        <w:r w:rsidR="00D774C6" w:rsidRPr="002B2313" w:rsidDel="00DC7BFE">
          <w:rPr>
            <w:rFonts w:ascii="Times New Roman" w:eastAsia="Times New Roman" w:hAnsi="Times New Roman" w:cs="Times New Roman"/>
            <w:i/>
            <w:iCs/>
            <w:sz w:val="24"/>
            <w:szCs w:val="24"/>
            <w:lang w:val="en-US"/>
          </w:rPr>
          <w:delText>P. interior</w:delText>
        </w:r>
        <w:r w:rsidR="00D774C6" w:rsidRPr="002B2313" w:rsidDel="00DC7BFE">
          <w:rPr>
            <w:rFonts w:ascii="Times New Roman" w:eastAsia="Times New Roman" w:hAnsi="Times New Roman" w:cs="Times New Roman"/>
            <w:sz w:val="24"/>
            <w:szCs w:val="24"/>
            <w:lang w:val="en-US"/>
          </w:rPr>
          <w:delText xml:space="preserve"> individuals.</w:delText>
        </w:r>
      </w:del>
    </w:p>
    <w:p w14:paraId="61F9AC70" w14:textId="3DB8ABD1" w:rsidR="002225FD" w:rsidRPr="002B2313" w:rsidRDefault="00DC7BFE" w:rsidP="001F48BF">
      <w:pPr>
        <w:spacing w:line="480" w:lineRule="auto"/>
        <w:ind w:firstLine="720"/>
        <w:rPr>
          <w:rFonts w:ascii="Times New Roman" w:eastAsia="Times New Roman" w:hAnsi="Times New Roman" w:cs="Times New Roman"/>
          <w:iCs/>
          <w:sz w:val="24"/>
          <w:szCs w:val="24"/>
          <w:lang w:val="en-US"/>
        </w:rPr>
      </w:pPr>
      <w:ins w:id="258" w:author="Luana Soares" w:date="2025-05-06T17:04:00Z">
        <w:r w:rsidRPr="002B2313">
          <w:rPr>
            <w:rFonts w:ascii="Times New Roman" w:eastAsia="Times New Roman" w:hAnsi="Times New Roman" w:cs="Times New Roman"/>
            <w:sz w:val="24"/>
            <w:szCs w:val="24"/>
            <w:lang w:val="en-US"/>
          </w:rPr>
          <w:t xml:space="preserve"> </w:t>
        </w:r>
      </w:ins>
      <w:r w:rsidR="001F48BF" w:rsidRPr="002B2313">
        <w:rPr>
          <w:rFonts w:ascii="Times New Roman" w:eastAsia="Times New Roman" w:hAnsi="Times New Roman" w:cs="Times New Roman"/>
          <w:sz w:val="24"/>
          <w:szCs w:val="24"/>
          <w:lang w:val="en-US"/>
        </w:rPr>
        <w:t xml:space="preserve">For </w:t>
      </w:r>
      <w:r w:rsidR="001F48BF" w:rsidRPr="002B2313">
        <w:rPr>
          <w:rFonts w:ascii="Times New Roman" w:eastAsia="Times New Roman" w:hAnsi="Times New Roman" w:cs="Times New Roman"/>
          <w:sz w:val="24"/>
          <w:szCs w:val="24"/>
          <w:lang w:val="en-US"/>
        </w:rPr>
        <w:lastRenderedPageBreak/>
        <w:t>the INTER-C5 dataset</w:t>
      </w:r>
      <w:r w:rsidR="00BA7EE2" w:rsidRPr="002B2313">
        <w:rPr>
          <w:rFonts w:ascii="Times New Roman" w:eastAsia="Times New Roman" w:hAnsi="Times New Roman" w:cs="Times New Roman"/>
          <w:sz w:val="24"/>
          <w:szCs w:val="24"/>
          <w:lang w:val="en-US"/>
        </w:rPr>
        <w:t xml:space="preserve"> (</w:t>
      </w:r>
      <w:del w:id="259" w:author="Luana Soares" w:date="2025-05-06T19:27:00Z">
        <w:r w:rsidR="00BA7EE2" w:rsidRPr="002B2313" w:rsidDel="002B2313">
          <w:rPr>
            <w:rFonts w:ascii="Times New Roman" w:eastAsia="Times New Roman" w:hAnsi="Times New Roman" w:cs="Times New Roman"/>
            <w:sz w:val="24"/>
            <w:szCs w:val="24"/>
            <w:lang w:val="en-US"/>
            <w:rPrChange w:id="260" w:author="Luana Soares" w:date="2025-05-06T19:31:00Z">
              <w:rPr>
                <w:rFonts w:ascii="Times New Roman" w:eastAsia="Times New Roman" w:hAnsi="Times New Roman" w:cs="Times New Roman"/>
                <w:sz w:val="24"/>
                <w:szCs w:val="24"/>
                <w:highlight w:val="green"/>
                <w:lang w:val="en-US"/>
              </w:rPr>
            </w:rPrChange>
          </w:rPr>
          <w:delText xml:space="preserve">Figure </w:delText>
        </w:r>
        <w:r w:rsidR="006731D5" w:rsidRPr="002B2313" w:rsidDel="002B2313">
          <w:rPr>
            <w:rFonts w:ascii="Times New Roman" w:eastAsia="Times New Roman" w:hAnsi="Times New Roman" w:cs="Times New Roman"/>
            <w:sz w:val="24"/>
            <w:szCs w:val="24"/>
            <w:lang w:val="en-US"/>
            <w:rPrChange w:id="261" w:author="Luana Soares" w:date="2025-05-06T19:31:00Z">
              <w:rPr>
                <w:rFonts w:ascii="Times New Roman" w:eastAsia="Times New Roman" w:hAnsi="Times New Roman" w:cs="Times New Roman"/>
                <w:sz w:val="24"/>
                <w:szCs w:val="24"/>
                <w:highlight w:val="green"/>
                <w:lang w:val="en-US"/>
              </w:rPr>
            </w:rPrChange>
          </w:rPr>
          <w:delText>8</w:delText>
        </w:r>
      </w:del>
      <w:ins w:id="262" w:author="Luana Soares" w:date="2025-05-06T19:27:00Z">
        <w:r w:rsidR="002B2313" w:rsidRPr="002B2313">
          <w:rPr>
            <w:rFonts w:ascii="Times New Roman" w:eastAsia="Times New Roman" w:hAnsi="Times New Roman" w:cs="Times New Roman"/>
            <w:sz w:val="24"/>
            <w:szCs w:val="24"/>
            <w:lang w:val="en-US"/>
            <w:rPrChange w:id="263" w:author="Luana Soares" w:date="2025-05-06T19:31:00Z">
              <w:rPr>
                <w:rFonts w:ascii="Times New Roman" w:eastAsia="Times New Roman" w:hAnsi="Times New Roman" w:cs="Times New Roman"/>
                <w:sz w:val="24"/>
                <w:szCs w:val="24"/>
                <w:highlight w:val="green"/>
                <w:lang w:val="en-US"/>
              </w:rPr>
            </w:rPrChange>
          </w:rPr>
          <w:t>Figure 5</w:t>
        </w:r>
      </w:ins>
      <w:r w:rsidR="00BA7EE2" w:rsidRPr="002B2313">
        <w:rPr>
          <w:rFonts w:ascii="Times New Roman" w:eastAsia="Times New Roman" w:hAnsi="Times New Roman" w:cs="Times New Roman"/>
          <w:sz w:val="24"/>
          <w:szCs w:val="24"/>
          <w:lang w:val="en-US"/>
          <w:rPrChange w:id="264" w:author="Luana Soares" w:date="2025-05-06T19:31:00Z">
            <w:rPr>
              <w:rFonts w:ascii="Times New Roman" w:eastAsia="Times New Roman" w:hAnsi="Times New Roman" w:cs="Times New Roman"/>
              <w:sz w:val="24"/>
              <w:szCs w:val="24"/>
              <w:highlight w:val="green"/>
              <w:lang w:val="en-US"/>
            </w:rPr>
          </w:rPrChange>
        </w:rPr>
        <w:t>c</w:t>
      </w:r>
      <w:r w:rsidR="00BA7EE2" w:rsidRPr="002B2313">
        <w:rPr>
          <w:rFonts w:ascii="Times New Roman" w:eastAsia="Times New Roman" w:hAnsi="Times New Roman" w:cs="Times New Roman"/>
          <w:sz w:val="24"/>
          <w:szCs w:val="24"/>
          <w:lang w:val="en-US"/>
        </w:rPr>
        <w:t>),</w:t>
      </w:r>
      <w:r w:rsidR="001F48BF" w:rsidRPr="002B2313">
        <w:rPr>
          <w:rFonts w:ascii="Times New Roman" w:eastAsia="Times New Roman" w:hAnsi="Times New Roman" w:cs="Times New Roman"/>
          <w:sz w:val="24"/>
          <w:szCs w:val="24"/>
          <w:lang w:val="en-US"/>
        </w:rPr>
        <w:t xml:space="preserve"> </w:t>
      </w:r>
      <w:ins w:id="265" w:author="Luana Soares" w:date="2025-05-06T17:02:00Z">
        <w:r w:rsidR="00985D4E" w:rsidRPr="002B2313">
          <w:rPr>
            <w:rFonts w:ascii="Times New Roman" w:eastAsia="Times New Roman" w:hAnsi="Times New Roman" w:cs="Times New Roman"/>
            <w:sz w:val="24"/>
            <w:szCs w:val="24"/>
            <w:lang w:val="en-US"/>
          </w:rPr>
          <w:t xml:space="preserve">corresponding to the number of species, population structure was largely consistent, with each species displaying a distinct genetic component. However, for two taxa, ancestry assignments varied depending on the reference genome, with greater discrepancies observed when using the </w:t>
        </w:r>
        <w:r w:rsidR="00985D4E" w:rsidRPr="002B2313">
          <w:rPr>
            <w:rFonts w:ascii="Times New Roman" w:eastAsia="Times New Roman" w:hAnsi="Times New Roman" w:cs="Times New Roman"/>
            <w:i/>
            <w:iCs/>
            <w:sz w:val="24"/>
            <w:szCs w:val="24"/>
            <w:lang w:val="en-US"/>
            <w:rPrChange w:id="266" w:author="Luana Soares" w:date="2025-05-06T19:31:00Z">
              <w:rPr>
                <w:rFonts w:ascii="Times New Roman" w:eastAsia="Times New Roman" w:hAnsi="Times New Roman" w:cs="Times New Roman"/>
                <w:sz w:val="24"/>
                <w:szCs w:val="24"/>
                <w:lang w:val="en-US"/>
              </w:rPr>
            </w:rPrChange>
          </w:rPr>
          <w:t>Nicotiana</w:t>
        </w:r>
        <w:r w:rsidR="00985D4E" w:rsidRPr="002B2313">
          <w:rPr>
            <w:rFonts w:ascii="Times New Roman" w:eastAsia="Times New Roman" w:hAnsi="Times New Roman" w:cs="Times New Roman"/>
            <w:sz w:val="24"/>
            <w:szCs w:val="24"/>
            <w:lang w:val="en-US"/>
          </w:rPr>
          <w:t xml:space="preserve"> and </w:t>
        </w:r>
        <w:r w:rsidR="00985D4E" w:rsidRPr="002B2313">
          <w:rPr>
            <w:rFonts w:ascii="Times New Roman" w:eastAsia="Times New Roman" w:hAnsi="Times New Roman" w:cs="Times New Roman"/>
            <w:i/>
            <w:iCs/>
            <w:sz w:val="24"/>
            <w:szCs w:val="24"/>
            <w:lang w:val="en-US"/>
            <w:rPrChange w:id="267" w:author="Luana Soares" w:date="2025-05-06T19:31:00Z">
              <w:rPr>
                <w:rFonts w:ascii="Times New Roman" w:eastAsia="Times New Roman" w:hAnsi="Times New Roman" w:cs="Times New Roman"/>
                <w:sz w:val="24"/>
                <w:szCs w:val="24"/>
                <w:lang w:val="en-US"/>
              </w:rPr>
            </w:rPrChange>
          </w:rPr>
          <w:t>Solanum</w:t>
        </w:r>
        <w:r w:rsidR="00985D4E" w:rsidRPr="002B2313">
          <w:rPr>
            <w:rFonts w:ascii="Times New Roman" w:eastAsia="Times New Roman" w:hAnsi="Times New Roman" w:cs="Times New Roman"/>
            <w:sz w:val="24"/>
            <w:szCs w:val="24"/>
            <w:lang w:val="en-US"/>
          </w:rPr>
          <w:t xml:space="preserve"> genomes.</w:t>
        </w:r>
      </w:ins>
      <w:del w:id="268" w:author="Luana Soares" w:date="2025-05-06T17:02:00Z">
        <w:r w:rsidR="00301D7C" w:rsidRPr="002B2313" w:rsidDel="00985D4E">
          <w:rPr>
            <w:rFonts w:ascii="Times New Roman" w:eastAsia="Times New Roman" w:hAnsi="Times New Roman" w:cs="Times New Roman"/>
            <w:sz w:val="24"/>
            <w:szCs w:val="24"/>
            <w:lang w:val="en-US"/>
          </w:rPr>
          <w:delText xml:space="preserve">considering the K = 5 consistent with the species number, </w:delText>
        </w:r>
        <w:r w:rsidR="00133D28" w:rsidRPr="002B2313" w:rsidDel="00985D4E">
          <w:rPr>
            <w:rFonts w:ascii="Times New Roman" w:eastAsia="Times New Roman" w:hAnsi="Times New Roman" w:cs="Times New Roman"/>
            <w:sz w:val="24"/>
            <w:szCs w:val="24"/>
            <w:lang w:val="en-US"/>
          </w:rPr>
          <w:delText xml:space="preserve">the </w:delText>
        </w:r>
        <w:r w:rsidR="001F48BF" w:rsidRPr="002B2313" w:rsidDel="00985D4E">
          <w:rPr>
            <w:rFonts w:ascii="Times New Roman" w:eastAsia="Times New Roman" w:hAnsi="Times New Roman" w:cs="Times New Roman"/>
            <w:sz w:val="24"/>
            <w:szCs w:val="24"/>
            <w:lang w:val="en-US"/>
          </w:rPr>
          <w:delText xml:space="preserve">structure was largely consistent </w:delText>
        </w:r>
        <w:r w:rsidR="002225FD" w:rsidRPr="002B2313" w:rsidDel="00985D4E">
          <w:rPr>
            <w:rFonts w:ascii="Times New Roman" w:eastAsia="Times New Roman" w:hAnsi="Times New Roman" w:cs="Times New Roman"/>
            <w:sz w:val="24"/>
            <w:szCs w:val="24"/>
            <w:lang w:val="en-US"/>
          </w:rPr>
          <w:delText>in detecting the genetic constitution</w:delText>
        </w:r>
      </w:del>
      <w:del w:id="269" w:author="Luana Soares" w:date="2025-05-06T16:54:00Z">
        <w:r w:rsidR="002225FD" w:rsidRPr="002B2313" w:rsidDel="00985D4E">
          <w:rPr>
            <w:rFonts w:ascii="Times New Roman" w:eastAsia="Times New Roman" w:hAnsi="Times New Roman" w:cs="Times New Roman"/>
            <w:sz w:val="24"/>
            <w:szCs w:val="24"/>
            <w:lang w:val="en-US"/>
          </w:rPr>
          <w:delText xml:space="preserve"> of </w:delText>
        </w:r>
        <w:r w:rsidR="002225FD" w:rsidRPr="002B2313" w:rsidDel="00985D4E">
          <w:rPr>
            <w:rFonts w:ascii="Times New Roman" w:eastAsia="Times New Roman" w:hAnsi="Times New Roman" w:cs="Times New Roman"/>
            <w:i/>
            <w:iCs/>
            <w:sz w:val="24"/>
            <w:szCs w:val="24"/>
            <w:lang w:val="en-US"/>
          </w:rPr>
          <w:delText>C. caesia, C. paranensis</w:delText>
        </w:r>
        <w:r w:rsidR="002225FD" w:rsidRPr="002B2313" w:rsidDel="00985D4E">
          <w:rPr>
            <w:rFonts w:ascii="Times New Roman" w:eastAsia="Times New Roman" w:hAnsi="Times New Roman" w:cs="Times New Roman"/>
            <w:sz w:val="24"/>
            <w:szCs w:val="24"/>
            <w:lang w:val="en-US"/>
          </w:rPr>
          <w:delText xml:space="preserve">, and </w:delText>
        </w:r>
        <w:r w:rsidR="002225FD" w:rsidRPr="002B2313" w:rsidDel="00985D4E">
          <w:rPr>
            <w:rFonts w:ascii="Times New Roman" w:eastAsia="Times New Roman" w:hAnsi="Times New Roman" w:cs="Times New Roman"/>
            <w:i/>
            <w:iCs/>
            <w:sz w:val="24"/>
            <w:szCs w:val="24"/>
            <w:lang w:val="en-US"/>
          </w:rPr>
          <w:delText>C. sendtneriana</w:delText>
        </w:r>
        <w:r w:rsidR="002225FD" w:rsidRPr="002B2313" w:rsidDel="00985D4E">
          <w:rPr>
            <w:rFonts w:ascii="Times New Roman" w:eastAsia="Times New Roman" w:hAnsi="Times New Roman" w:cs="Times New Roman"/>
            <w:sz w:val="24"/>
            <w:szCs w:val="24"/>
            <w:lang w:val="en-US"/>
          </w:rPr>
          <w:delText xml:space="preserve"> individuals</w:delText>
        </w:r>
      </w:del>
      <w:del w:id="270" w:author="Luana Soares" w:date="2025-05-06T17:02:00Z">
        <w:r w:rsidR="002225FD" w:rsidRPr="002B2313" w:rsidDel="00985D4E">
          <w:rPr>
            <w:rFonts w:ascii="Times New Roman" w:eastAsia="Times New Roman" w:hAnsi="Times New Roman" w:cs="Times New Roman"/>
            <w:sz w:val="24"/>
            <w:szCs w:val="24"/>
            <w:lang w:val="en-US"/>
          </w:rPr>
          <w:delText xml:space="preserve">, each </w:delText>
        </w:r>
        <w:r w:rsidR="00301D7C" w:rsidRPr="002B2313" w:rsidDel="00985D4E">
          <w:rPr>
            <w:rFonts w:ascii="Times New Roman" w:eastAsia="Times New Roman" w:hAnsi="Times New Roman" w:cs="Times New Roman"/>
            <w:sz w:val="24"/>
            <w:szCs w:val="24"/>
            <w:lang w:val="en-US"/>
          </w:rPr>
          <w:delText xml:space="preserve">species </w:delText>
        </w:r>
        <w:r w:rsidR="002225FD" w:rsidRPr="002B2313" w:rsidDel="00985D4E">
          <w:rPr>
            <w:rFonts w:ascii="Times New Roman" w:eastAsia="Times New Roman" w:hAnsi="Times New Roman" w:cs="Times New Roman"/>
            <w:sz w:val="24"/>
            <w:szCs w:val="24"/>
            <w:lang w:val="en-US"/>
          </w:rPr>
          <w:delText xml:space="preserve">with its genetic component. </w:delText>
        </w:r>
      </w:del>
      <w:del w:id="271" w:author="Luana Soares" w:date="2025-05-06T16:58:00Z">
        <w:r w:rsidR="002225FD" w:rsidRPr="002B2313" w:rsidDel="00985D4E">
          <w:rPr>
            <w:rFonts w:ascii="Times New Roman" w:eastAsia="Times New Roman" w:hAnsi="Times New Roman" w:cs="Times New Roman"/>
            <w:sz w:val="24"/>
            <w:szCs w:val="24"/>
            <w:lang w:val="en-US"/>
          </w:rPr>
          <w:delText>Individual genetic ancestry was also constant across the comparisons</w:delText>
        </w:r>
        <w:r w:rsidR="00892F5D" w:rsidRPr="002B2313" w:rsidDel="00985D4E">
          <w:rPr>
            <w:rFonts w:ascii="Times New Roman" w:eastAsia="Times New Roman" w:hAnsi="Times New Roman" w:cs="Times New Roman"/>
            <w:sz w:val="24"/>
            <w:szCs w:val="24"/>
            <w:lang w:val="en-US"/>
          </w:rPr>
          <w:delText xml:space="preserve"> in these species</w:delText>
        </w:r>
        <w:r w:rsidR="002225FD" w:rsidRPr="002B2313" w:rsidDel="00985D4E">
          <w:rPr>
            <w:rFonts w:ascii="Times New Roman" w:eastAsia="Times New Roman" w:hAnsi="Times New Roman" w:cs="Times New Roman"/>
            <w:sz w:val="24"/>
            <w:szCs w:val="24"/>
            <w:lang w:val="en-US"/>
          </w:rPr>
          <w:delText xml:space="preserve">. </w:delText>
        </w:r>
      </w:del>
      <w:del w:id="272" w:author="Luana Soares" w:date="2025-05-06T17:02:00Z">
        <w:r w:rsidR="002225FD" w:rsidRPr="002B2313" w:rsidDel="00985D4E">
          <w:rPr>
            <w:rFonts w:ascii="Times New Roman" w:eastAsia="Times New Roman" w:hAnsi="Times New Roman" w:cs="Times New Roman"/>
            <w:sz w:val="24"/>
            <w:szCs w:val="24"/>
            <w:lang w:val="en-US"/>
          </w:rPr>
          <w:delText xml:space="preserve">For </w:delText>
        </w:r>
      </w:del>
      <w:del w:id="273" w:author="Luana Soares" w:date="2025-05-06T16:56:00Z">
        <w:r w:rsidR="002225FD" w:rsidRPr="002B2313" w:rsidDel="00985D4E">
          <w:rPr>
            <w:rFonts w:ascii="Times New Roman" w:eastAsia="Times New Roman" w:hAnsi="Times New Roman" w:cs="Times New Roman"/>
            <w:i/>
            <w:iCs/>
            <w:sz w:val="24"/>
            <w:szCs w:val="24"/>
            <w:lang w:val="en-US"/>
          </w:rPr>
          <w:delText>C. dusenii</w:delText>
        </w:r>
        <w:r w:rsidR="002225FD" w:rsidRPr="002B2313" w:rsidDel="00985D4E">
          <w:rPr>
            <w:rFonts w:ascii="Times New Roman" w:eastAsia="Times New Roman" w:hAnsi="Times New Roman" w:cs="Times New Roman"/>
            <w:sz w:val="24"/>
            <w:szCs w:val="24"/>
            <w:lang w:val="en-US"/>
          </w:rPr>
          <w:delText xml:space="preserve"> and </w:delText>
        </w:r>
        <w:r w:rsidR="002225FD" w:rsidRPr="002B2313" w:rsidDel="00985D4E">
          <w:rPr>
            <w:rFonts w:ascii="Times New Roman" w:eastAsia="Times New Roman" w:hAnsi="Times New Roman" w:cs="Times New Roman"/>
            <w:i/>
            <w:iCs/>
            <w:sz w:val="24"/>
            <w:szCs w:val="24"/>
            <w:lang w:val="en-US"/>
          </w:rPr>
          <w:delText>C. missionica</w:delText>
        </w:r>
      </w:del>
      <w:del w:id="274" w:author="Luana Soares" w:date="2025-05-06T17:02:00Z">
        <w:r w:rsidR="002225FD" w:rsidRPr="002B2313" w:rsidDel="00985D4E">
          <w:rPr>
            <w:rFonts w:ascii="Times New Roman" w:eastAsia="Times New Roman" w:hAnsi="Times New Roman" w:cs="Times New Roman"/>
            <w:i/>
            <w:iCs/>
            <w:sz w:val="24"/>
            <w:szCs w:val="24"/>
            <w:lang w:val="en-US"/>
          </w:rPr>
          <w:delText>,</w:delText>
        </w:r>
        <w:r w:rsidR="002225FD" w:rsidRPr="002B2313" w:rsidDel="00985D4E">
          <w:rPr>
            <w:rFonts w:ascii="Times New Roman" w:eastAsia="Times New Roman" w:hAnsi="Times New Roman" w:cs="Times New Roman"/>
            <w:sz w:val="24"/>
            <w:szCs w:val="24"/>
            <w:lang w:val="en-US"/>
          </w:rPr>
          <w:delText xml:space="preserve"> </w:delText>
        </w:r>
        <w:r w:rsidR="00892F5D" w:rsidRPr="002B2313" w:rsidDel="00985D4E">
          <w:rPr>
            <w:rFonts w:ascii="Times New Roman" w:eastAsia="Times New Roman" w:hAnsi="Times New Roman" w:cs="Times New Roman"/>
            <w:sz w:val="24"/>
            <w:szCs w:val="24"/>
            <w:lang w:val="en-US"/>
          </w:rPr>
          <w:delText>the genetic identity varied according to the reference genome</w:delText>
        </w:r>
      </w:del>
      <w:del w:id="275" w:author="Luana Soares" w:date="2025-05-06T16:56:00Z">
        <w:r w:rsidR="00892F5D" w:rsidRPr="002B2313" w:rsidDel="00985D4E">
          <w:rPr>
            <w:rFonts w:ascii="Times New Roman" w:eastAsia="Times New Roman" w:hAnsi="Times New Roman" w:cs="Times New Roman"/>
            <w:sz w:val="24"/>
            <w:szCs w:val="24"/>
            <w:lang w:val="en-US"/>
          </w:rPr>
          <w:delText xml:space="preserve">, with </w:delText>
        </w:r>
        <w:r w:rsidR="00892F5D" w:rsidRPr="002B2313" w:rsidDel="00985D4E">
          <w:rPr>
            <w:rFonts w:ascii="Times New Roman" w:eastAsia="Times New Roman" w:hAnsi="Times New Roman" w:cs="Times New Roman"/>
            <w:i/>
            <w:iCs/>
            <w:sz w:val="24"/>
            <w:szCs w:val="24"/>
            <w:lang w:val="en-US"/>
          </w:rPr>
          <w:delText>C. missionica</w:delText>
        </w:r>
        <w:r w:rsidR="00892F5D" w:rsidRPr="002B2313" w:rsidDel="00985D4E">
          <w:rPr>
            <w:rFonts w:ascii="Times New Roman" w:eastAsia="Times New Roman" w:hAnsi="Times New Roman" w:cs="Times New Roman"/>
            <w:sz w:val="24"/>
            <w:szCs w:val="24"/>
            <w:lang w:val="en-US"/>
          </w:rPr>
          <w:delText xml:space="preserve"> sharing the genetic component with </w:delText>
        </w:r>
        <w:r w:rsidR="00892F5D" w:rsidRPr="002B2313" w:rsidDel="00985D4E">
          <w:rPr>
            <w:rFonts w:ascii="Times New Roman" w:eastAsia="Times New Roman" w:hAnsi="Times New Roman" w:cs="Times New Roman"/>
            <w:i/>
            <w:iCs/>
            <w:sz w:val="24"/>
            <w:szCs w:val="24"/>
            <w:lang w:val="en-US"/>
          </w:rPr>
          <w:delText>C. paranensis</w:delText>
        </w:r>
        <w:r w:rsidR="00892F5D" w:rsidRPr="002B2313" w:rsidDel="00985D4E">
          <w:rPr>
            <w:rFonts w:ascii="Times New Roman" w:eastAsia="Times New Roman" w:hAnsi="Times New Roman" w:cs="Times New Roman"/>
            <w:sz w:val="24"/>
            <w:szCs w:val="24"/>
            <w:lang w:val="en-US"/>
          </w:rPr>
          <w:delText xml:space="preserve"> (using </w:delText>
        </w:r>
        <w:r w:rsidR="00892F5D" w:rsidRPr="002B2313" w:rsidDel="00985D4E">
          <w:rPr>
            <w:rFonts w:ascii="Times New Roman" w:eastAsia="Times New Roman" w:hAnsi="Times New Roman" w:cs="Times New Roman"/>
            <w:i/>
            <w:iCs/>
            <w:sz w:val="24"/>
            <w:szCs w:val="24"/>
            <w:lang w:val="en-US"/>
          </w:rPr>
          <w:delText>N. sylvestris</w:delText>
        </w:r>
        <w:r w:rsidR="00892F5D" w:rsidRPr="002B2313" w:rsidDel="00985D4E">
          <w:rPr>
            <w:rFonts w:ascii="Times New Roman" w:eastAsia="Times New Roman" w:hAnsi="Times New Roman" w:cs="Times New Roman"/>
            <w:sz w:val="24"/>
            <w:szCs w:val="24"/>
            <w:lang w:val="en-US"/>
          </w:rPr>
          <w:delText xml:space="preserve">) or with </w:delText>
        </w:r>
        <w:r w:rsidR="00892F5D" w:rsidRPr="002B2313" w:rsidDel="00985D4E">
          <w:rPr>
            <w:rFonts w:ascii="Times New Roman" w:eastAsia="Times New Roman" w:hAnsi="Times New Roman" w:cs="Times New Roman"/>
            <w:i/>
            <w:iCs/>
            <w:sz w:val="24"/>
            <w:szCs w:val="24"/>
            <w:lang w:val="en-US"/>
          </w:rPr>
          <w:delText>C. sendtneriana</w:delText>
        </w:r>
        <w:r w:rsidR="00892F5D" w:rsidRPr="002B2313" w:rsidDel="00985D4E">
          <w:rPr>
            <w:rFonts w:ascii="Times New Roman" w:eastAsia="Times New Roman" w:hAnsi="Times New Roman" w:cs="Times New Roman"/>
            <w:sz w:val="24"/>
            <w:szCs w:val="24"/>
            <w:lang w:val="en-US"/>
          </w:rPr>
          <w:delText xml:space="preserve"> (based on </w:delText>
        </w:r>
        <w:r w:rsidR="00892F5D" w:rsidRPr="002B2313" w:rsidDel="00985D4E">
          <w:rPr>
            <w:rFonts w:ascii="Times New Roman" w:eastAsia="Times New Roman" w:hAnsi="Times New Roman" w:cs="Times New Roman"/>
            <w:i/>
            <w:iCs/>
            <w:sz w:val="24"/>
            <w:szCs w:val="24"/>
            <w:lang w:val="en-US"/>
          </w:rPr>
          <w:delText>S.</w:delText>
        </w:r>
        <w:r w:rsidR="00892F5D" w:rsidRPr="002B2313" w:rsidDel="00985D4E">
          <w:rPr>
            <w:rFonts w:ascii="Times New Roman" w:eastAsia="Times New Roman" w:hAnsi="Times New Roman" w:cs="Times New Roman"/>
            <w:sz w:val="24"/>
            <w:szCs w:val="24"/>
            <w:lang w:val="en-US"/>
          </w:rPr>
          <w:delText xml:space="preserve"> </w:delText>
        </w:r>
        <w:r w:rsidR="00892F5D" w:rsidRPr="002B2313" w:rsidDel="00985D4E">
          <w:rPr>
            <w:rFonts w:ascii="Times New Roman" w:eastAsia="Times New Roman" w:hAnsi="Times New Roman" w:cs="Times New Roman"/>
            <w:i/>
            <w:sz w:val="24"/>
            <w:szCs w:val="24"/>
            <w:lang w:val="en-US"/>
          </w:rPr>
          <w:delText>habrochaites</w:delText>
        </w:r>
        <w:r w:rsidR="00892F5D" w:rsidRPr="002B2313" w:rsidDel="00985D4E">
          <w:rPr>
            <w:rFonts w:ascii="Times New Roman" w:eastAsia="Times New Roman" w:hAnsi="Times New Roman" w:cs="Times New Roman"/>
            <w:iCs/>
            <w:sz w:val="24"/>
            <w:szCs w:val="24"/>
            <w:lang w:val="en-US"/>
          </w:rPr>
          <w:delText xml:space="preserve">), and </w:delText>
        </w:r>
        <w:r w:rsidR="00892F5D" w:rsidRPr="002B2313" w:rsidDel="00985D4E">
          <w:rPr>
            <w:rFonts w:ascii="Times New Roman" w:eastAsia="Times New Roman" w:hAnsi="Times New Roman" w:cs="Times New Roman"/>
            <w:i/>
            <w:sz w:val="24"/>
            <w:szCs w:val="24"/>
            <w:lang w:val="en-US"/>
          </w:rPr>
          <w:delText>C. dusenii</w:delText>
        </w:r>
        <w:r w:rsidR="00892F5D" w:rsidRPr="002B2313" w:rsidDel="00985D4E">
          <w:rPr>
            <w:rFonts w:ascii="Times New Roman" w:eastAsia="Times New Roman" w:hAnsi="Times New Roman" w:cs="Times New Roman"/>
            <w:iCs/>
            <w:sz w:val="24"/>
            <w:szCs w:val="24"/>
            <w:lang w:val="en-US"/>
          </w:rPr>
          <w:delText xml:space="preserve"> clustering with </w:delText>
        </w:r>
        <w:r w:rsidR="00892F5D" w:rsidRPr="002B2313" w:rsidDel="00985D4E">
          <w:rPr>
            <w:rFonts w:ascii="Times New Roman" w:eastAsia="Times New Roman" w:hAnsi="Times New Roman" w:cs="Times New Roman"/>
            <w:i/>
            <w:sz w:val="24"/>
            <w:szCs w:val="24"/>
            <w:lang w:val="en-US"/>
          </w:rPr>
          <w:delText>C. sendtneriana</w:delText>
        </w:r>
        <w:r w:rsidR="00892F5D" w:rsidRPr="002B2313" w:rsidDel="00985D4E">
          <w:rPr>
            <w:rFonts w:ascii="Times New Roman" w:eastAsia="Times New Roman" w:hAnsi="Times New Roman" w:cs="Times New Roman"/>
            <w:iCs/>
            <w:sz w:val="24"/>
            <w:szCs w:val="24"/>
            <w:lang w:val="en-US"/>
          </w:rPr>
          <w:delText xml:space="preserve"> when using </w:delText>
        </w:r>
        <w:r w:rsidR="00892F5D" w:rsidRPr="002B2313" w:rsidDel="00985D4E">
          <w:rPr>
            <w:rFonts w:ascii="Times New Roman" w:eastAsia="Times New Roman" w:hAnsi="Times New Roman" w:cs="Times New Roman"/>
            <w:i/>
            <w:sz w:val="24"/>
            <w:szCs w:val="24"/>
            <w:lang w:val="en-US"/>
          </w:rPr>
          <w:delText>P. axillaris</w:delText>
        </w:r>
        <w:r w:rsidR="00892F5D" w:rsidRPr="002B2313" w:rsidDel="00985D4E">
          <w:rPr>
            <w:rFonts w:ascii="Times New Roman" w:eastAsia="Times New Roman" w:hAnsi="Times New Roman" w:cs="Times New Roman"/>
            <w:iCs/>
            <w:sz w:val="24"/>
            <w:szCs w:val="24"/>
            <w:lang w:val="en-US"/>
          </w:rPr>
          <w:delText xml:space="preserve"> I, </w:delText>
        </w:r>
        <w:r w:rsidR="00892F5D" w:rsidRPr="002B2313" w:rsidDel="00985D4E">
          <w:rPr>
            <w:rFonts w:ascii="Times New Roman" w:eastAsia="Times New Roman" w:hAnsi="Times New Roman" w:cs="Times New Roman"/>
            <w:i/>
            <w:sz w:val="24"/>
            <w:szCs w:val="24"/>
            <w:lang w:val="en-US"/>
          </w:rPr>
          <w:delText>P. secreta</w:delText>
        </w:r>
        <w:r w:rsidR="00892F5D" w:rsidRPr="002B2313" w:rsidDel="00985D4E">
          <w:rPr>
            <w:rFonts w:ascii="Times New Roman" w:eastAsia="Times New Roman" w:hAnsi="Times New Roman" w:cs="Times New Roman"/>
            <w:iCs/>
            <w:sz w:val="24"/>
            <w:szCs w:val="24"/>
            <w:lang w:val="en-US"/>
          </w:rPr>
          <w:delText xml:space="preserve">, and </w:delText>
        </w:r>
        <w:r w:rsidR="00892F5D" w:rsidRPr="002B2313" w:rsidDel="00985D4E">
          <w:rPr>
            <w:rFonts w:ascii="Times New Roman" w:eastAsia="Times New Roman" w:hAnsi="Times New Roman" w:cs="Times New Roman"/>
            <w:i/>
            <w:sz w:val="24"/>
            <w:szCs w:val="24"/>
            <w:lang w:val="en-US"/>
          </w:rPr>
          <w:delText>N. sylvestris</w:delText>
        </w:r>
      </w:del>
      <w:del w:id="276" w:author="Luana Soares" w:date="2025-05-06T17:02:00Z">
        <w:r w:rsidR="00892F5D" w:rsidRPr="002B2313" w:rsidDel="00985D4E">
          <w:rPr>
            <w:rFonts w:ascii="Times New Roman" w:eastAsia="Times New Roman" w:hAnsi="Times New Roman" w:cs="Times New Roman"/>
            <w:iCs/>
            <w:sz w:val="24"/>
            <w:szCs w:val="24"/>
            <w:lang w:val="en-US"/>
          </w:rPr>
          <w:delText>.</w:delText>
        </w:r>
        <w:commentRangeEnd w:id="224"/>
        <w:r w:rsidR="002D7BE8" w:rsidRPr="002B2313" w:rsidDel="00985D4E">
          <w:rPr>
            <w:rStyle w:val="CommentReference"/>
          </w:rPr>
          <w:commentReference w:id="224"/>
        </w:r>
      </w:del>
    </w:p>
    <w:p w14:paraId="0F7BA297" w14:textId="3A1AD447" w:rsidR="00F7165D" w:rsidRPr="002B2313" w:rsidRDefault="001F48BF" w:rsidP="00F7165D">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SPLITSTREE analyses </w:t>
      </w:r>
      <w:r w:rsidRPr="002B2313">
        <w:rPr>
          <w:rFonts w:ascii="Times New Roman" w:eastAsia="Times New Roman" w:hAnsi="Times New Roman" w:cs="Times New Roman"/>
          <w:sz w:val="24"/>
          <w:szCs w:val="24"/>
          <w:lang w:val="en-US"/>
          <w:rPrChange w:id="277" w:author="Luana Soares" w:date="2025-05-06T19:31:00Z">
            <w:rPr>
              <w:rFonts w:ascii="Times New Roman" w:eastAsia="Times New Roman" w:hAnsi="Times New Roman" w:cs="Times New Roman"/>
              <w:sz w:val="24"/>
              <w:szCs w:val="24"/>
              <w:highlight w:val="green"/>
              <w:lang w:val="en-US"/>
            </w:rPr>
          </w:rPrChange>
        </w:rPr>
        <w:t>(</w:t>
      </w:r>
      <w:del w:id="278" w:author="Luana Soares" w:date="2025-05-06T19:26:00Z">
        <w:r w:rsidRPr="002B2313" w:rsidDel="002B2313">
          <w:rPr>
            <w:rFonts w:ascii="Times New Roman" w:eastAsia="Times New Roman" w:hAnsi="Times New Roman" w:cs="Times New Roman"/>
            <w:sz w:val="24"/>
            <w:szCs w:val="24"/>
            <w:lang w:val="en-US"/>
            <w:rPrChange w:id="279" w:author="Luana Soares" w:date="2025-05-06T19:31:00Z">
              <w:rPr>
                <w:rFonts w:ascii="Times New Roman" w:eastAsia="Times New Roman" w:hAnsi="Times New Roman" w:cs="Times New Roman"/>
                <w:sz w:val="24"/>
                <w:szCs w:val="24"/>
                <w:highlight w:val="green"/>
                <w:lang w:val="en-US"/>
              </w:rPr>
            </w:rPrChange>
          </w:rPr>
          <w:delText xml:space="preserve">Figure </w:delText>
        </w:r>
        <w:r w:rsidR="006731D5" w:rsidRPr="002B2313" w:rsidDel="002B2313">
          <w:rPr>
            <w:rFonts w:ascii="Times New Roman" w:eastAsia="Times New Roman" w:hAnsi="Times New Roman" w:cs="Times New Roman"/>
            <w:sz w:val="24"/>
            <w:szCs w:val="24"/>
            <w:lang w:val="en-US"/>
            <w:rPrChange w:id="280" w:author="Luana Soares" w:date="2025-05-06T19:31:00Z">
              <w:rPr>
                <w:rFonts w:ascii="Times New Roman" w:eastAsia="Times New Roman" w:hAnsi="Times New Roman" w:cs="Times New Roman"/>
                <w:sz w:val="24"/>
                <w:szCs w:val="24"/>
                <w:highlight w:val="green"/>
                <w:lang w:val="en-US"/>
              </w:rPr>
            </w:rPrChange>
          </w:rPr>
          <w:delText>9</w:delText>
        </w:r>
      </w:del>
      <w:ins w:id="281" w:author="Luana Soares" w:date="2025-05-06T19:26:00Z">
        <w:r w:rsidR="002B2313" w:rsidRPr="002B2313">
          <w:rPr>
            <w:rFonts w:ascii="Times New Roman" w:eastAsia="Times New Roman" w:hAnsi="Times New Roman" w:cs="Times New Roman"/>
            <w:sz w:val="24"/>
            <w:szCs w:val="24"/>
            <w:lang w:val="en-US"/>
            <w:rPrChange w:id="282" w:author="Luana Soares" w:date="2025-05-06T19:31:00Z">
              <w:rPr>
                <w:rFonts w:ascii="Times New Roman" w:eastAsia="Times New Roman" w:hAnsi="Times New Roman" w:cs="Times New Roman"/>
                <w:sz w:val="24"/>
                <w:szCs w:val="24"/>
                <w:highlight w:val="green"/>
                <w:lang w:val="en-US"/>
              </w:rPr>
            </w:rPrChange>
          </w:rPr>
          <w:t>Figure 6</w:t>
        </w:r>
      </w:ins>
      <w:r w:rsidRPr="002B2313">
        <w:rPr>
          <w:rFonts w:ascii="Times New Roman" w:eastAsia="Times New Roman" w:hAnsi="Times New Roman" w:cs="Times New Roman"/>
          <w:sz w:val="24"/>
          <w:szCs w:val="24"/>
          <w:lang w:val="en-US"/>
        </w:rPr>
        <w:t xml:space="preserve">) showed consistent topologies across reference genomes. </w:t>
      </w:r>
      <w:r w:rsidR="00192C9A" w:rsidRPr="002B2313">
        <w:rPr>
          <w:rFonts w:ascii="Times New Roman" w:eastAsia="Times New Roman" w:hAnsi="Times New Roman" w:cs="Times New Roman"/>
          <w:sz w:val="24"/>
          <w:szCs w:val="24"/>
          <w:lang w:val="en-US"/>
        </w:rPr>
        <w:t xml:space="preserve">Using the </w:t>
      </w:r>
      <w:r w:rsidR="00192C9A" w:rsidRPr="002B2313">
        <w:rPr>
          <w:rFonts w:ascii="Times New Roman" w:eastAsia="Times New Roman" w:hAnsi="Times New Roman" w:cs="Times New Roman"/>
          <w:i/>
          <w:sz w:val="24"/>
          <w:szCs w:val="24"/>
          <w:lang w:val="en-US"/>
        </w:rPr>
        <w:t>Nicotiana</w:t>
      </w:r>
      <w:r w:rsidR="00192C9A" w:rsidRPr="002B2313">
        <w:rPr>
          <w:rFonts w:ascii="Times New Roman" w:eastAsia="Times New Roman" w:hAnsi="Times New Roman" w:cs="Times New Roman"/>
          <w:sz w:val="24"/>
          <w:szCs w:val="24"/>
          <w:lang w:val="en-US"/>
        </w:rPr>
        <w:t xml:space="preserve"> and </w:t>
      </w:r>
      <w:r w:rsidR="00192C9A" w:rsidRPr="002B2313">
        <w:rPr>
          <w:rFonts w:ascii="Times New Roman" w:eastAsia="Times New Roman" w:hAnsi="Times New Roman" w:cs="Times New Roman"/>
          <w:i/>
          <w:sz w:val="24"/>
          <w:szCs w:val="24"/>
          <w:lang w:val="en-US"/>
        </w:rPr>
        <w:t>Solanum</w:t>
      </w:r>
      <w:r w:rsidR="00192C9A"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genomes resulted in trees with broader internal nodes, likely due to the reduced number of SNPs. </w:t>
      </w:r>
      <w:r w:rsidR="00F7165D" w:rsidRPr="002B2313">
        <w:rPr>
          <w:rFonts w:ascii="Times New Roman" w:eastAsia="Times New Roman" w:hAnsi="Times New Roman" w:cs="Times New Roman"/>
          <w:sz w:val="24"/>
          <w:szCs w:val="24"/>
          <w:lang w:val="en-US"/>
        </w:rPr>
        <w:t>However</w:t>
      </w:r>
      <w:r w:rsidRPr="002B2313">
        <w:rPr>
          <w:rFonts w:ascii="Times New Roman" w:eastAsia="Times New Roman" w:hAnsi="Times New Roman" w:cs="Times New Roman"/>
          <w:sz w:val="24"/>
          <w:szCs w:val="24"/>
          <w:lang w:val="en-US"/>
        </w:rPr>
        <w:t>, the general relationships among individuals and groups remained consistent.</w:t>
      </w:r>
    </w:p>
    <w:p w14:paraId="4C2A10DF" w14:textId="77777777" w:rsidR="008A619B" w:rsidRPr="002B2313" w:rsidRDefault="008A619B" w:rsidP="008A619B">
      <w:pPr>
        <w:pStyle w:val="Heading2"/>
        <w:keepNext w:val="0"/>
        <w:keepLines w:val="0"/>
        <w:spacing w:before="0" w:after="0" w:line="480" w:lineRule="auto"/>
        <w:rPr>
          <w:rFonts w:ascii="Times New Roman" w:hAnsi="Times New Roman" w:cs="Times New Roman"/>
          <w:sz w:val="24"/>
          <w:szCs w:val="24"/>
          <w:lang w:val="en-US"/>
        </w:rPr>
      </w:pPr>
      <w:bookmarkStart w:id="283" w:name="_rpaw4bvxv9mk" w:colFirst="0" w:colLast="0"/>
      <w:bookmarkEnd w:id="283"/>
    </w:p>
    <w:p w14:paraId="25B6B402" w14:textId="77777777" w:rsidR="002B4B20" w:rsidRPr="002B2313" w:rsidRDefault="002B4B20" w:rsidP="002B4B20">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Discussion</w:t>
      </w:r>
    </w:p>
    <w:p w14:paraId="6D247835" w14:textId="4D52B110" w:rsidR="002B4B20" w:rsidRPr="002B2313" w:rsidRDefault="002B4B20" w:rsidP="002B4B20">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 xml:space="preserve">The emergence of next-generation sequencing (NGS) methodologies, particularly those based on </w:t>
      </w:r>
      <w:del w:id="284" w:author="Luana Soares" w:date="2025-05-06T17:09:00Z">
        <w:r w:rsidRPr="002B2313" w:rsidDel="00DC7BFE">
          <w:rPr>
            <w:rFonts w:ascii="Times New Roman" w:hAnsi="Times New Roman" w:cs="Times New Roman"/>
            <w:sz w:val="24"/>
            <w:szCs w:val="24"/>
            <w:lang w:val="en-US"/>
          </w:rPr>
          <w:delText>restriction site-associated DNA sequencing (</w:delText>
        </w:r>
      </w:del>
      <w:r w:rsidRPr="002B2313">
        <w:rPr>
          <w:rFonts w:ascii="Times New Roman" w:hAnsi="Times New Roman" w:cs="Times New Roman"/>
          <w:sz w:val="24"/>
          <w:szCs w:val="24"/>
          <w:lang w:val="en-US"/>
        </w:rPr>
        <w:t>RAD-seq</w:t>
      </w:r>
      <w:del w:id="285" w:author="Luana Soares" w:date="2025-05-06T17:09:00Z">
        <w:r w:rsidRPr="002B2313" w:rsidDel="00DC7BFE">
          <w:rPr>
            <w:rFonts w:ascii="Times New Roman" w:hAnsi="Times New Roman" w:cs="Times New Roman"/>
            <w:sz w:val="24"/>
            <w:szCs w:val="24"/>
            <w:lang w:val="en-US"/>
          </w:rPr>
          <w:delText>)</w:delText>
        </w:r>
      </w:del>
      <w:r w:rsidRPr="002B2313">
        <w:rPr>
          <w:rFonts w:ascii="Times New Roman" w:hAnsi="Times New Roman" w:cs="Times New Roman"/>
          <w:sz w:val="24"/>
          <w:szCs w:val="24"/>
          <w:lang w:val="en-US"/>
        </w:rPr>
        <w:t xml:space="preserve">, has integrated research in ecology, evolution, and conservation </w:t>
      </w:r>
      <w:r w:rsidR="0085608A" w:rsidRPr="002B2313">
        <w:rPr>
          <w:rFonts w:ascii="Times New Roman" w:hAnsi="Times New Roman" w:cs="Times New Roman"/>
          <w:sz w:val="24"/>
          <w:szCs w:val="24"/>
          <w:lang w:val="en-US"/>
        </w:rPr>
        <w:t>across</w:t>
      </w:r>
      <w:r w:rsidRPr="002B2313">
        <w:rPr>
          <w:rFonts w:ascii="Times New Roman" w:hAnsi="Times New Roman" w:cs="Times New Roman"/>
          <w:sz w:val="24"/>
          <w:szCs w:val="24"/>
          <w:lang w:val="en-US"/>
        </w:rPr>
        <w:t xml:space="preserve"> a </w:t>
      </w:r>
      <w:r w:rsidR="0085608A" w:rsidRPr="002B2313">
        <w:rPr>
          <w:rFonts w:ascii="Times New Roman" w:hAnsi="Times New Roman" w:cs="Times New Roman"/>
          <w:sz w:val="24"/>
          <w:szCs w:val="24"/>
          <w:lang w:val="en-US"/>
        </w:rPr>
        <w:t>divers</w:t>
      </w:r>
      <w:r w:rsidRPr="002B2313">
        <w:rPr>
          <w:rFonts w:ascii="Times New Roman" w:hAnsi="Times New Roman" w:cs="Times New Roman"/>
          <w:sz w:val="24"/>
          <w:szCs w:val="24"/>
          <w:lang w:val="en-US"/>
        </w:rPr>
        <w:t xml:space="preserve">e range of species. These methodologies </w:t>
      </w:r>
      <w:r w:rsidR="0085608A" w:rsidRPr="002B2313">
        <w:rPr>
          <w:rFonts w:ascii="Times New Roman" w:hAnsi="Times New Roman" w:cs="Times New Roman"/>
          <w:sz w:val="24"/>
          <w:szCs w:val="24"/>
          <w:lang w:val="en-US"/>
        </w:rPr>
        <w:t>allow for</w:t>
      </w:r>
      <w:r w:rsidRPr="002B2313">
        <w:rPr>
          <w:rFonts w:ascii="Times New Roman" w:hAnsi="Times New Roman" w:cs="Times New Roman"/>
          <w:sz w:val="24"/>
          <w:szCs w:val="24"/>
          <w:lang w:val="en-US"/>
        </w:rPr>
        <w:t xml:space="preserve"> the inclusion of hundreds to thousands of genetic polymorphisms </w:t>
      </w:r>
      <w:r w:rsidR="0085608A" w:rsidRPr="002B2313">
        <w:rPr>
          <w:rFonts w:ascii="Times New Roman" w:hAnsi="Times New Roman" w:cs="Times New Roman"/>
          <w:sz w:val="24"/>
          <w:szCs w:val="24"/>
          <w:lang w:val="en-US"/>
        </w:rPr>
        <w:t>throughout</w:t>
      </w:r>
      <w:r w:rsidRPr="002B2313">
        <w:rPr>
          <w:rFonts w:ascii="Times New Roman" w:hAnsi="Times New Roman" w:cs="Times New Roman"/>
          <w:sz w:val="24"/>
          <w:szCs w:val="24"/>
          <w:lang w:val="en-US"/>
        </w:rPr>
        <w:t xml:space="preserve"> the entire genome, with </w:t>
      </w:r>
      <w:r w:rsidR="0085608A" w:rsidRPr="002B2313">
        <w:rPr>
          <w:rFonts w:ascii="Times New Roman" w:hAnsi="Times New Roman" w:cs="Times New Roman"/>
          <w:sz w:val="24"/>
          <w:szCs w:val="24"/>
          <w:lang w:val="en-US"/>
        </w:rPr>
        <w:t>key</w:t>
      </w:r>
      <w:r w:rsidRPr="002B2313">
        <w:rPr>
          <w:rFonts w:ascii="Times New Roman" w:hAnsi="Times New Roman" w:cs="Times New Roman"/>
          <w:sz w:val="24"/>
          <w:szCs w:val="24"/>
          <w:lang w:val="en-US"/>
        </w:rPr>
        <w:t xml:space="preserve"> advantages over other methods being improved cost-effectiveness and greater depth of coverage per locus (Andrews et al. 2016). The RAD-seq approaches u</w:t>
      </w:r>
      <w:r w:rsidR="0085608A" w:rsidRPr="002B2313">
        <w:rPr>
          <w:rFonts w:ascii="Times New Roman" w:hAnsi="Times New Roman" w:cs="Times New Roman"/>
          <w:sz w:val="24"/>
          <w:szCs w:val="24"/>
          <w:lang w:val="en-US"/>
        </w:rPr>
        <w:t>tiliz</w:t>
      </w:r>
      <w:r w:rsidRPr="002B2313">
        <w:rPr>
          <w:rFonts w:ascii="Times New Roman" w:hAnsi="Times New Roman" w:cs="Times New Roman"/>
          <w:sz w:val="24"/>
          <w:szCs w:val="24"/>
          <w:lang w:val="en-US"/>
        </w:rPr>
        <w:t xml:space="preserve">e NGS to generate sequences adjacent to restriction cut sites in coding and non-coding genomic regions, which are shared within or between closely related species (Cariou et al. </w:t>
      </w:r>
      <w:commentRangeStart w:id="286"/>
      <w:r w:rsidRPr="002B2313">
        <w:rPr>
          <w:rFonts w:ascii="Times New Roman" w:hAnsi="Times New Roman" w:cs="Times New Roman"/>
          <w:sz w:val="24"/>
          <w:szCs w:val="24"/>
          <w:lang w:val="en-US"/>
        </w:rPr>
        <w:t>2013</w:t>
      </w:r>
      <w:commentRangeEnd w:id="286"/>
      <w:r w:rsidRPr="002B2313">
        <w:rPr>
          <w:rStyle w:val="CommentReference"/>
          <w:rFonts w:ascii="Times New Roman" w:hAnsi="Times New Roman" w:cs="Times New Roman"/>
          <w:sz w:val="24"/>
          <w:szCs w:val="24"/>
        </w:rPr>
        <w:commentReference w:id="286"/>
      </w:r>
      <w:r w:rsidRPr="002B2313">
        <w:rPr>
          <w:rFonts w:ascii="Times New Roman" w:hAnsi="Times New Roman" w:cs="Times New Roman"/>
          <w:sz w:val="24"/>
          <w:szCs w:val="24"/>
          <w:lang w:val="en-US"/>
        </w:rPr>
        <w:t>).</w:t>
      </w:r>
    </w:p>
    <w:p w14:paraId="2B246E09" w14:textId="6769F52B" w:rsidR="002B4B20" w:rsidRPr="002B2313" w:rsidRDefault="002B4B20" w:rsidP="002B4B20">
      <w:pPr>
        <w:spacing w:line="480" w:lineRule="auto"/>
        <w:ind w:firstLine="709"/>
        <w:rPr>
          <w:rFonts w:ascii="Times New Roman" w:hAnsi="Times New Roman" w:cs="Times New Roman"/>
          <w:sz w:val="24"/>
          <w:szCs w:val="24"/>
          <w:lang w:val="en-US"/>
        </w:rPr>
      </w:pPr>
      <w:r w:rsidRPr="002B2313">
        <w:rPr>
          <w:rFonts w:ascii="Times New Roman" w:hAnsi="Times New Roman" w:cs="Times New Roman"/>
          <w:sz w:val="24"/>
          <w:szCs w:val="24"/>
          <w:lang w:val="en-US"/>
        </w:rPr>
        <w:t xml:space="preserve">Despite all the care and advancements in the initial stages of analyses involving RAD-seq-derived polymorphisms, several phenomena can significantly affect subsequent analyses, including the number of reads, the proportion of missing data, and the genome used as a reference for variant calling. In this </w:t>
      </w:r>
      <w:r w:rsidR="0085608A" w:rsidRPr="002B2313">
        <w:rPr>
          <w:rFonts w:ascii="Times New Roman" w:hAnsi="Times New Roman" w:cs="Times New Roman"/>
          <w:sz w:val="24"/>
          <w:szCs w:val="24"/>
          <w:lang w:val="en-US"/>
        </w:rPr>
        <w:t>study</w:t>
      </w:r>
      <w:r w:rsidRPr="002B2313">
        <w:rPr>
          <w:rFonts w:ascii="Times New Roman" w:hAnsi="Times New Roman" w:cs="Times New Roman"/>
          <w:sz w:val="24"/>
          <w:szCs w:val="24"/>
          <w:lang w:val="en-US"/>
        </w:rPr>
        <w:t xml:space="preserve">, we tested the impact of these phenomena on estimates of genetic diversity, population structure, and evolutionary relationships in closely related and rapidly diversified plant lineages. We used </w:t>
      </w:r>
      <w:proofErr w:type="spellStart"/>
      <w:r w:rsidRPr="002B2313">
        <w:rPr>
          <w:rFonts w:ascii="Times New Roman" w:hAnsi="Times New Roman" w:cs="Times New Roman"/>
          <w:sz w:val="24"/>
          <w:szCs w:val="24"/>
          <w:lang w:val="en-US"/>
        </w:rPr>
        <w:t>DArT</w:t>
      </w:r>
      <w:proofErr w:type="spellEnd"/>
      <w:r w:rsidRPr="002B2313">
        <w:rPr>
          <w:rFonts w:ascii="Times New Roman" w:hAnsi="Times New Roman" w:cs="Times New Roman"/>
          <w:sz w:val="24"/>
          <w:szCs w:val="24"/>
          <w:lang w:val="en-US"/>
        </w:rPr>
        <w:t xml:space="preserve">-derived SNPs </w:t>
      </w:r>
      <w:r w:rsidR="0085608A" w:rsidRPr="002B2313">
        <w:rPr>
          <w:rFonts w:ascii="Times New Roman" w:hAnsi="Times New Roman" w:cs="Times New Roman"/>
          <w:sz w:val="24"/>
          <w:szCs w:val="24"/>
          <w:lang w:val="en-US"/>
        </w:rPr>
        <w:t>from</w:t>
      </w:r>
      <w:r w:rsidRPr="002B2313">
        <w:rPr>
          <w:rFonts w:ascii="Times New Roman" w:hAnsi="Times New Roman" w:cs="Times New Roman"/>
          <w:sz w:val="24"/>
          <w:szCs w:val="24"/>
          <w:lang w:val="en-US"/>
        </w:rPr>
        <w:t xml:space="preserve"> multiple </w:t>
      </w:r>
      <w:r w:rsidRPr="002B2313">
        <w:rPr>
          <w:rFonts w:ascii="Times New Roman" w:hAnsi="Times New Roman" w:cs="Times New Roman"/>
          <w:sz w:val="24"/>
          <w:szCs w:val="24"/>
          <w:lang w:val="en-US"/>
        </w:rPr>
        <w:lastRenderedPageBreak/>
        <w:t xml:space="preserve">individuals of the genus </w:t>
      </w:r>
      <w:r w:rsidRPr="002B2313">
        <w:rPr>
          <w:rFonts w:ascii="Times New Roman" w:hAnsi="Times New Roman" w:cs="Times New Roman"/>
          <w:i/>
          <w:iCs/>
          <w:sz w:val="24"/>
          <w:szCs w:val="24"/>
          <w:lang w:val="en-US"/>
        </w:rPr>
        <w:t>Petunia</w:t>
      </w:r>
      <w:r w:rsidRPr="002B2313">
        <w:rPr>
          <w:rFonts w:ascii="Times New Roman" w:hAnsi="Times New Roman" w:cs="Times New Roman"/>
          <w:sz w:val="24"/>
          <w:szCs w:val="24"/>
          <w:lang w:val="en-US"/>
        </w:rPr>
        <w:t xml:space="preserve"> and some related species as a model for this. We compared the effect</w:t>
      </w:r>
      <w:r w:rsidR="0085608A" w:rsidRPr="002B2313">
        <w:rPr>
          <w:rFonts w:ascii="Times New Roman" w:hAnsi="Times New Roman" w:cs="Times New Roman"/>
          <w:sz w:val="24"/>
          <w:szCs w:val="24"/>
          <w:lang w:val="en-US"/>
        </w:rPr>
        <w:t>s</w:t>
      </w:r>
      <w:r w:rsidRPr="002B2313">
        <w:rPr>
          <w:rFonts w:ascii="Times New Roman" w:hAnsi="Times New Roman" w:cs="Times New Roman"/>
          <w:sz w:val="24"/>
          <w:szCs w:val="24"/>
          <w:lang w:val="en-US"/>
        </w:rPr>
        <w:t xml:space="preserve"> of mapping them against close</w:t>
      </w:r>
      <w:r w:rsidR="0085608A" w:rsidRPr="002B2313">
        <w:rPr>
          <w:rFonts w:ascii="Times New Roman" w:hAnsi="Times New Roman" w:cs="Times New Roman"/>
          <w:sz w:val="24"/>
          <w:szCs w:val="24"/>
          <w:lang w:val="en-US"/>
        </w:rPr>
        <w:t>ly</w:t>
      </w:r>
      <w:r w:rsidRPr="002B2313">
        <w:rPr>
          <w:rFonts w:ascii="Times New Roman" w:hAnsi="Times New Roman" w:cs="Times New Roman"/>
          <w:sz w:val="24"/>
          <w:szCs w:val="24"/>
          <w:lang w:val="en-US"/>
        </w:rPr>
        <w:t xml:space="preserve"> and distantly positioned reference genomes.</w:t>
      </w:r>
    </w:p>
    <w:p w14:paraId="2F9E0E96" w14:textId="77777777" w:rsidR="002B4B20" w:rsidRPr="002B2313" w:rsidRDefault="002B4B20" w:rsidP="002B4B20">
      <w:pPr>
        <w:spacing w:line="480" w:lineRule="auto"/>
        <w:ind w:firstLine="709"/>
        <w:rPr>
          <w:rFonts w:ascii="Times New Roman" w:hAnsi="Times New Roman" w:cs="Times New Roman"/>
          <w:sz w:val="24"/>
          <w:szCs w:val="24"/>
          <w:lang w:val="en-US"/>
        </w:rPr>
      </w:pPr>
    </w:p>
    <w:p w14:paraId="5DA256A0" w14:textId="77777777" w:rsidR="002B4B20" w:rsidRPr="002B2313" w:rsidRDefault="002B4B20" w:rsidP="002B4B20">
      <w:pPr>
        <w:spacing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The More the Better?</w:t>
      </w:r>
    </w:p>
    <w:p w14:paraId="37E21290" w14:textId="06BC6C61" w:rsidR="002B4B20" w:rsidRPr="002B2313" w:rsidRDefault="002B4B20" w:rsidP="002B4B20">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 xml:space="preserve">The RAD-seq for evolutionary studies evaluates genomic DNA from multiple samples of interest, making it a population-scale sequencing method. Due to various technical </w:t>
      </w:r>
      <w:r w:rsidR="0085608A" w:rsidRPr="002B2313">
        <w:rPr>
          <w:rFonts w:ascii="Times New Roman" w:hAnsi="Times New Roman" w:cs="Times New Roman"/>
          <w:sz w:val="24"/>
          <w:szCs w:val="24"/>
          <w:lang w:val="en-US"/>
        </w:rPr>
        <w:t>factor</w:t>
      </w:r>
      <w:r w:rsidRPr="002B2313">
        <w:rPr>
          <w:rFonts w:ascii="Times New Roman" w:hAnsi="Times New Roman" w:cs="Times New Roman"/>
          <w:sz w:val="24"/>
          <w:szCs w:val="24"/>
          <w:lang w:val="en-US"/>
        </w:rPr>
        <w:t xml:space="preserve">s, the number of reads may differ, leading to varying genome coverage among samples. It is known that loci with missing haplotypes can have estimated summary statistic values that deviate dramatically from true values (Arnold et al. </w:t>
      </w:r>
      <w:commentRangeStart w:id="287"/>
      <w:r w:rsidRPr="002B2313">
        <w:rPr>
          <w:rFonts w:ascii="Times New Roman" w:hAnsi="Times New Roman" w:cs="Times New Roman"/>
          <w:sz w:val="24"/>
          <w:szCs w:val="24"/>
          <w:lang w:val="en-US"/>
        </w:rPr>
        <w:t>2013</w:t>
      </w:r>
      <w:commentRangeEnd w:id="287"/>
      <w:r w:rsidRPr="002B2313">
        <w:rPr>
          <w:rStyle w:val="CommentReference"/>
          <w:rFonts w:ascii="Times New Roman" w:hAnsi="Times New Roman" w:cs="Times New Roman"/>
          <w:sz w:val="24"/>
          <w:szCs w:val="24"/>
        </w:rPr>
        <w:commentReference w:id="287"/>
      </w:r>
      <w:r w:rsidRPr="002B2313">
        <w:rPr>
          <w:rFonts w:ascii="Times New Roman" w:hAnsi="Times New Roman" w:cs="Times New Roman"/>
          <w:sz w:val="24"/>
          <w:szCs w:val="24"/>
          <w:lang w:val="en-US"/>
        </w:rPr>
        <w:t xml:space="preserve">). Given the elevated error rates inherent to NGS compared to conventional Sanger sequencing, a standard quality control measure involves implementing a minimum read depth threshold to ensure accurate genotype calling at specific loci. Sequencing libraries with lower coverage inherently yield reduced data matrix dimensions due to a higher incidence of loci failing to meet coverage requirements for a fixed threshold of allowable missing data. However, such outcomes should not be interpreted as prescriptive evidence favoring higher over lower coverage (Huang and Knowles </w:t>
      </w:r>
      <w:commentRangeStart w:id="288"/>
      <w:r w:rsidRPr="002B2313">
        <w:rPr>
          <w:rFonts w:ascii="Times New Roman" w:hAnsi="Times New Roman" w:cs="Times New Roman"/>
          <w:sz w:val="24"/>
          <w:szCs w:val="24"/>
          <w:lang w:val="en-US"/>
        </w:rPr>
        <w:t>2016</w:t>
      </w:r>
      <w:commentRangeEnd w:id="288"/>
      <w:r w:rsidRPr="002B2313">
        <w:rPr>
          <w:rStyle w:val="CommentReference"/>
          <w:rFonts w:ascii="Times New Roman" w:hAnsi="Times New Roman" w:cs="Times New Roman"/>
          <w:sz w:val="24"/>
          <w:szCs w:val="24"/>
        </w:rPr>
        <w:commentReference w:id="288"/>
      </w:r>
      <w:r w:rsidRPr="002B2313">
        <w:rPr>
          <w:rFonts w:ascii="Times New Roman" w:hAnsi="Times New Roman" w:cs="Times New Roman"/>
          <w:sz w:val="24"/>
          <w:szCs w:val="24"/>
          <w:lang w:val="en-US"/>
        </w:rPr>
        <w:t>).</w:t>
      </w:r>
    </w:p>
    <w:p w14:paraId="76EF015D" w14:textId="36E5A350" w:rsidR="002B4B20" w:rsidRPr="002B2313" w:rsidRDefault="002B4B20" w:rsidP="002B4B20">
      <w:pPr>
        <w:spacing w:line="480" w:lineRule="auto"/>
        <w:ind w:firstLine="709"/>
        <w:rPr>
          <w:rFonts w:ascii="Times New Roman" w:hAnsi="Times New Roman" w:cs="Times New Roman"/>
          <w:sz w:val="24"/>
          <w:szCs w:val="24"/>
          <w:lang w:val="en-US"/>
        </w:rPr>
      </w:pPr>
      <w:r w:rsidRPr="002B2313">
        <w:rPr>
          <w:rFonts w:ascii="Times New Roman" w:hAnsi="Times New Roman" w:cs="Times New Roman"/>
          <w:sz w:val="24"/>
          <w:szCs w:val="24"/>
          <w:lang w:val="en-US"/>
        </w:rPr>
        <w:t>Here we observed that even based on one-tenth of the number of reads, we recover the same trend (</w:t>
      </w:r>
      <w:r w:rsidRPr="00CF3E01">
        <w:rPr>
          <w:rFonts w:ascii="Times New Roman" w:hAnsi="Times New Roman" w:cs="Times New Roman"/>
          <w:sz w:val="24"/>
          <w:szCs w:val="24"/>
          <w:lang w:val="en-US"/>
          <w:rPrChange w:id="289" w:author="Luana Soares" w:date="2025-05-06T19:42:00Z">
            <w:rPr>
              <w:rFonts w:ascii="Times New Roman" w:hAnsi="Times New Roman" w:cs="Times New Roman"/>
              <w:sz w:val="24"/>
              <w:szCs w:val="24"/>
              <w:highlight w:val="green"/>
              <w:lang w:val="en-US"/>
            </w:rPr>
          </w:rPrChange>
        </w:rPr>
        <w:t>Figure 3</w:t>
      </w:r>
      <w:r w:rsidRPr="00CF3E01">
        <w:rPr>
          <w:rFonts w:ascii="Times New Roman" w:hAnsi="Times New Roman" w:cs="Times New Roman"/>
          <w:sz w:val="24"/>
          <w:szCs w:val="24"/>
          <w:lang w:val="en-US"/>
        </w:rPr>
        <w:t>) regarding</w:t>
      </w:r>
      <w:r w:rsidRPr="002B2313">
        <w:rPr>
          <w:rFonts w:ascii="Times New Roman" w:hAnsi="Times New Roman" w:cs="Times New Roman"/>
          <w:sz w:val="24"/>
          <w:szCs w:val="24"/>
          <w:lang w:val="en-US"/>
        </w:rPr>
        <w:t xml:space="preserve"> intraspecific lineages (POP) or closely related species (INTRA-P4) </w:t>
      </w:r>
      <w:ins w:id="290" w:author="Luana Soares" w:date="2025-05-06T17:17:00Z">
        <w:r w:rsidR="000F6654" w:rsidRPr="002B2313">
          <w:rPr>
            <w:rFonts w:ascii="Times New Roman" w:hAnsi="Times New Roman" w:cs="Times New Roman"/>
            <w:sz w:val="24"/>
            <w:szCs w:val="24"/>
            <w:lang w:val="en-US"/>
          </w:rPr>
          <w:t>d</w:t>
        </w:r>
        <w:r w:rsidR="000F6654" w:rsidRPr="002B2313">
          <w:rPr>
            <w:rFonts w:ascii="Times New Roman" w:hAnsi="Times New Roman" w:cs="Times New Roman"/>
            <w:sz w:val="24"/>
            <w:szCs w:val="24"/>
            <w:lang w:val="en-US"/>
          </w:rPr>
          <w:t>espite differences in absolute values</w:t>
        </w:r>
      </w:ins>
      <w:del w:id="291" w:author="Luana Soares" w:date="2025-05-06T17:17:00Z">
        <w:r w:rsidRPr="002B2313" w:rsidDel="000F6654">
          <w:rPr>
            <w:rFonts w:ascii="Times New Roman" w:hAnsi="Times New Roman" w:cs="Times New Roman"/>
            <w:sz w:val="24"/>
            <w:szCs w:val="24"/>
            <w:lang w:val="en-US"/>
          </w:rPr>
          <w:delText>despite the nominal indices differing</w:delText>
        </w:r>
      </w:del>
      <w:r w:rsidRPr="002B2313">
        <w:rPr>
          <w:rFonts w:ascii="Times New Roman" w:hAnsi="Times New Roman" w:cs="Times New Roman"/>
          <w:sz w:val="24"/>
          <w:szCs w:val="24"/>
          <w:lang w:val="en-US"/>
        </w:rPr>
        <w:t>. Only private alleles changed in the POP comparison, with the inbreeding coefficient, observed heterozygosity, and nucleotide diversity maintaining the pattern.</w:t>
      </w:r>
      <w:ins w:id="292" w:author="Luana Soares" w:date="2025-05-06T17:12:00Z">
        <w:r w:rsidR="00DC7BFE" w:rsidRPr="002B2313">
          <w:rPr>
            <w:rFonts w:ascii="Times New Roman" w:hAnsi="Times New Roman" w:cs="Times New Roman"/>
            <w:sz w:val="24"/>
            <w:szCs w:val="24"/>
            <w:lang w:val="en-US"/>
          </w:rPr>
          <w:t xml:space="preserve"> </w:t>
        </w:r>
      </w:ins>
      <w:ins w:id="293" w:author="Luana Soares" w:date="2025-05-06T17:19:00Z">
        <w:r w:rsidR="000F6654" w:rsidRPr="002B2313">
          <w:rPr>
            <w:rFonts w:ascii="Times New Roman" w:hAnsi="Times New Roman" w:cs="Times New Roman"/>
            <w:sz w:val="24"/>
            <w:szCs w:val="24"/>
            <w:lang w:val="en-US"/>
            <w:rPrChange w:id="294" w:author="Luana Soares" w:date="2025-05-06T19:31:00Z">
              <w:rPr>
                <w:rFonts w:ascii="Times New Roman" w:hAnsi="Times New Roman" w:cs="Times New Roman"/>
                <w:color w:val="FF0000"/>
                <w:sz w:val="24"/>
                <w:szCs w:val="24"/>
                <w:lang w:val="en-US"/>
              </w:rPr>
            </w:rPrChange>
          </w:rPr>
          <w:t>These results indicate that</w:t>
        </w:r>
      </w:ins>
      <w:ins w:id="295" w:author="Luana Soares" w:date="2025-05-06T17:20:00Z">
        <w:r w:rsidR="000F6654" w:rsidRPr="002B2313">
          <w:rPr>
            <w:rFonts w:ascii="Times New Roman" w:hAnsi="Times New Roman" w:cs="Times New Roman"/>
            <w:sz w:val="24"/>
            <w:szCs w:val="24"/>
            <w:lang w:val="en-US"/>
            <w:rPrChange w:id="296" w:author="Luana Soares" w:date="2025-05-06T19:31:00Z">
              <w:rPr>
                <w:rFonts w:ascii="Times New Roman" w:hAnsi="Times New Roman" w:cs="Times New Roman"/>
                <w:color w:val="FF0000"/>
                <w:sz w:val="24"/>
                <w:szCs w:val="24"/>
                <w:lang w:val="en-US"/>
              </w:rPr>
            </w:rPrChange>
          </w:rPr>
          <w:t xml:space="preserve">, </w:t>
        </w:r>
        <w:r w:rsidR="000F6654" w:rsidRPr="002B2313">
          <w:rPr>
            <w:rFonts w:ascii="Times New Roman" w:hAnsi="Times New Roman" w:cs="Times New Roman"/>
            <w:sz w:val="24"/>
            <w:szCs w:val="24"/>
            <w:lang w:val="en-US"/>
            <w:rPrChange w:id="297" w:author="Luana Soares" w:date="2025-05-06T19:31:00Z">
              <w:rPr>
                <w:rFonts w:ascii="Times New Roman" w:hAnsi="Times New Roman" w:cs="Times New Roman"/>
                <w:color w:val="FF0000"/>
                <w:sz w:val="24"/>
                <w:szCs w:val="24"/>
                <w:lang w:val="en-US"/>
              </w:rPr>
            </w:rPrChange>
          </w:rPr>
          <w:t>for these recently diverged lineages, reliable genetic and evolutionary inferences can still be obtained even with relatively low-coverage datasets.</w:t>
        </w:r>
      </w:ins>
      <w:ins w:id="298" w:author="Luana Soares" w:date="2025-05-06T17:19:00Z">
        <w:r w:rsidR="000F6654" w:rsidRPr="002B2313">
          <w:rPr>
            <w:rFonts w:ascii="Times New Roman" w:hAnsi="Times New Roman" w:cs="Times New Roman"/>
            <w:sz w:val="24"/>
            <w:szCs w:val="24"/>
            <w:lang w:val="en-US"/>
            <w:rPrChange w:id="299" w:author="Luana Soares" w:date="2025-05-06T19:31:00Z">
              <w:rPr>
                <w:rFonts w:ascii="Times New Roman" w:hAnsi="Times New Roman" w:cs="Times New Roman"/>
                <w:color w:val="FF0000"/>
                <w:sz w:val="24"/>
                <w:szCs w:val="24"/>
                <w:lang w:val="en-US"/>
              </w:rPr>
            </w:rPrChange>
          </w:rPr>
          <w:t xml:space="preserve"> </w:t>
        </w:r>
      </w:ins>
    </w:p>
    <w:p w14:paraId="4A1451EF" w14:textId="77777777" w:rsidR="002B4B20" w:rsidRPr="002B2313" w:rsidRDefault="002B4B20" w:rsidP="002B4B20">
      <w:pPr>
        <w:spacing w:line="480" w:lineRule="auto"/>
        <w:rPr>
          <w:rFonts w:ascii="Times New Roman" w:hAnsi="Times New Roman" w:cs="Times New Roman"/>
          <w:sz w:val="24"/>
          <w:szCs w:val="24"/>
          <w:lang w:val="en-US"/>
        </w:rPr>
      </w:pPr>
    </w:p>
    <w:p w14:paraId="08980F20" w14:textId="77777777" w:rsidR="002B4B20" w:rsidRPr="002B2313" w:rsidRDefault="002B4B20" w:rsidP="002B4B20">
      <w:pPr>
        <w:spacing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Missing Data</w:t>
      </w:r>
    </w:p>
    <w:p w14:paraId="4C88F52C" w14:textId="5002B0CC" w:rsidR="002B4B20" w:rsidRPr="002B2313" w:rsidRDefault="002B4B20" w:rsidP="002B4B20">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lastRenderedPageBreak/>
        <w:t>RAD-Seq generates tens of thousands of loci per individual, but the number of overlapping loci across all individuals is much lower, leading to significant missing data. Since missing data can impact the estimation of diversity indices and the inference of population structure or evolutionary relationships, it is crucial to test its effect on the analys</w:t>
      </w:r>
      <w:r w:rsidR="0085608A" w:rsidRPr="002B2313">
        <w:rPr>
          <w:rFonts w:ascii="Times New Roman" w:hAnsi="Times New Roman" w:cs="Times New Roman"/>
          <w:sz w:val="24"/>
          <w:szCs w:val="24"/>
          <w:lang w:val="en-US"/>
        </w:rPr>
        <w:t>e</w:t>
      </w:r>
      <w:r w:rsidRPr="002B2313">
        <w:rPr>
          <w:rFonts w:ascii="Times New Roman" w:hAnsi="Times New Roman" w:cs="Times New Roman"/>
          <w:sz w:val="24"/>
          <w:szCs w:val="24"/>
          <w:lang w:val="en-US"/>
        </w:rPr>
        <w:t>s (</w:t>
      </w:r>
      <w:proofErr w:type="spellStart"/>
      <w:r w:rsidRPr="002B2313">
        <w:rPr>
          <w:rFonts w:ascii="Times New Roman" w:hAnsi="Times New Roman" w:cs="Times New Roman"/>
          <w:sz w:val="24"/>
          <w:szCs w:val="24"/>
          <w:lang w:val="en-US"/>
        </w:rPr>
        <w:t>Chatttopadhyay</w:t>
      </w:r>
      <w:proofErr w:type="spellEnd"/>
      <w:r w:rsidRPr="002B2313">
        <w:rPr>
          <w:rFonts w:ascii="Times New Roman" w:hAnsi="Times New Roman" w:cs="Times New Roman"/>
          <w:sz w:val="24"/>
          <w:szCs w:val="24"/>
          <w:lang w:val="en-US"/>
        </w:rPr>
        <w:t xml:space="preserve"> </w:t>
      </w:r>
      <w:commentRangeStart w:id="300"/>
      <w:r w:rsidRPr="002B2313">
        <w:rPr>
          <w:rFonts w:ascii="Times New Roman" w:hAnsi="Times New Roman" w:cs="Times New Roman"/>
          <w:sz w:val="24"/>
          <w:szCs w:val="24"/>
          <w:lang w:val="en-US"/>
        </w:rPr>
        <w:t>et al</w:t>
      </w:r>
      <w:commentRangeEnd w:id="300"/>
      <w:r w:rsidRPr="002B2313">
        <w:rPr>
          <w:rStyle w:val="CommentReference"/>
          <w:rFonts w:ascii="Times New Roman" w:hAnsi="Times New Roman" w:cs="Times New Roman"/>
          <w:sz w:val="24"/>
          <w:szCs w:val="24"/>
        </w:rPr>
        <w:commentReference w:id="300"/>
      </w:r>
      <w:r w:rsidRPr="002B2313">
        <w:rPr>
          <w:rFonts w:ascii="Times New Roman" w:hAnsi="Times New Roman" w:cs="Times New Roman"/>
          <w:sz w:val="24"/>
          <w:szCs w:val="24"/>
          <w:lang w:val="en-US"/>
        </w:rPr>
        <w:t>. 2014). While missing data may not significantly impact phylogenetic inference (</w:t>
      </w:r>
      <w:proofErr w:type="spellStart"/>
      <w:r w:rsidRPr="002B2313">
        <w:rPr>
          <w:rFonts w:ascii="Times New Roman" w:hAnsi="Times New Roman" w:cs="Times New Roman"/>
          <w:sz w:val="24"/>
          <w:szCs w:val="24"/>
          <w:lang w:val="en-US"/>
        </w:rPr>
        <w:t>Hovm</w:t>
      </w:r>
      <w:ins w:id="301" w:author="Luana Soares" w:date="2025-05-06T18:31:00Z">
        <w:r w:rsidR="00621925" w:rsidRPr="002B2313">
          <w:rPr>
            <w:lang w:val="en-US"/>
            <w:rPrChange w:id="302" w:author="Luana Soares" w:date="2025-05-06T19:31:00Z">
              <w:rPr>
                <w:color w:val="000000"/>
              </w:rPr>
            </w:rPrChange>
          </w:rPr>
          <w:t>ö</w:t>
        </w:r>
      </w:ins>
      <w:del w:id="303" w:author="Luana Soares" w:date="2025-05-06T18:31:00Z">
        <w:r w:rsidRPr="002B2313" w:rsidDel="00621925">
          <w:rPr>
            <w:rFonts w:ascii="Times New Roman" w:hAnsi="Times New Roman" w:cs="Times New Roman"/>
            <w:sz w:val="24"/>
            <w:szCs w:val="24"/>
            <w:lang w:val="en-US"/>
          </w:rPr>
          <w:delText>o</w:delText>
        </w:r>
      </w:del>
      <w:r w:rsidRPr="002B2313">
        <w:rPr>
          <w:rFonts w:ascii="Times New Roman" w:hAnsi="Times New Roman" w:cs="Times New Roman"/>
          <w:sz w:val="24"/>
          <w:szCs w:val="24"/>
          <w:lang w:val="en-US"/>
        </w:rPr>
        <w:t>ller</w:t>
      </w:r>
      <w:proofErr w:type="spellEnd"/>
      <w:r w:rsidRPr="002B2313">
        <w:rPr>
          <w:rFonts w:ascii="Times New Roman" w:hAnsi="Times New Roman" w:cs="Times New Roman"/>
          <w:sz w:val="24"/>
          <w:szCs w:val="24"/>
          <w:lang w:val="en-US"/>
        </w:rPr>
        <w:t xml:space="preserve"> </w:t>
      </w:r>
      <w:commentRangeStart w:id="304"/>
      <w:r w:rsidRPr="002B2313">
        <w:rPr>
          <w:rFonts w:ascii="Times New Roman" w:hAnsi="Times New Roman" w:cs="Times New Roman"/>
          <w:sz w:val="24"/>
          <w:szCs w:val="24"/>
          <w:lang w:val="en-US"/>
        </w:rPr>
        <w:t>et al</w:t>
      </w:r>
      <w:commentRangeEnd w:id="304"/>
      <w:r w:rsidRPr="002B2313">
        <w:rPr>
          <w:rStyle w:val="CommentReference"/>
          <w:rFonts w:ascii="Times New Roman" w:hAnsi="Times New Roman" w:cs="Times New Roman"/>
          <w:sz w:val="24"/>
          <w:szCs w:val="24"/>
        </w:rPr>
        <w:commentReference w:id="304"/>
      </w:r>
      <w:r w:rsidRPr="002B2313">
        <w:rPr>
          <w:rFonts w:ascii="Times New Roman" w:hAnsi="Times New Roman" w:cs="Times New Roman"/>
          <w:sz w:val="24"/>
          <w:szCs w:val="24"/>
          <w:lang w:val="en-US"/>
        </w:rPr>
        <w:t xml:space="preserve">. 2013), other forms of population genetic inference can be affected. </w:t>
      </w:r>
    </w:p>
    <w:p w14:paraId="3D327BD1" w14:textId="67982700" w:rsidR="002B4B20" w:rsidRPr="002B2313" w:rsidRDefault="00003A20" w:rsidP="002B4B20">
      <w:pPr>
        <w:spacing w:line="480" w:lineRule="auto"/>
        <w:ind w:firstLine="709"/>
        <w:rPr>
          <w:rFonts w:ascii="Times New Roman" w:hAnsi="Times New Roman" w:cs="Times New Roman"/>
          <w:sz w:val="24"/>
          <w:szCs w:val="24"/>
          <w:lang w:val="en-US"/>
        </w:rPr>
      </w:pPr>
      <w:r w:rsidRPr="002B2313">
        <w:rPr>
          <w:rFonts w:ascii="Times New Roman" w:hAnsi="Times New Roman" w:cs="Times New Roman"/>
          <w:sz w:val="24"/>
          <w:szCs w:val="24"/>
          <w:lang w:val="en-US"/>
        </w:rPr>
        <w:t>Our results indicated that even with 50% of missing data, the trends in estimating the diversity indices</w:t>
      </w:r>
      <w:ins w:id="305" w:author="Luana Soares" w:date="2025-05-06T17:16:00Z">
        <w:r w:rsidR="000F6654" w:rsidRPr="002B2313">
          <w:rPr>
            <w:rFonts w:ascii="Times New Roman" w:hAnsi="Times New Roman" w:cs="Times New Roman"/>
            <w:sz w:val="24"/>
            <w:szCs w:val="24"/>
            <w:lang w:val="en-US"/>
          </w:rPr>
          <w:t>,</w:t>
        </w:r>
      </w:ins>
      <w:ins w:id="306" w:author="Luana Soares" w:date="2025-05-06T17:15:00Z">
        <w:r w:rsidR="000F6654" w:rsidRPr="002B2313">
          <w:rPr>
            <w:rFonts w:ascii="Times New Roman" w:hAnsi="Times New Roman" w:cs="Times New Roman"/>
            <w:sz w:val="24"/>
            <w:szCs w:val="24"/>
            <w:lang w:val="en-US"/>
          </w:rPr>
          <w:t xml:space="preserve"> </w:t>
        </w:r>
      </w:ins>
      <w:ins w:id="307" w:author="Luana Soares" w:date="2025-05-06T17:16:00Z">
        <w:r w:rsidR="000F6654" w:rsidRPr="002B2313">
          <w:rPr>
            <w:rFonts w:ascii="Times New Roman" w:hAnsi="Times New Roman" w:cs="Times New Roman"/>
            <w:sz w:val="24"/>
            <w:szCs w:val="24"/>
            <w:lang w:val="en-US"/>
          </w:rPr>
          <w:t>p</w:t>
        </w:r>
        <w:r w:rsidR="000F6654" w:rsidRPr="002B2313">
          <w:rPr>
            <w:rFonts w:ascii="Times New Roman" w:hAnsi="Times New Roman" w:cs="Times New Roman"/>
            <w:sz w:val="24"/>
            <w:szCs w:val="24"/>
            <w:lang w:val="en-US"/>
          </w:rPr>
          <w:t>opulation structure and phylogenetic relationships</w:t>
        </w:r>
        <w:r w:rsidR="000F6654" w:rsidRPr="002B2313">
          <w:rPr>
            <w:rFonts w:ascii="Times New Roman" w:hAnsi="Times New Roman" w:cs="Times New Roman"/>
            <w:sz w:val="24"/>
            <w:szCs w:val="24"/>
            <w:lang w:val="en-US"/>
          </w:rPr>
          <w:t xml:space="preserve"> </w:t>
        </w:r>
      </w:ins>
      <w:del w:id="308" w:author="Luana Soares" w:date="2025-05-06T17:16:00Z">
        <w:r w:rsidRPr="002B2313" w:rsidDel="000F6654">
          <w:rPr>
            <w:rFonts w:ascii="Times New Roman" w:hAnsi="Times New Roman" w:cs="Times New Roman"/>
            <w:sz w:val="24"/>
            <w:szCs w:val="24"/>
            <w:lang w:val="en-US"/>
          </w:rPr>
          <w:delText xml:space="preserve"> </w:delText>
        </w:r>
      </w:del>
      <w:r w:rsidRPr="002B2313">
        <w:rPr>
          <w:rFonts w:ascii="Times New Roman" w:hAnsi="Times New Roman" w:cs="Times New Roman"/>
          <w:sz w:val="24"/>
          <w:szCs w:val="24"/>
          <w:lang w:val="en-US"/>
        </w:rPr>
        <w:t>are preserved, despite differences in nominal values and a greater impact on private allele numbers.</w:t>
      </w:r>
      <w:r w:rsidR="00F540FF" w:rsidRPr="002B2313">
        <w:rPr>
          <w:rFonts w:ascii="Times New Roman" w:hAnsi="Times New Roman" w:cs="Times New Roman"/>
          <w:sz w:val="24"/>
          <w:szCs w:val="24"/>
          <w:lang w:val="en-US"/>
        </w:rPr>
        <w:t xml:space="preserve"> The reference genome did not affect these estimates or </w:t>
      </w:r>
      <w:r w:rsidR="00F540FF" w:rsidRPr="00CF3E01">
        <w:rPr>
          <w:rFonts w:ascii="Times New Roman" w:hAnsi="Times New Roman" w:cs="Times New Roman"/>
          <w:sz w:val="24"/>
          <w:szCs w:val="24"/>
          <w:lang w:val="en-US"/>
        </w:rPr>
        <w:t>patterns (</w:t>
      </w:r>
      <w:r w:rsidR="00F540FF" w:rsidRPr="00CF3E01">
        <w:rPr>
          <w:rFonts w:ascii="Times New Roman" w:hAnsi="Times New Roman" w:cs="Times New Roman"/>
          <w:sz w:val="24"/>
          <w:szCs w:val="24"/>
          <w:lang w:val="en-US"/>
          <w:rPrChange w:id="309" w:author="Luana Soares" w:date="2025-05-06T19:42:00Z">
            <w:rPr>
              <w:rFonts w:ascii="Times New Roman" w:hAnsi="Times New Roman" w:cs="Times New Roman"/>
              <w:sz w:val="24"/>
              <w:szCs w:val="24"/>
              <w:highlight w:val="green"/>
              <w:lang w:val="en-US"/>
            </w:rPr>
          </w:rPrChange>
        </w:rPr>
        <w:t xml:space="preserve">Figure </w:t>
      </w:r>
      <w:ins w:id="310" w:author="Luana Soares" w:date="2025-05-06T19:35:00Z">
        <w:r w:rsidR="0000341E" w:rsidRPr="00CF3E01">
          <w:rPr>
            <w:rFonts w:ascii="Times New Roman" w:hAnsi="Times New Roman" w:cs="Times New Roman"/>
            <w:sz w:val="24"/>
            <w:szCs w:val="24"/>
            <w:lang w:val="en-US"/>
            <w:rPrChange w:id="311" w:author="Luana Soares" w:date="2025-05-06T19:42:00Z">
              <w:rPr>
                <w:rFonts w:ascii="Times New Roman" w:hAnsi="Times New Roman" w:cs="Times New Roman"/>
                <w:sz w:val="24"/>
                <w:szCs w:val="24"/>
                <w:highlight w:val="green"/>
                <w:lang w:val="en-US"/>
              </w:rPr>
            </w:rPrChange>
          </w:rPr>
          <w:t>S2, S3</w:t>
        </w:r>
      </w:ins>
      <w:del w:id="312" w:author="Luana Soares" w:date="2025-05-06T19:35:00Z">
        <w:r w:rsidR="00F540FF" w:rsidRPr="00CF3E01" w:rsidDel="0000341E">
          <w:rPr>
            <w:rFonts w:ascii="Times New Roman" w:hAnsi="Times New Roman" w:cs="Times New Roman"/>
            <w:sz w:val="24"/>
            <w:szCs w:val="24"/>
            <w:lang w:val="en-US"/>
            <w:rPrChange w:id="313" w:author="Luana Soares" w:date="2025-05-06T19:42:00Z">
              <w:rPr>
                <w:rFonts w:ascii="Times New Roman" w:hAnsi="Times New Roman" w:cs="Times New Roman"/>
                <w:sz w:val="24"/>
                <w:szCs w:val="24"/>
                <w:highlight w:val="green"/>
                <w:lang w:val="en-US"/>
              </w:rPr>
            </w:rPrChange>
          </w:rPr>
          <w:delText>6</w:delText>
        </w:r>
      </w:del>
      <w:r w:rsidR="00F540FF" w:rsidRPr="00CF3E01">
        <w:rPr>
          <w:rFonts w:ascii="Times New Roman" w:hAnsi="Times New Roman" w:cs="Times New Roman"/>
          <w:sz w:val="24"/>
          <w:szCs w:val="24"/>
          <w:lang w:val="en-US"/>
          <w:rPrChange w:id="314" w:author="Luana Soares" w:date="2025-05-06T19:42:00Z">
            <w:rPr>
              <w:rFonts w:ascii="Times New Roman" w:hAnsi="Times New Roman" w:cs="Times New Roman"/>
              <w:sz w:val="24"/>
              <w:szCs w:val="24"/>
              <w:highlight w:val="green"/>
              <w:lang w:val="en-US"/>
            </w:rPr>
          </w:rPrChange>
        </w:rPr>
        <w:t>).</w:t>
      </w:r>
      <w:r w:rsidR="00F540FF" w:rsidRPr="002B2313">
        <w:rPr>
          <w:rFonts w:ascii="Times New Roman" w:hAnsi="Times New Roman" w:cs="Times New Roman"/>
          <w:sz w:val="24"/>
          <w:szCs w:val="24"/>
          <w:lang w:val="en-US"/>
        </w:rPr>
        <w:t xml:space="preserve"> </w:t>
      </w:r>
      <w:del w:id="315" w:author="Luana Soares" w:date="2025-05-06T17:16:00Z">
        <w:r w:rsidR="00F540FF" w:rsidRPr="002B2313" w:rsidDel="000F6654">
          <w:rPr>
            <w:rFonts w:ascii="Times New Roman" w:hAnsi="Times New Roman" w:cs="Times New Roman"/>
            <w:sz w:val="24"/>
            <w:szCs w:val="24"/>
            <w:lang w:val="en-US"/>
          </w:rPr>
          <w:delText xml:space="preserve">Population structure and phylogenetic relationships </w:delText>
        </w:r>
        <w:r w:rsidR="00F540FF" w:rsidRPr="002B2313" w:rsidDel="000F6654">
          <w:rPr>
            <w:rFonts w:ascii="Times New Roman" w:hAnsi="Times New Roman" w:cs="Times New Roman"/>
            <w:sz w:val="24"/>
            <w:szCs w:val="24"/>
            <w:lang w:val="en-US"/>
            <w:rPrChange w:id="316" w:author="Luana Soares" w:date="2025-05-06T19:31:00Z">
              <w:rPr>
                <w:rFonts w:ascii="Times New Roman" w:hAnsi="Times New Roman" w:cs="Times New Roman"/>
                <w:color w:val="FF0000"/>
                <w:sz w:val="24"/>
                <w:szCs w:val="24"/>
                <w:lang w:val="en-US"/>
              </w:rPr>
            </w:rPrChange>
          </w:rPr>
          <w:delText>were</w:delText>
        </w:r>
        <w:r w:rsidR="0085608A" w:rsidRPr="002B2313" w:rsidDel="000F6654">
          <w:rPr>
            <w:rFonts w:ascii="Times New Roman" w:hAnsi="Times New Roman" w:cs="Times New Roman"/>
            <w:sz w:val="24"/>
            <w:szCs w:val="24"/>
            <w:lang w:val="en-US"/>
            <w:rPrChange w:id="317" w:author="Luana Soares" w:date="2025-05-06T19:31:00Z">
              <w:rPr>
                <w:rFonts w:ascii="Times New Roman" w:hAnsi="Times New Roman" w:cs="Times New Roman"/>
                <w:color w:val="FF0000"/>
                <w:sz w:val="24"/>
                <w:szCs w:val="24"/>
                <w:lang w:val="en-US"/>
              </w:rPr>
            </w:rPrChange>
          </w:rPr>
          <w:delText>/not</w:delText>
        </w:r>
        <w:r w:rsidR="00F540FF" w:rsidRPr="002B2313" w:rsidDel="000F6654">
          <w:rPr>
            <w:rFonts w:ascii="Times New Roman" w:hAnsi="Times New Roman" w:cs="Times New Roman"/>
            <w:sz w:val="24"/>
            <w:szCs w:val="24"/>
            <w:lang w:val="en-US"/>
            <w:rPrChange w:id="318" w:author="Luana Soares" w:date="2025-05-06T19:31:00Z">
              <w:rPr>
                <w:rFonts w:ascii="Times New Roman" w:hAnsi="Times New Roman" w:cs="Times New Roman"/>
                <w:color w:val="FF0000"/>
                <w:sz w:val="24"/>
                <w:szCs w:val="24"/>
                <w:lang w:val="en-US"/>
              </w:rPr>
            </w:rPrChange>
          </w:rPr>
          <w:delText xml:space="preserve"> </w:delText>
        </w:r>
        <w:r w:rsidR="00F540FF" w:rsidRPr="002B2313" w:rsidDel="000F6654">
          <w:rPr>
            <w:rFonts w:ascii="Times New Roman" w:hAnsi="Times New Roman" w:cs="Times New Roman"/>
            <w:sz w:val="24"/>
            <w:szCs w:val="24"/>
            <w:lang w:val="en-US"/>
          </w:rPr>
          <w:delText>influenced</w:delText>
        </w:r>
        <w:r w:rsidR="00F540FF" w:rsidRPr="002B2313" w:rsidDel="000F6654">
          <w:rPr>
            <w:rFonts w:ascii="Times New Roman" w:hAnsi="Times New Roman" w:cs="Times New Roman"/>
            <w:sz w:val="24"/>
            <w:szCs w:val="24"/>
            <w:lang w:val="en-US"/>
            <w:rPrChange w:id="319" w:author="Luana Soares" w:date="2025-05-06T19:31:00Z">
              <w:rPr>
                <w:rFonts w:ascii="Times New Roman" w:hAnsi="Times New Roman" w:cs="Times New Roman"/>
                <w:color w:val="FF0000"/>
                <w:sz w:val="24"/>
                <w:szCs w:val="24"/>
                <w:lang w:val="en-US"/>
              </w:rPr>
            </w:rPrChange>
          </w:rPr>
          <w:delText xml:space="preserve"> </w:delText>
        </w:r>
        <w:r w:rsidR="00F540FF" w:rsidRPr="002B2313" w:rsidDel="000F6654">
          <w:rPr>
            <w:rFonts w:ascii="Times New Roman" w:hAnsi="Times New Roman" w:cs="Times New Roman"/>
            <w:sz w:val="24"/>
            <w:szCs w:val="24"/>
            <w:lang w:val="en-US"/>
          </w:rPr>
          <w:delText>by different amounts of missing data (</w:delText>
        </w:r>
        <w:r w:rsidR="00F540FF" w:rsidRPr="002B2313" w:rsidDel="000F6654">
          <w:rPr>
            <w:rFonts w:ascii="Times New Roman" w:hAnsi="Times New Roman" w:cs="Times New Roman"/>
            <w:sz w:val="24"/>
            <w:szCs w:val="24"/>
            <w:lang w:val="en-US"/>
            <w:rPrChange w:id="320" w:author="Luana Soares" w:date="2025-05-06T19:31:00Z">
              <w:rPr>
                <w:rFonts w:ascii="Times New Roman" w:hAnsi="Times New Roman" w:cs="Times New Roman"/>
                <w:color w:val="FF0000"/>
                <w:sz w:val="24"/>
                <w:szCs w:val="24"/>
                <w:lang w:val="en-US"/>
              </w:rPr>
            </w:rPrChange>
          </w:rPr>
          <w:delText>Figures</w:delText>
        </w:r>
        <w:r w:rsidR="00F540FF" w:rsidRPr="002B2313" w:rsidDel="000F6654">
          <w:rPr>
            <w:rFonts w:ascii="Times New Roman" w:hAnsi="Times New Roman" w:cs="Times New Roman"/>
            <w:sz w:val="24"/>
            <w:szCs w:val="24"/>
            <w:lang w:val="en-US"/>
          </w:rPr>
          <w:delText>).</w:delText>
        </w:r>
      </w:del>
    </w:p>
    <w:p w14:paraId="129BF86E" w14:textId="77777777" w:rsidR="00003A20" w:rsidRPr="002B2313" w:rsidRDefault="00003A20" w:rsidP="002B4B20">
      <w:pPr>
        <w:spacing w:line="480" w:lineRule="auto"/>
        <w:ind w:firstLine="709"/>
        <w:rPr>
          <w:rFonts w:ascii="Times New Roman" w:hAnsi="Times New Roman" w:cs="Times New Roman"/>
          <w:sz w:val="24"/>
          <w:szCs w:val="24"/>
          <w:lang w:val="en-US"/>
        </w:rPr>
      </w:pPr>
    </w:p>
    <w:p w14:paraId="54C4CACE" w14:textId="77777777" w:rsidR="002B4B20" w:rsidRPr="002B2313" w:rsidRDefault="002B4B20" w:rsidP="00C30839">
      <w:pPr>
        <w:spacing w:line="480" w:lineRule="auto"/>
        <w:rPr>
          <w:rFonts w:ascii="Times New Roman" w:hAnsi="Times New Roman" w:cs="Times New Roman"/>
          <w:i/>
          <w:iCs/>
          <w:sz w:val="24"/>
          <w:szCs w:val="24"/>
          <w:lang w:val="en-US"/>
        </w:rPr>
      </w:pPr>
      <w:r w:rsidRPr="002B2313">
        <w:rPr>
          <w:rFonts w:ascii="Times New Roman" w:hAnsi="Times New Roman" w:cs="Times New Roman"/>
          <w:i/>
          <w:iCs/>
          <w:sz w:val="24"/>
          <w:szCs w:val="24"/>
          <w:lang w:val="en-US"/>
        </w:rPr>
        <w:t>Reference Genome Choice</w:t>
      </w:r>
    </w:p>
    <w:p w14:paraId="43EF5D82" w14:textId="690BEDBB" w:rsidR="0085608A" w:rsidRPr="002B2313" w:rsidRDefault="00C30839" w:rsidP="00C30839">
      <w:pPr>
        <w:spacing w:line="480" w:lineRule="auto"/>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Read alignment to a reference genome fundamentally depends on sequence homology (</w:t>
      </w:r>
      <w:ins w:id="321" w:author="Luana Soares" w:date="2025-05-06T18:34:00Z">
        <w:r w:rsidR="00621925" w:rsidRPr="002B2313">
          <w:rPr>
            <w:rFonts w:ascii="Times New Roman" w:eastAsia="Times New Roman" w:hAnsi="Times New Roman" w:cs="Times New Roman"/>
            <w:sz w:val="24"/>
            <w:szCs w:val="24"/>
            <w:lang w:val="en-US"/>
          </w:rPr>
          <w:t xml:space="preserve">Davey </w:t>
        </w:r>
      </w:ins>
      <w:del w:id="322" w:author="Luana Soares" w:date="2025-05-06T18:34:00Z">
        <w:r w:rsidRPr="002B2313" w:rsidDel="00621925">
          <w:rPr>
            <w:rFonts w:ascii="Times New Roman" w:eastAsia="Times New Roman" w:hAnsi="Times New Roman" w:cs="Times New Roman"/>
            <w:sz w:val="24"/>
            <w:szCs w:val="24"/>
            <w:lang w:val="en-US"/>
            <w:rPrChange w:id="323" w:author="Luana Soares" w:date="2025-05-06T19:31:00Z">
              <w:rPr>
                <w:rFonts w:ascii="Times New Roman" w:eastAsia="Times New Roman" w:hAnsi="Times New Roman" w:cs="Times New Roman"/>
                <w:color w:val="0070C0"/>
                <w:sz w:val="24"/>
                <w:szCs w:val="24"/>
                <w:lang w:val="en-US"/>
              </w:rPr>
            </w:rPrChange>
          </w:rPr>
          <w:delText xml:space="preserve">Catchen </w:delText>
        </w:r>
      </w:del>
      <w:r w:rsidRPr="002B2313">
        <w:rPr>
          <w:rFonts w:ascii="Times New Roman" w:eastAsia="Times New Roman" w:hAnsi="Times New Roman" w:cs="Times New Roman"/>
          <w:sz w:val="24"/>
          <w:szCs w:val="24"/>
          <w:lang w:val="en-US"/>
          <w:rPrChange w:id="324" w:author="Luana Soares" w:date="2025-05-06T19:31:00Z">
            <w:rPr>
              <w:rFonts w:ascii="Times New Roman" w:eastAsia="Times New Roman" w:hAnsi="Times New Roman" w:cs="Times New Roman"/>
              <w:color w:val="0070C0"/>
              <w:sz w:val="24"/>
              <w:szCs w:val="24"/>
              <w:lang w:val="en-US"/>
            </w:rPr>
          </w:rPrChange>
        </w:rPr>
        <w:t>et al. 2011</w:t>
      </w:r>
      <w:r w:rsidRPr="002B2313">
        <w:rPr>
          <w:rFonts w:ascii="Times New Roman" w:eastAsia="Times New Roman" w:hAnsi="Times New Roman" w:cs="Times New Roman"/>
          <w:sz w:val="24"/>
          <w:szCs w:val="24"/>
          <w:lang w:val="en-US"/>
        </w:rPr>
        <w:t>), with reads harboring elevated mutation rates or high sequence variability typically showing reduced alignment scores (</w:t>
      </w:r>
      <w:r w:rsidRPr="002B2313">
        <w:rPr>
          <w:rFonts w:ascii="Times New Roman" w:eastAsia="Times New Roman" w:hAnsi="Times New Roman" w:cs="Times New Roman"/>
          <w:sz w:val="24"/>
          <w:szCs w:val="24"/>
          <w:lang w:val="en-US"/>
          <w:rPrChange w:id="325" w:author="Luana Soares" w:date="2025-05-06T19:31:00Z">
            <w:rPr>
              <w:rFonts w:ascii="Times New Roman" w:eastAsia="Times New Roman" w:hAnsi="Times New Roman" w:cs="Times New Roman"/>
              <w:color w:val="0070C0"/>
              <w:sz w:val="24"/>
              <w:szCs w:val="24"/>
              <w:lang w:val="en-US"/>
            </w:rPr>
          </w:rPrChange>
        </w:rPr>
        <w:t>Nielsen et al. 2011; Huang and Knowles 2016</w:t>
      </w:r>
      <w:r w:rsidRPr="002B2313">
        <w:rPr>
          <w:rFonts w:ascii="Times New Roman" w:eastAsia="Times New Roman" w:hAnsi="Times New Roman" w:cs="Times New Roman"/>
          <w:sz w:val="24"/>
          <w:szCs w:val="24"/>
          <w:lang w:val="en-US"/>
        </w:rPr>
        <w:t xml:space="preserve">). Consequently, the phylogenetic proximity of the reference genome can significantly influence alignment efficiency and downstream analytical outcomes. </w:t>
      </w:r>
    </w:p>
    <w:p w14:paraId="58054B2A" w14:textId="59D05CB5" w:rsidR="00C30839" w:rsidRPr="002B2313" w:rsidRDefault="00C30839" w:rsidP="0085608A">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Alignments to more distantly related reference genomes generally yield a higher proportion of low-scoring reads, whereas alignments to closely related genomes preferentially retain conserved regions with lower mutation rates post-filtering (</w:t>
      </w:r>
      <w:r w:rsidRPr="002B2313">
        <w:rPr>
          <w:rFonts w:ascii="Times New Roman" w:eastAsia="Times New Roman" w:hAnsi="Times New Roman" w:cs="Times New Roman"/>
          <w:sz w:val="24"/>
          <w:szCs w:val="24"/>
          <w:lang w:val="en-US"/>
          <w:rPrChange w:id="326" w:author="Luana Soares" w:date="2025-05-06T19:31:00Z">
            <w:rPr>
              <w:rFonts w:ascii="Times New Roman" w:eastAsia="Times New Roman" w:hAnsi="Times New Roman" w:cs="Times New Roman"/>
              <w:color w:val="0070C0"/>
              <w:sz w:val="24"/>
              <w:szCs w:val="24"/>
              <w:lang w:val="en-US"/>
            </w:rPr>
          </w:rPrChange>
        </w:rPr>
        <w:t>McCormack et al. 2009; Huang and Knowles 2016</w:t>
      </w:r>
      <w:r w:rsidRPr="002B2313">
        <w:rPr>
          <w:rFonts w:ascii="Times New Roman" w:eastAsia="Times New Roman" w:hAnsi="Times New Roman" w:cs="Times New Roman"/>
          <w:sz w:val="24"/>
          <w:szCs w:val="24"/>
          <w:lang w:val="en-US"/>
        </w:rPr>
        <w:t>). Moreover, DNA fragments containing alleles identical to the reference sequence are more likely to map successfully and meet post-alignment quality thresholds, leading to their overrepresentation in subsequent analyses (</w:t>
      </w:r>
      <w:r w:rsidRPr="002B2313">
        <w:rPr>
          <w:rFonts w:ascii="Times New Roman" w:eastAsia="Times New Roman" w:hAnsi="Times New Roman" w:cs="Times New Roman"/>
          <w:sz w:val="24"/>
          <w:szCs w:val="24"/>
          <w:lang w:val="en-US"/>
          <w:rPrChange w:id="327" w:author="Luana Soares" w:date="2025-05-06T19:31:00Z">
            <w:rPr>
              <w:rFonts w:ascii="Times New Roman" w:eastAsia="Times New Roman" w:hAnsi="Times New Roman" w:cs="Times New Roman"/>
              <w:color w:val="0070C0"/>
              <w:sz w:val="24"/>
              <w:szCs w:val="24"/>
              <w:lang w:val="en-US"/>
            </w:rPr>
          </w:rPrChange>
        </w:rPr>
        <w:t>Brandt et al. 2015; Ros-</w:t>
      </w:r>
      <w:proofErr w:type="spellStart"/>
      <w:r w:rsidRPr="002B2313">
        <w:rPr>
          <w:rFonts w:ascii="Times New Roman" w:eastAsia="Times New Roman" w:hAnsi="Times New Roman" w:cs="Times New Roman"/>
          <w:sz w:val="24"/>
          <w:szCs w:val="24"/>
          <w:lang w:val="en-US"/>
          <w:rPrChange w:id="328" w:author="Luana Soares" w:date="2025-05-06T19:31:00Z">
            <w:rPr>
              <w:rFonts w:ascii="Times New Roman" w:eastAsia="Times New Roman" w:hAnsi="Times New Roman" w:cs="Times New Roman"/>
              <w:color w:val="0070C0"/>
              <w:sz w:val="24"/>
              <w:szCs w:val="24"/>
              <w:lang w:val="en-US"/>
            </w:rPr>
          </w:rPrChange>
        </w:rPr>
        <w:t>Freixedes</w:t>
      </w:r>
      <w:proofErr w:type="spellEnd"/>
      <w:r w:rsidRPr="002B2313">
        <w:rPr>
          <w:rFonts w:ascii="Times New Roman" w:eastAsia="Times New Roman" w:hAnsi="Times New Roman" w:cs="Times New Roman"/>
          <w:sz w:val="24"/>
          <w:szCs w:val="24"/>
          <w:lang w:val="en-US"/>
          <w:rPrChange w:id="329" w:author="Luana Soares" w:date="2025-05-06T19:31:00Z">
            <w:rPr>
              <w:rFonts w:ascii="Times New Roman" w:eastAsia="Times New Roman" w:hAnsi="Times New Roman" w:cs="Times New Roman"/>
              <w:color w:val="0070C0"/>
              <w:sz w:val="24"/>
              <w:szCs w:val="24"/>
              <w:lang w:val="en-US"/>
            </w:rPr>
          </w:rPrChange>
        </w:rPr>
        <w:t xml:space="preserve"> et al. 2018</w:t>
      </w:r>
      <w:r w:rsidRPr="002B2313">
        <w:rPr>
          <w:rFonts w:ascii="Times New Roman" w:eastAsia="Times New Roman" w:hAnsi="Times New Roman" w:cs="Times New Roman"/>
          <w:sz w:val="24"/>
          <w:szCs w:val="24"/>
          <w:lang w:val="en-US"/>
        </w:rPr>
        <w:t xml:space="preserve">). This reference bias becomes increasingly pronounced with evolutionary divergence, particularly in highly polymorphic genomic </w:t>
      </w:r>
      <w:r w:rsidRPr="002B2313">
        <w:rPr>
          <w:rFonts w:ascii="Times New Roman" w:eastAsia="Times New Roman" w:hAnsi="Times New Roman" w:cs="Times New Roman"/>
          <w:sz w:val="24"/>
          <w:szCs w:val="24"/>
          <w:lang w:val="en-US"/>
        </w:rPr>
        <w:lastRenderedPageBreak/>
        <w:t>regions.</w:t>
      </w:r>
      <w:ins w:id="330" w:author="Luana Soares" w:date="2025-05-06T17:23:00Z">
        <w:r w:rsidR="00B81C26" w:rsidRPr="002B2313">
          <w:rPr>
            <w:rFonts w:ascii="Times New Roman" w:eastAsia="Times New Roman" w:hAnsi="Times New Roman" w:cs="Times New Roman"/>
            <w:sz w:val="24"/>
            <w:szCs w:val="24"/>
            <w:lang w:val="en-US"/>
          </w:rPr>
          <w:t xml:space="preserve"> </w:t>
        </w:r>
      </w:ins>
      <w:ins w:id="331" w:author="Luana Soares" w:date="2025-05-06T17:30:00Z">
        <w:r w:rsidR="00D0564D" w:rsidRPr="002B2313">
          <w:rPr>
            <w:rFonts w:ascii="Times New Roman" w:eastAsia="Times New Roman" w:hAnsi="Times New Roman" w:cs="Times New Roman"/>
            <w:sz w:val="24"/>
            <w:szCs w:val="24"/>
            <w:lang w:val="en-US"/>
            <w:rPrChange w:id="332" w:author="Luana Soares" w:date="2025-05-06T19:31:00Z">
              <w:rPr>
                <w:rFonts w:ascii="Times New Roman" w:eastAsia="Times New Roman" w:hAnsi="Times New Roman" w:cs="Times New Roman"/>
                <w:color w:val="FF0000"/>
                <w:sz w:val="24"/>
                <w:szCs w:val="24"/>
                <w:lang w:val="en-US"/>
              </w:rPr>
            </w:rPrChange>
          </w:rPr>
          <w:t xml:space="preserve">This pattern explains why the </w:t>
        </w:r>
        <w:r w:rsidR="00D0564D" w:rsidRPr="002B2313">
          <w:rPr>
            <w:rFonts w:ascii="Times New Roman" w:eastAsia="Times New Roman" w:hAnsi="Times New Roman" w:cs="Times New Roman"/>
            <w:i/>
            <w:iCs/>
            <w:sz w:val="24"/>
            <w:szCs w:val="24"/>
            <w:lang w:val="en-US"/>
            <w:rPrChange w:id="333" w:author="Luana Soares" w:date="2025-05-06T19:31:00Z">
              <w:rPr>
                <w:rFonts w:ascii="Times New Roman" w:eastAsia="Times New Roman" w:hAnsi="Times New Roman" w:cs="Times New Roman"/>
                <w:color w:val="FF0000"/>
                <w:sz w:val="24"/>
                <w:szCs w:val="24"/>
                <w:lang w:val="en-US"/>
              </w:rPr>
            </w:rPrChange>
          </w:rPr>
          <w:t>Petunia</w:t>
        </w:r>
        <w:r w:rsidR="00D0564D" w:rsidRPr="002B2313">
          <w:rPr>
            <w:rFonts w:ascii="Times New Roman" w:eastAsia="Times New Roman" w:hAnsi="Times New Roman" w:cs="Times New Roman"/>
            <w:sz w:val="24"/>
            <w:szCs w:val="24"/>
            <w:lang w:val="en-US"/>
            <w:rPrChange w:id="334" w:author="Luana Soares" w:date="2025-05-06T19:31:00Z">
              <w:rPr>
                <w:rFonts w:ascii="Times New Roman" w:eastAsia="Times New Roman" w:hAnsi="Times New Roman" w:cs="Times New Roman"/>
                <w:color w:val="FF0000"/>
                <w:sz w:val="24"/>
                <w:szCs w:val="24"/>
                <w:lang w:val="en-US"/>
              </w:rPr>
            </w:rPrChange>
          </w:rPr>
          <w:t xml:space="preserve"> datasets (POP and INTRA-P4) exhibited the highest mapping rates overall</w:t>
        </w:r>
        <w:r w:rsidR="00D0564D" w:rsidRPr="002B2313">
          <w:rPr>
            <w:rFonts w:ascii="Times New Roman" w:eastAsia="Times New Roman" w:hAnsi="Times New Roman" w:cs="Times New Roman"/>
            <w:sz w:val="24"/>
            <w:szCs w:val="24"/>
            <w:lang w:val="en-US"/>
            <w:rPrChange w:id="335" w:author="Luana Soares" w:date="2025-05-06T19:31:00Z">
              <w:rPr>
                <w:rFonts w:ascii="Times New Roman" w:eastAsia="Times New Roman" w:hAnsi="Times New Roman" w:cs="Times New Roman"/>
                <w:color w:val="FF0000"/>
                <w:sz w:val="24"/>
                <w:szCs w:val="24"/>
                <w:lang w:val="en-US"/>
              </w:rPr>
            </w:rPrChange>
          </w:rPr>
          <w:t xml:space="preserve"> when using </w:t>
        </w:r>
        <w:r w:rsidR="00D0564D" w:rsidRPr="002B2313">
          <w:rPr>
            <w:rFonts w:ascii="Times New Roman" w:eastAsia="Times New Roman" w:hAnsi="Times New Roman" w:cs="Times New Roman"/>
            <w:i/>
            <w:iCs/>
            <w:sz w:val="24"/>
            <w:szCs w:val="24"/>
            <w:lang w:val="en-US"/>
            <w:rPrChange w:id="336" w:author="Luana Soares" w:date="2025-05-06T19:31:00Z">
              <w:rPr>
                <w:rFonts w:ascii="Times New Roman" w:eastAsia="Times New Roman" w:hAnsi="Times New Roman" w:cs="Times New Roman"/>
                <w:color w:val="FF0000"/>
                <w:sz w:val="24"/>
                <w:szCs w:val="24"/>
                <w:lang w:val="en-US"/>
              </w:rPr>
            </w:rPrChange>
          </w:rPr>
          <w:t>Petunia</w:t>
        </w:r>
        <w:r w:rsidR="00D0564D" w:rsidRPr="002B2313">
          <w:rPr>
            <w:rFonts w:ascii="Times New Roman" w:eastAsia="Times New Roman" w:hAnsi="Times New Roman" w:cs="Times New Roman"/>
            <w:sz w:val="24"/>
            <w:szCs w:val="24"/>
            <w:lang w:val="en-US"/>
            <w:rPrChange w:id="337" w:author="Luana Soares" w:date="2025-05-06T19:31:00Z">
              <w:rPr>
                <w:rFonts w:ascii="Times New Roman" w:eastAsia="Times New Roman" w:hAnsi="Times New Roman" w:cs="Times New Roman"/>
                <w:color w:val="FF0000"/>
                <w:sz w:val="24"/>
                <w:szCs w:val="24"/>
                <w:lang w:val="en-US"/>
              </w:rPr>
            </w:rPrChange>
          </w:rPr>
          <w:t xml:space="preserve"> reference genomes</w:t>
        </w:r>
        <w:r w:rsidR="00D0564D" w:rsidRPr="002B2313">
          <w:rPr>
            <w:rFonts w:ascii="Times New Roman" w:eastAsia="Times New Roman" w:hAnsi="Times New Roman" w:cs="Times New Roman"/>
            <w:sz w:val="24"/>
            <w:szCs w:val="24"/>
            <w:lang w:val="en-US"/>
            <w:rPrChange w:id="338" w:author="Luana Soares" w:date="2025-05-06T19:31:00Z">
              <w:rPr>
                <w:rFonts w:ascii="Times New Roman" w:eastAsia="Times New Roman" w:hAnsi="Times New Roman" w:cs="Times New Roman"/>
                <w:color w:val="FF0000"/>
                <w:sz w:val="24"/>
                <w:szCs w:val="24"/>
                <w:lang w:val="en-US"/>
              </w:rPr>
            </w:rPrChange>
          </w:rPr>
          <w:t>, with the genome from the closest species within the same clade (</w:t>
        </w:r>
        <w:r w:rsidR="00D0564D" w:rsidRPr="002B2313">
          <w:rPr>
            <w:rFonts w:ascii="Times New Roman" w:eastAsia="Times New Roman" w:hAnsi="Times New Roman" w:cs="Times New Roman"/>
            <w:i/>
            <w:iCs/>
            <w:sz w:val="24"/>
            <w:szCs w:val="24"/>
            <w:lang w:val="en-US"/>
            <w:rPrChange w:id="339" w:author="Luana Soares" w:date="2025-05-06T19:31:00Z">
              <w:rPr>
                <w:rFonts w:ascii="Times New Roman" w:eastAsia="Times New Roman" w:hAnsi="Times New Roman" w:cs="Times New Roman"/>
                <w:color w:val="FF0000"/>
                <w:sz w:val="24"/>
                <w:szCs w:val="24"/>
                <w:lang w:val="en-US"/>
              </w:rPr>
            </w:rPrChange>
          </w:rPr>
          <w:t xml:space="preserve">P. </w:t>
        </w:r>
        <w:proofErr w:type="spellStart"/>
        <w:r w:rsidR="00D0564D" w:rsidRPr="002B2313">
          <w:rPr>
            <w:rFonts w:ascii="Times New Roman" w:eastAsia="Times New Roman" w:hAnsi="Times New Roman" w:cs="Times New Roman"/>
            <w:i/>
            <w:iCs/>
            <w:sz w:val="24"/>
            <w:szCs w:val="24"/>
            <w:lang w:val="en-US"/>
            <w:rPrChange w:id="340" w:author="Luana Soares" w:date="2025-05-06T19:31:00Z">
              <w:rPr>
                <w:rFonts w:ascii="Times New Roman" w:eastAsia="Times New Roman" w:hAnsi="Times New Roman" w:cs="Times New Roman"/>
                <w:color w:val="FF0000"/>
                <w:sz w:val="24"/>
                <w:szCs w:val="24"/>
                <w:lang w:val="en-US"/>
              </w:rPr>
            </w:rPrChange>
          </w:rPr>
          <w:t>inflata</w:t>
        </w:r>
        <w:proofErr w:type="spellEnd"/>
        <w:r w:rsidR="00D0564D" w:rsidRPr="002B2313">
          <w:rPr>
            <w:rFonts w:ascii="Times New Roman" w:eastAsia="Times New Roman" w:hAnsi="Times New Roman" w:cs="Times New Roman"/>
            <w:sz w:val="24"/>
            <w:szCs w:val="24"/>
            <w:lang w:val="en-US"/>
            <w:rPrChange w:id="341" w:author="Luana Soares" w:date="2025-05-06T19:31:00Z">
              <w:rPr>
                <w:rFonts w:ascii="Times New Roman" w:eastAsia="Times New Roman" w:hAnsi="Times New Roman" w:cs="Times New Roman"/>
                <w:color w:val="FF0000"/>
                <w:sz w:val="24"/>
                <w:szCs w:val="24"/>
                <w:lang w:val="en-US"/>
              </w:rPr>
            </w:rPrChange>
          </w:rPr>
          <w:t>) yielding the highest rates among all references.</w:t>
        </w:r>
      </w:ins>
    </w:p>
    <w:p w14:paraId="5E216272" w14:textId="0D85DFB4" w:rsidR="00C30839" w:rsidRPr="002B2313" w:rsidDel="00D0564D" w:rsidRDefault="00C30839" w:rsidP="00C30839">
      <w:pPr>
        <w:spacing w:line="480" w:lineRule="auto"/>
        <w:ind w:firstLine="720"/>
        <w:rPr>
          <w:del w:id="342" w:author="Luana Soares" w:date="2025-05-06T17:28:00Z"/>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Empirical and simulation-based studies have demonstrated that the choice of reference genome can introduce systematic biases in population genomic inferences, including estimates of demographic history, heterozygosity, and runs of homozygosity (</w:t>
      </w:r>
      <w:r w:rsidR="001D6356" w:rsidRPr="002B2313">
        <w:rPr>
          <w:rFonts w:ascii="Times New Roman" w:eastAsia="Times New Roman" w:hAnsi="Times New Roman" w:cs="Times New Roman"/>
          <w:i/>
          <w:iCs/>
          <w:sz w:val="24"/>
          <w:szCs w:val="24"/>
          <w:lang w:val="en-US"/>
        </w:rPr>
        <w:t xml:space="preserve">e.g., </w:t>
      </w:r>
      <w:r w:rsidRPr="002B2313">
        <w:rPr>
          <w:rFonts w:ascii="Times New Roman" w:eastAsia="Times New Roman" w:hAnsi="Times New Roman" w:cs="Times New Roman"/>
          <w:sz w:val="24"/>
          <w:szCs w:val="24"/>
          <w:lang w:val="en-US"/>
          <w:rPrChange w:id="343" w:author="Luana Soares" w:date="2025-05-06T19:31:00Z">
            <w:rPr>
              <w:rFonts w:ascii="Times New Roman" w:eastAsia="Times New Roman" w:hAnsi="Times New Roman" w:cs="Times New Roman"/>
              <w:color w:val="0070C0"/>
              <w:sz w:val="24"/>
              <w:szCs w:val="24"/>
              <w:lang w:val="en-US"/>
            </w:rPr>
          </w:rPrChange>
        </w:rPr>
        <w:t xml:space="preserve">Shafer et al. 2017; Günther and </w:t>
      </w:r>
      <w:proofErr w:type="spellStart"/>
      <w:r w:rsidRPr="002B2313">
        <w:rPr>
          <w:rFonts w:ascii="Times New Roman" w:eastAsia="Times New Roman" w:hAnsi="Times New Roman" w:cs="Times New Roman"/>
          <w:sz w:val="24"/>
          <w:szCs w:val="24"/>
          <w:lang w:val="en-US"/>
          <w:rPrChange w:id="344" w:author="Luana Soares" w:date="2025-05-06T19:31:00Z">
            <w:rPr>
              <w:rFonts w:ascii="Times New Roman" w:eastAsia="Times New Roman" w:hAnsi="Times New Roman" w:cs="Times New Roman"/>
              <w:color w:val="0070C0"/>
              <w:sz w:val="24"/>
              <w:szCs w:val="24"/>
              <w:lang w:val="en-US"/>
            </w:rPr>
          </w:rPrChange>
        </w:rPr>
        <w:t>Nettelblad</w:t>
      </w:r>
      <w:proofErr w:type="spellEnd"/>
      <w:r w:rsidRPr="002B2313">
        <w:rPr>
          <w:rFonts w:ascii="Times New Roman" w:eastAsia="Times New Roman" w:hAnsi="Times New Roman" w:cs="Times New Roman"/>
          <w:sz w:val="24"/>
          <w:szCs w:val="24"/>
          <w:lang w:val="en-US"/>
          <w:rPrChange w:id="345" w:author="Luana Soares" w:date="2025-05-06T19:31:00Z">
            <w:rPr>
              <w:rFonts w:ascii="Times New Roman" w:eastAsia="Times New Roman" w:hAnsi="Times New Roman" w:cs="Times New Roman"/>
              <w:color w:val="0070C0"/>
              <w:sz w:val="24"/>
              <w:szCs w:val="24"/>
              <w:lang w:val="en-US"/>
            </w:rPr>
          </w:rPrChange>
        </w:rPr>
        <w:t xml:space="preserve"> 2019; Prasad et al. 2021; Reid et al. 2021</w:t>
      </w:r>
      <w:r w:rsidRPr="002B2313">
        <w:rPr>
          <w:rFonts w:ascii="Times New Roman" w:eastAsia="Times New Roman" w:hAnsi="Times New Roman" w:cs="Times New Roman"/>
          <w:sz w:val="24"/>
          <w:szCs w:val="24"/>
          <w:lang w:val="en-US"/>
        </w:rPr>
        <w:t>). In phylogenetic contexts, divergent reference genomes have been shown to reduce heterozygote call accuracy (</w:t>
      </w:r>
      <w:r w:rsidRPr="002B2313">
        <w:rPr>
          <w:rFonts w:ascii="Times New Roman" w:eastAsia="Times New Roman" w:hAnsi="Times New Roman" w:cs="Times New Roman"/>
          <w:sz w:val="24"/>
          <w:szCs w:val="24"/>
          <w:lang w:val="en-US"/>
          <w:rPrChange w:id="346" w:author="Luana Soares" w:date="2025-05-06T19:31:00Z">
            <w:rPr>
              <w:rFonts w:ascii="Times New Roman" w:eastAsia="Times New Roman" w:hAnsi="Times New Roman" w:cs="Times New Roman"/>
              <w:color w:val="0070C0"/>
              <w:sz w:val="24"/>
              <w:szCs w:val="24"/>
              <w:lang w:val="en-US"/>
            </w:rPr>
          </w:rPrChange>
        </w:rPr>
        <w:t>Duchen and Salamin 2021</w:t>
      </w:r>
      <w:r w:rsidRPr="002B2313">
        <w:rPr>
          <w:rFonts w:ascii="Times New Roman" w:eastAsia="Times New Roman" w:hAnsi="Times New Roman" w:cs="Times New Roman"/>
          <w:sz w:val="24"/>
          <w:szCs w:val="24"/>
          <w:lang w:val="en-US"/>
        </w:rPr>
        <w:t>).</w:t>
      </w:r>
    </w:p>
    <w:p w14:paraId="7969F100" w14:textId="6FDB4E3C" w:rsidR="00813260" w:rsidRPr="002B2313" w:rsidDel="00B81C26" w:rsidRDefault="00D0564D" w:rsidP="00D0564D">
      <w:pPr>
        <w:spacing w:line="480" w:lineRule="auto"/>
        <w:ind w:firstLine="720"/>
        <w:rPr>
          <w:del w:id="347" w:author="Luana Soares" w:date="2025-05-06T17:26:00Z"/>
          <w:rFonts w:ascii="Times New Roman" w:eastAsia="Times New Roman" w:hAnsi="Times New Roman" w:cs="Times New Roman"/>
          <w:sz w:val="24"/>
          <w:szCs w:val="24"/>
          <w:lang w:val="en-US"/>
        </w:rPr>
        <w:pPrChange w:id="348" w:author="Luana Soares" w:date="2025-05-06T17:28:00Z">
          <w:pPr>
            <w:spacing w:line="480" w:lineRule="auto"/>
            <w:ind w:firstLine="720"/>
          </w:pPr>
        </w:pPrChange>
      </w:pPr>
      <w:ins w:id="349" w:author="Luana Soares" w:date="2025-05-06T17:28:00Z">
        <w:r w:rsidRPr="002B2313">
          <w:rPr>
            <w:rFonts w:ascii="Times New Roman" w:eastAsia="Times New Roman" w:hAnsi="Times New Roman" w:cs="Times New Roman"/>
            <w:sz w:val="24"/>
            <w:szCs w:val="24"/>
            <w:lang w:val="en-US"/>
          </w:rPr>
          <w:t xml:space="preserve"> </w:t>
        </w:r>
      </w:ins>
      <w:ins w:id="350" w:author="Luana Soares" w:date="2025-05-06T17:25:00Z">
        <w:r w:rsidR="00B81C26" w:rsidRPr="002B2313">
          <w:rPr>
            <w:rFonts w:ascii="Times New Roman" w:eastAsia="Times New Roman" w:hAnsi="Times New Roman" w:cs="Times New Roman"/>
            <w:sz w:val="24"/>
            <w:szCs w:val="24"/>
            <w:lang w:val="en-US"/>
          </w:rPr>
          <w:t>However</w:t>
        </w:r>
      </w:ins>
      <w:ins w:id="351" w:author="Luana Soares" w:date="2025-05-06T17:31:00Z">
        <w:r w:rsidRPr="002B2313">
          <w:rPr>
            <w:rFonts w:ascii="Times New Roman" w:eastAsia="Times New Roman" w:hAnsi="Times New Roman" w:cs="Times New Roman"/>
            <w:sz w:val="24"/>
            <w:szCs w:val="24"/>
            <w:lang w:val="en-US"/>
          </w:rPr>
          <w:t xml:space="preserve"> here</w:t>
        </w:r>
      </w:ins>
      <w:ins w:id="352" w:author="Luana Soares" w:date="2025-05-06T17:25:00Z">
        <w:r w:rsidR="00B81C26" w:rsidRPr="002B2313">
          <w:rPr>
            <w:rFonts w:ascii="Times New Roman" w:eastAsia="Times New Roman" w:hAnsi="Times New Roman" w:cs="Times New Roman"/>
            <w:sz w:val="24"/>
            <w:szCs w:val="24"/>
            <w:lang w:val="en-US"/>
          </w:rPr>
          <w:t xml:space="preserve">, </w:t>
        </w:r>
      </w:ins>
      <w:del w:id="353" w:author="Luana Soares" w:date="2025-05-06T17:25:00Z">
        <w:r w:rsidR="001D6356" w:rsidRPr="002B2313" w:rsidDel="00B81C26">
          <w:rPr>
            <w:rFonts w:ascii="Times New Roman" w:eastAsia="Times New Roman" w:hAnsi="Times New Roman" w:cs="Times New Roman"/>
            <w:sz w:val="24"/>
            <w:szCs w:val="24"/>
            <w:lang w:val="en-US"/>
          </w:rPr>
          <w:delText>C</w:delText>
        </w:r>
      </w:del>
      <w:del w:id="354" w:author="Luana Soares" w:date="2025-05-06T17:31:00Z">
        <w:r w:rsidR="001D6356" w:rsidRPr="002B2313" w:rsidDel="00D0564D">
          <w:rPr>
            <w:rFonts w:ascii="Times New Roman" w:eastAsia="Times New Roman" w:hAnsi="Times New Roman" w:cs="Times New Roman"/>
            <w:sz w:val="24"/>
            <w:szCs w:val="24"/>
            <w:lang w:val="en-US"/>
          </w:rPr>
          <w:delText xml:space="preserve">onsidering </w:delText>
        </w:r>
      </w:del>
      <w:r w:rsidR="001D6356" w:rsidRPr="002B2313">
        <w:rPr>
          <w:rFonts w:ascii="Times New Roman" w:eastAsia="Times New Roman" w:hAnsi="Times New Roman" w:cs="Times New Roman"/>
          <w:sz w:val="24"/>
          <w:szCs w:val="24"/>
          <w:lang w:val="en-US"/>
        </w:rPr>
        <w:t xml:space="preserve">the young lineages of </w:t>
      </w:r>
      <w:r w:rsidR="001D6356" w:rsidRPr="002B2313">
        <w:rPr>
          <w:rFonts w:ascii="Times New Roman" w:eastAsia="Times New Roman" w:hAnsi="Times New Roman" w:cs="Times New Roman"/>
          <w:i/>
          <w:iCs/>
          <w:sz w:val="24"/>
          <w:szCs w:val="24"/>
          <w:lang w:val="en-US"/>
        </w:rPr>
        <w:t>Petunia</w:t>
      </w:r>
      <w:r w:rsidR="001D6356" w:rsidRPr="002B2313">
        <w:rPr>
          <w:rFonts w:ascii="Times New Roman" w:eastAsia="Times New Roman" w:hAnsi="Times New Roman" w:cs="Times New Roman"/>
          <w:sz w:val="24"/>
          <w:szCs w:val="24"/>
          <w:lang w:val="en-US"/>
        </w:rPr>
        <w:t>, primarily in POP and INTRA-P4 comparisons</w:t>
      </w:r>
      <w:del w:id="355" w:author="Luana Soares" w:date="2025-05-06T17:32:00Z">
        <w:r w:rsidR="001D6356" w:rsidRPr="002B2313" w:rsidDel="00D0564D">
          <w:rPr>
            <w:rFonts w:ascii="Times New Roman" w:eastAsia="Times New Roman" w:hAnsi="Times New Roman" w:cs="Times New Roman"/>
            <w:sz w:val="24"/>
            <w:szCs w:val="24"/>
            <w:lang w:val="en-US"/>
          </w:rPr>
          <w:delText xml:space="preserve">, </w:delText>
        </w:r>
      </w:del>
      <w:ins w:id="356" w:author="Luana Soares" w:date="2025-05-06T17:32:00Z">
        <w:r w:rsidRPr="002B2313">
          <w:rPr>
            <w:rFonts w:ascii="Times New Roman" w:eastAsia="Times New Roman" w:hAnsi="Times New Roman" w:cs="Times New Roman"/>
            <w:sz w:val="24"/>
            <w:szCs w:val="24"/>
            <w:lang w:val="en-US"/>
          </w:rPr>
          <w:t xml:space="preserve"> </w:t>
        </w:r>
      </w:ins>
      <w:r w:rsidR="001D6356" w:rsidRPr="002B2313">
        <w:rPr>
          <w:rFonts w:ascii="Times New Roman" w:eastAsia="Times New Roman" w:hAnsi="Times New Roman" w:cs="Times New Roman"/>
          <w:sz w:val="24"/>
          <w:szCs w:val="24"/>
          <w:lang w:val="en-US"/>
        </w:rPr>
        <w:t>we observed that there are no significant differences in structure and phylogenetic patterns, and diversity estimates remain relatively constant, despite the evolutionary distance between the target and reference genomes.</w:t>
      </w:r>
      <w:ins w:id="357" w:author="Luana Soares" w:date="2025-05-06T17:32:00Z">
        <w:r w:rsidRPr="002B2313">
          <w:rPr>
            <w:rFonts w:ascii="Times New Roman" w:eastAsia="Times New Roman" w:hAnsi="Times New Roman" w:cs="Times New Roman"/>
            <w:sz w:val="24"/>
            <w:szCs w:val="24"/>
            <w:lang w:val="en-US"/>
          </w:rPr>
          <w:t xml:space="preserve"> That went </w:t>
        </w:r>
        <w:r w:rsidRPr="002B2313">
          <w:rPr>
            <w:rFonts w:ascii="Times New Roman" w:eastAsia="Times New Roman" w:hAnsi="Times New Roman" w:cs="Times New Roman"/>
            <w:sz w:val="24"/>
            <w:szCs w:val="24"/>
            <w:lang w:val="en-US"/>
          </w:rPr>
          <w:t>contrary to our</w:t>
        </w:r>
        <w:r w:rsidRPr="002B2313">
          <w:rPr>
            <w:rFonts w:ascii="Times New Roman" w:eastAsia="Times New Roman" w:hAnsi="Times New Roman" w:cs="Times New Roman"/>
            <w:sz w:val="24"/>
            <w:szCs w:val="24"/>
            <w:lang w:val="en-US"/>
          </w:rPr>
          <w:t xml:space="preserve"> first</w:t>
        </w:r>
        <w:r w:rsidRPr="002B2313">
          <w:rPr>
            <w:rFonts w:ascii="Times New Roman" w:eastAsia="Times New Roman" w:hAnsi="Times New Roman" w:cs="Times New Roman"/>
            <w:sz w:val="24"/>
            <w:szCs w:val="24"/>
            <w:lang w:val="en-US"/>
          </w:rPr>
          <w:t xml:space="preserve"> hypothesis</w:t>
        </w:r>
        <w:r w:rsidRPr="002B2313">
          <w:rPr>
            <w:rFonts w:ascii="Times New Roman" w:eastAsia="Times New Roman" w:hAnsi="Times New Roman" w:cs="Times New Roman"/>
            <w:sz w:val="24"/>
            <w:szCs w:val="24"/>
            <w:lang w:val="en-US"/>
          </w:rPr>
          <w:t>.</w:t>
        </w:r>
      </w:ins>
      <w:del w:id="358" w:author="Luana Soares" w:date="2025-05-06T17:26:00Z">
        <w:r w:rsidR="00813260" w:rsidRPr="002B2313" w:rsidDel="00B81C26">
          <w:rPr>
            <w:rFonts w:ascii="Times New Roman" w:eastAsia="Times New Roman" w:hAnsi="Times New Roman" w:cs="Times New Roman"/>
            <w:sz w:val="24"/>
            <w:szCs w:val="24"/>
            <w:lang w:val="en-US"/>
          </w:rPr>
          <w:delText xml:space="preserve"> </w:delText>
        </w:r>
        <w:r w:rsidR="00C30839" w:rsidRPr="002B2313" w:rsidDel="00B81C26">
          <w:rPr>
            <w:rFonts w:ascii="Times New Roman" w:eastAsia="Times New Roman" w:hAnsi="Times New Roman" w:cs="Times New Roman"/>
            <w:sz w:val="24"/>
            <w:szCs w:val="24"/>
            <w:lang w:val="en-US"/>
          </w:rPr>
          <w:delText xml:space="preserve">Our analyses revealed that the application of minor allele count filters interacts synergistically with reference genome divergence and total tree height (a proxy for incomplete lineage sorting, ILS), thereby influencing phylogenetic inference outcomes. </w:delText>
        </w:r>
      </w:del>
    </w:p>
    <w:p w14:paraId="15031858" w14:textId="77777777" w:rsidR="00B81C26" w:rsidRPr="002B2313" w:rsidRDefault="00B81C26" w:rsidP="00B81C26">
      <w:pPr>
        <w:spacing w:line="480" w:lineRule="auto"/>
        <w:rPr>
          <w:ins w:id="359" w:author="Luana Soares" w:date="2025-05-06T17:26:00Z"/>
          <w:rFonts w:ascii="Times New Roman" w:eastAsia="Times New Roman" w:hAnsi="Times New Roman" w:cs="Times New Roman"/>
          <w:sz w:val="24"/>
          <w:szCs w:val="24"/>
          <w:lang w:val="en-US"/>
        </w:rPr>
      </w:pPr>
    </w:p>
    <w:p w14:paraId="4E4088DF" w14:textId="12F68FCE" w:rsidR="00813260" w:rsidRPr="002B2313" w:rsidRDefault="00C30839" w:rsidP="00B81C26">
      <w:pPr>
        <w:spacing w:line="480" w:lineRule="auto"/>
        <w:rPr>
          <w:rFonts w:ascii="Times New Roman" w:eastAsia="Times New Roman" w:hAnsi="Times New Roman" w:cs="Times New Roman"/>
          <w:sz w:val="24"/>
          <w:szCs w:val="24"/>
          <w:lang w:val="en-US"/>
        </w:rPr>
        <w:pPrChange w:id="360" w:author="Luana Soares" w:date="2025-05-06T17:26:00Z">
          <w:pPr>
            <w:spacing w:line="480" w:lineRule="auto"/>
            <w:ind w:firstLine="720"/>
          </w:pPr>
        </w:pPrChange>
      </w:pPr>
      <w:del w:id="361" w:author="Luana Soares" w:date="2025-05-06T17:32:00Z">
        <w:r w:rsidRPr="002B2313" w:rsidDel="00D0564D">
          <w:rPr>
            <w:rFonts w:ascii="Times New Roman" w:eastAsia="Times New Roman" w:hAnsi="Times New Roman" w:cs="Times New Roman"/>
            <w:sz w:val="24"/>
            <w:szCs w:val="24"/>
            <w:lang w:val="en-US"/>
          </w:rPr>
          <w:delText>In contrast, m</w:delText>
        </w:r>
      </w:del>
      <w:ins w:id="362" w:author="Luana Soares" w:date="2025-05-06T17:32:00Z">
        <w:r w:rsidR="00D0564D" w:rsidRPr="002B2313">
          <w:rPr>
            <w:rFonts w:ascii="Times New Roman" w:eastAsia="Times New Roman" w:hAnsi="Times New Roman" w:cs="Times New Roman"/>
            <w:sz w:val="24"/>
            <w:szCs w:val="24"/>
            <w:lang w:val="en-US"/>
          </w:rPr>
          <w:t>M</w:t>
        </w:r>
      </w:ins>
      <w:r w:rsidRPr="002B2313">
        <w:rPr>
          <w:rFonts w:ascii="Times New Roman" w:eastAsia="Times New Roman" w:hAnsi="Times New Roman" w:cs="Times New Roman"/>
          <w:sz w:val="24"/>
          <w:szCs w:val="24"/>
          <w:lang w:val="en-US"/>
        </w:rPr>
        <w:t>issing data thresholds tended to improve topological accuracy, although this came at the potential cost of narrowing the mutational spectrum, which may offset the benefits of reduced noise. These findings build upon and expand the scope of previous investigations, most of which focused on isolated filtering and alignment parameters (</w:t>
      </w:r>
      <w:r w:rsidRPr="002B2313">
        <w:rPr>
          <w:rFonts w:ascii="Times New Roman" w:eastAsia="Times New Roman" w:hAnsi="Times New Roman" w:cs="Times New Roman"/>
          <w:i/>
          <w:iCs/>
          <w:sz w:val="24"/>
          <w:szCs w:val="24"/>
          <w:lang w:val="en-US"/>
        </w:rPr>
        <w:t>e.g.,</w:t>
      </w:r>
      <w:r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Change w:id="363" w:author="Luana Soares" w:date="2025-05-06T19:31:00Z">
            <w:rPr>
              <w:rFonts w:ascii="Times New Roman" w:eastAsia="Times New Roman" w:hAnsi="Times New Roman" w:cs="Times New Roman"/>
              <w:color w:val="0070C0"/>
              <w:sz w:val="24"/>
              <w:szCs w:val="24"/>
              <w:lang w:val="en-US"/>
            </w:rPr>
          </w:rPrChange>
        </w:rPr>
        <w:t xml:space="preserve">Lanier et al. 2014; Huang and Knowles 2016; Shafer et al. 2017; Molloy and </w:t>
      </w:r>
      <w:proofErr w:type="spellStart"/>
      <w:r w:rsidRPr="002B2313">
        <w:rPr>
          <w:rFonts w:ascii="Times New Roman" w:eastAsia="Times New Roman" w:hAnsi="Times New Roman" w:cs="Times New Roman"/>
          <w:sz w:val="24"/>
          <w:szCs w:val="24"/>
          <w:lang w:val="en-US"/>
          <w:rPrChange w:id="364" w:author="Luana Soares" w:date="2025-05-06T19:31:00Z">
            <w:rPr>
              <w:rFonts w:ascii="Times New Roman" w:eastAsia="Times New Roman" w:hAnsi="Times New Roman" w:cs="Times New Roman"/>
              <w:color w:val="0070C0"/>
              <w:sz w:val="24"/>
              <w:szCs w:val="24"/>
              <w:lang w:val="en-US"/>
            </w:rPr>
          </w:rPrChange>
        </w:rPr>
        <w:t>Warnow</w:t>
      </w:r>
      <w:proofErr w:type="spellEnd"/>
      <w:r w:rsidRPr="002B2313">
        <w:rPr>
          <w:rFonts w:ascii="Times New Roman" w:eastAsia="Times New Roman" w:hAnsi="Times New Roman" w:cs="Times New Roman"/>
          <w:sz w:val="24"/>
          <w:szCs w:val="24"/>
          <w:lang w:val="en-US"/>
          <w:rPrChange w:id="365" w:author="Luana Soares" w:date="2025-05-06T19:31:00Z">
            <w:rPr>
              <w:rFonts w:ascii="Times New Roman" w:eastAsia="Times New Roman" w:hAnsi="Times New Roman" w:cs="Times New Roman"/>
              <w:color w:val="0070C0"/>
              <w:sz w:val="24"/>
              <w:szCs w:val="24"/>
              <w:lang w:val="en-US"/>
            </w:rPr>
          </w:rPrChange>
        </w:rPr>
        <w:t xml:space="preserve"> 2018; Günther and </w:t>
      </w:r>
      <w:proofErr w:type="spellStart"/>
      <w:r w:rsidRPr="002B2313">
        <w:rPr>
          <w:rFonts w:ascii="Times New Roman" w:eastAsia="Times New Roman" w:hAnsi="Times New Roman" w:cs="Times New Roman"/>
          <w:sz w:val="24"/>
          <w:szCs w:val="24"/>
          <w:lang w:val="en-US"/>
          <w:rPrChange w:id="366" w:author="Luana Soares" w:date="2025-05-06T19:31:00Z">
            <w:rPr>
              <w:rFonts w:ascii="Times New Roman" w:eastAsia="Times New Roman" w:hAnsi="Times New Roman" w:cs="Times New Roman"/>
              <w:color w:val="0070C0"/>
              <w:sz w:val="24"/>
              <w:szCs w:val="24"/>
              <w:lang w:val="en-US"/>
            </w:rPr>
          </w:rPrChange>
        </w:rPr>
        <w:t>Nettelblad</w:t>
      </w:r>
      <w:proofErr w:type="spellEnd"/>
      <w:r w:rsidRPr="002B2313">
        <w:rPr>
          <w:rFonts w:ascii="Times New Roman" w:eastAsia="Times New Roman" w:hAnsi="Times New Roman" w:cs="Times New Roman"/>
          <w:sz w:val="24"/>
          <w:szCs w:val="24"/>
          <w:lang w:val="en-US"/>
          <w:rPrChange w:id="367" w:author="Luana Soares" w:date="2025-05-06T19:31:00Z">
            <w:rPr>
              <w:rFonts w:ascii="Times New Roman" w:eastAsia="Times New Roman" w:hAnsi="Times New Roman" w:cs="Times New Roman"/>
              <w:color w:val="0070C0"/>
              <w:sz w:val="24"/>
              <w:szCs w:val="24"/>
              <w:lang w:val="en-US"/>
            </w:rPr>
          </w:rPrChange>
        </w:rPr>
        <w:t xml:space="preserve"> 2019; Linck and Battey 2019; Prasad et al. 2021</w:t>
      </w:r>
      <w:r w:rsidRPr="002B2313">
        <w:rPr>
          <w:rFonts w:ascii="Times New Roman" w:eastAsia="Times New Roman" w:hAnsi="Times New Roman" w:cs="Times New Roman"/>
          <w:sz w:val="24"/>
          <w:szCs w:val="24"/>
          <w:lang w:val="en-US"/>
        </w:rPr>
        <w:t>) by demonstrating that reference genome choice can compound or modulate the effects of specific filtering strategies. Importantly, many of these impacts persist independently of the absolute size of the final dataset, underscoring that the composition and characteristics of retained data, rather than data volume alone, drive biases in phylogenetic inference.</w:t>
      </w:r>
      <w:r w:rsidR="00813260" w:rsidRPr="002B2313">
        <w:rPr>
          <w:rFonts w:ascii="Times New Roman" w:eastAsia="Times New Roman" w:hAnsi="Times New Roman" w:cs="Times New Roman"/>
          <w:sz w:val="24"/>
          <w:szCs w:val="24"/>
          <w:lang w:val="en-US"/>
        </w:rPr>
        <w:t xml:space="preserve"> </w:t>
      </w:r>
      <w:r w:rsidRPr="002B2313">
        <w:rPr>
          <w:rFonts w:ascii="Times New Roman" w:eastAsia="Times New Roman" w:hAnsi="Times New Roman" w:cs="Times New Roman"/>
          <w:sz w:val="24"/>
          <w:szCs w:val="24"/>
          <w:lang w:val="en-US"/>
        </w:rPr>
        <w:t xml:space="preserve">We observed that increasing the evolutionary distance between the reference genome and </w:t>
      </w:r>
      <w:r w:rsidR="00813260" w:rsidRPr="002B2313">
        <w:rPr>
          <w:rFonts w:ascii="Times New Roman" w:eastAsia="Times New Roman" w:hAnsi="Times New Roman" w:cs="Times New Roman"/>
          <w:sz w:val="24"/>
          <w:szCs w:val="24"/>
          <w:lang w:val="en-US"/>
        </w:rPr>
        <w:t>the target</w:t>
      </w:r>
      <w:r w:rsidRPr="002B2313">
        <w:rPr>
          <w:rFonts w:ascii="Times New Roman" w:eastAsia="Times New Roman" w:hAnsi="Times New Roman" w:cs="Times New Roman"/>
          <w:sz w:val="24"/>
          <w:szCs w:val="24"/>
          <w:lang w:val="en-US"/>
        </w:rPr>
        <w:t xml:space="preserve"> taxa was associated with </w:t>
      </w:r>
      <w:del w:id="368" w:author="Luana Soares" w:date="2025-05-06T17:34:00Z">
        <w:r w:rsidRPr="002B2313" w:rsidDel="003310BD">
          <w:rPr>
            <w:rFonts w:ascii="Times New Roman" w:eastAsia="Times New Roman" w:hAnsi="Times New Roman" w:cs="Times New Roman"/>
            <w:sz w:val="24"/>
            <w:szCs w:val="24"/>
            <w:lang w:val="en-US"/>
          </w:rPr>
          <w:lastRenderedPageBreak/>
          <w:delText xml:space="preserve">greater </w:delText>
        </w:r>
      </w:del>
      <w:ins w:id="369" w:author="Luana Soares" w:date="2025-05-06T17:36:00Z">
        <w:r w:rsidR="003310BD" w:rsidRPr="002B2313">
          <w:rPr>
            <w:rFonts w:ascii="Times New Roman" w:eastAsia="Times New Roman" w:hAnsi="Times New Roman" w:cs="Times New Roman"/>
            <w:sz w:val="24"/>
            <w:szCs w:val="24"/>
            <w:lang w:val="en-US"/>
          </w:rPr>
          <w:t xml:space="preserve">broader </w:t>
        </w:r>
        <w:r w:rsidR="003310BD" w:rsidRPr="002B2313">
          <w:rPr>
            <w:rFonts w:ascii="Times New Roman" w:eastAsia="Times New Roman" w:hAnsi="Times New Roman" w:cs="Times New Roman"/>
            <w:sz w:val="24"/>
            <w:szCs w:val="24"/>
            <w:lang w:val="en-US"/>
          </w:rPr>
          <w:t>internal nodes</w:t>
        </w:r>
        <w:r w:rsidR="003310BD" w:rsidRPr="002B2313" w:rsidDel="003310BD">
          <w:rPr>
            <w:rFonts w:ascii="Times New Roman" w:eastAsia="Times New Roman" w:hAnsi="Times New Roman" w:cs="Times New Roman"/>
            <w:sz w:val="24"/>
            <w:szCs w:val="24"/>
            <w:lang w:val="en-US"/>
          </w:rPr>
          <w:t xml:space="preserve"> </w:t>
        </w:r>
      </w:ins>
      <w:del w:id="370" w:author="Luana Soares" w:date="2025-05-06T17:35:00Z">
        <w:r w:rsidRPr="002B2313" w:rsidDel="003310BD">
          <w:rPr>
            <w:rFonts w:ascii="Times New Roman" w:eastAsia="Times New Roman" w:hAnsi="Times New Roman" w:cs="Times New Roman"/>
            <w:sz w:val="24"/>
            <w:szCs w:val="24"/>
            <w:lang w:val="en-US"/>
          </w:rPr>
          <w:delText xml:space="preserve">topological </w:delText>
        </w:r>
      </w:del>
      <w:del w:id="371" w:author="Luana Soares" w:date="2025-05-06T17:36:00Z">
        <w:r w:rsidRPr="002B2313" w:rsidDel="003310BD">
          <w:rPr>
            <w:rFonts w:ascii="Times New Roman" w:eastAsia="Times New Roman" w:hAnsi="Times New Roman" w:cs="Times New Roman"/>
            <w:sz w:val="24"/>
            <w:szCs w:val="24"/>
            <w:lang w:val="en-US"/>
          </w:rPr>
          <w:delText xml:space="preserve">imbalance </w:delText>
        </w:r>
      </w:del>
      <w:r w:rsidRPr="002B2313">
        <w:rPr>
          <w:rFonts w:ascii="Times New Roman" w:eastAsia="Times New Roman" w:hAnsi="Times New Roman" w:cs="Times New Roman"/>
          <w:sz w:val="24"/>
          <w:szCs w:val="24"/>
          <w:lang w:val="en-US"/>
        </w:rPr>
        <w:t>in</w:t>
      </w:r>
      <w:r w:rsidR="00813260" w:rsidRPr="002B2313">
        <w:rPr>
          <w:rFonts w:ascii="Times New Roman" w:eastAsia="Times New Roman" w:hAnsi="Times New Roman" w:cs="Times New Roman"/>
          <w:sz w:val="24"/>
          <w:szCs w:val="24"/>
          <w:lang w:val="en-US"/>
        </w:rPr>
        <w:t xml:space="preserve"> the</w:t>
      </w:r>
      <w:r w:rsidRPr="002B2313">
        <w:rPr>
          <w:rFonts w:ascii="Times New Roman" w:eastAsia="Times New Roman" w:hAnsi="Times New Roman" w:cs="Times New Roman"/>
          <w:sz w:val="24"/>
          <w:szCs w:val="24"/>
          <w:lang w:val="en-US"/>
        </w:rPr>
        <w:t xml:space="preserve"> inferred trees</w:t>
      </w:r>
      <w:r w:rsidR="00813260" w:rsidRPr="002B2313">
        <w:rPr>
          <w:rFonts w:ascii="Times New Roman" w:eastAsia="Times New Roman" w:hAnsi="Times New Roman" w:cs="Times New Roman"/>
          <w:sz w:val="24"/>
          <w:szCs w:val="24"/>
          <w:lang w:val="en-US"/>
        </w:rPr>
        <w:t xml:space="preserve"> (</w:t>
      </w:r>
      <w:del w:id="372" w:author="Luana Soares" w:date="2025-05-06T19:26:00Z">
        <w:r w:rsidR="00813260" w:rsidRPr="002B2313" w:rsidDel="002B2313">
          <w:rPr>
            <w:rFonts w:ascii="Times New Roman" w:eastAsia="Times New Roman" w:hAnsi="Times New Roman" w:cs="Times New Roman"/>
            <w:sz w:val="24"/>
            <w:szCs w:val="24"/>
            <w:lang w:val="en-US"/>
            <w:rPrChange w:id="373" w:author="Luana Soares" w:date="2025-05-06T19:31:00Z">
              <w:rPr>
                <w:rFonts w:ascii="Times New Roman" w:eastAsia="Times New Roman" w:hAnsi="Times New Roman" w:cs="Times New Roman"/>
                <w:color w:val="FF0000"/>
                <w:sz w:val="24"/>
                <w:szCs w:val="24"/>
                <w:lang w:val="en-US"/>
              </w:rPr>
            </w:rPrChange>
          </w:rPr>
          <w:delText>Figure</w:delText>
        </w:r>
      </w:del>
      <w:ins w:id="374" w:author="Luana Soares" w:date="2025-05-06T19:26:00Z">
        <w:r w:rsidR="002B2313" w:rsidRPr="002B2313">
          <w:rPr>
            <w:rFonts w:ascii="Times New Roman" w:eastAsia="Times New Roman" w:hAnsi="Times New Roman" w:cs="Times New Roman"/>
            <w:sz w:val="24"/>
            <w:szCs w:val="24"/>
            <w:lang w:val="en-US"/>
            <w:rPrChange w:id="375" w:author="Luana Soares" w:date="2025-05-06T19:31:00Z">
              <w:rPr>
                <w:rFonts w:ascii="Times New Roman" w:eastAsia="Times New Roman" w:hAnsi="Times New Roman" w:cs="Times New Roman"/>
                <w:color w:val="FF0000"/>
                <w:sz w:val="24"/>
                <w:szCs w:val="24"/>
                <w:lang w:val="en-US"/>
              </w:rPr>
            </w:rPrChange>
          </w:rPr>
          <w:t>Figure 6</w:t>
        </w:r>
      </w:ins>
      <w:del w:id="376" w:author="Luana Soares" w:date="2025-05-06T17:35:00Z">
        <w:r w:rsidR="00813260" w:rsidRPr="002B2313" w:rsidDel="003310BD">
          <w:rPr>
            <w:rFonts w:ascii="Times New Roman" w:eastAsia="Times New Roman" w:hAnsi="Times New Roman" w:cs="Times New Roman"/>
            <w:sz w:val="24"/>
            <w:szCs w:val="24"/>
            <w:lang w:val="en-US"/>
            <w:rPrChange w:id="377" w:author="Luana Soares" w:date="2025-05-06T19:31:00Z">
              <w:rPr>
                <w:rFonts w:ascii="Times New Roman" w:eastAsia="Times New Roman" w:hAnsi="Times New Roman" w:cs="Times New Roman"/>
                <w:color w:val="FF0000"/>
                <w:sz w:val="24"/>
                <w:szCs w:val="24"/>
                <w:lang w:val="en-US"/>
              </w:rPr>
            </w:rPrChange>
          </w:rPr>
          <w:delText>s</w:delText>
        </w:r>
      </w:del>
      <w:r w:rsidR="00813260" w:rsidRPr="002B2313">
        <w:rPr>
          <w:rFonts w:ascii="Times New Roman" w:eastAsia="Times New Roman" w:hAnsi="Times New Roman" w:cs="Times New Roman"/>
          <w:sz w:val="24"/>
          <w:szCs w:val="24"/>
          <w:lang w:val="en-US"/>
        </w:rPr>
        <w:t>)</w:t>
      </w:r>
      <w:r w:rsidRPr="002B2313">
        <w:rPr>
          <w:rFonts w:ascii="Times New Roman" w:eastAsia="Times New Roman" w:hAnsi="Times New Roman" w:cs="Times New Roman"/>
          <w:sz w:val="24"/>
          <w:szCs w:val="24"/>
          <w:lang w:val="en-US"/>
        </w:rPr>
        <w:t xml:space="preserve">. </w:t>
      </w:r>
      <w:ins w:id="378" w:author="Luana Soares" w:date="2025-05-06T17:37:00Z">
        <w:r w:rsidR="003310BD" w:rsidRPr="002B2313">
          <w:rPr>
            <w:rFonts w:ascii="Times New Roman" w:eastAsia="Times New Roman" w:hAnsi="Times New Roman" w:cs="Times New Roman"/>
            <w:sz w:val="24"/>
            <w:szCs w:val="24"/>
            <w:lang w:val="en-US"/>
          </w:rPr>
          <w:t>Still</w:t>
        </w:r>
      </w:ins>
      <w:del w:id="379" w:author="Luana Soares" w:date="2025-05-06T17:37:00Z">
        <w:r w:rsidRPr="002B2313" w:rsidDel="003310BD">
          <w:rPr>
            <w:rFonts w:ascii="Times New Roman" w:eastAsia="Times New Roman" w:hAnsi="Times New Roman" w:cs="Times New Roman"/>
            <w:sz w:val="24"/>
            <w:szCs w:val="24"/>
            <w:lang w:val="en-US"/>
          </w:rPr>
          <w:delText>Nevertheless</w:delText>
        </w:r>
      </w:del>
      <w:r w:rsidRPr="002B2313">
        <w:rPr>
          <w:rFonts w:ascii="Times New Roman" w:eastAsia="Times New Roman" w:hAnsi="Times New Roman" w:cs="Times New Roman"/>
          <w:sz w:val="24"/>
          <w:szCs w:val="24"/>
          <w:lang w:val="en-US"/>
        </w:rPr>
        <w:t xml:space="preserve">, reference genome divergence alone </w:t>
      </w:r>
      <w:r w:rsidR="00813260" w:rsidRPr="002B2313">
        <w:rPr>
          <w:rFonts w:ascii="Times New Roman" w:eastAsia="Times New Roman" w:hAnsi="Times New Roman" w:cs="Times New Roman"/>
          <w:sz w:val="24"/>
          <w:szCs w:val="24"/>
          <w:lang w:val="en-US"/>
        </w:rPr>
        <w:t>did</w:t>
      </w:r>
      <w:r w:rsidRPr="002B2313">
        <w:rPr>
          <w:rFonts w:ascii="Times New Roman" w:eastAsia="Times New Roman" w:hAnsi="Times New Roman" w:cs="Times New Roman"/>
          <w:sz w:val="24"/>
          <w:szCs w:val="24"/>
          <w:lang w:val="en-US"/>
        </w:rPr>
        <w:t xml:space="preserve"> not </w:t>
      </w:r>
      <w:r w:rsidR="00813260" w:rsidRPr="002B2313">
        <w:rPr>
          <w:rFonts w:ascii="Times New Roman" w:eastAsia="Times New Roman" w:hAnsi="Times New Roman" w:cs="Times New Roman"/>
          <w:sz w:val="24"/>
          <w:szCs w:val="24"/>
          <w:lang w:val="en-US"/>
        </w:rPr>
        <w:t>significantly predict</w:t>
      </w:r>
      <w:r w:rsidRPr="002B2313">
        <w:rPr>
          <w:rFonts w:ascii="Times New Roman" w:eastAsia="Times New Roman" w:hAnsi="Times New Roman" w:cs="Times New Roman"/>
          <w:sz w:val="24"/>
          <w:szCs w:val="24"/>
          <w:lang w:val="en-US"/>
        </w:rPr>
        <w:t xml:space="preserve"> topological imbalance</w:t>
      </w:r>
      <w:r w:rsidR="00813260" w:rsidRPr="002B2313">
        <w:rPr>
          <w:rFonts w:ascii="Times New Roman" w:eastAsia="Times New Roman" w:hAnsi="Times New Roman" w:cs="Times New Roman"/>
          <w:sz w:val="24"/>
          <w:szCs w:val="24"/>
          <w:lang w:val="en-US"/>
        </w:rPr>
        <w:t xml:space="preserve"> in our focal comparisons</w:t>
      </w:r>
      <w:r w:rsidRPr="002B2313">
        <w:rPr>
          <w:rFonts w:ascii="Times New Roman" w:eastAsia="Times New Roman" w:hAnsi="Times New Roman" w:cs="Times New Roman"/>
          <w:sz w:val="24"/>
          <w:szCs w:val="24"/>
          <w:lang w:val="en-US"/>
        </w:rPr>
        <w:t xml:space="preserve">. </w:t>
      </w:r>
    </w:p>
    <w:p w14:paraId="168C7FE9" w14:textId="687A8411" w:rsidR="00C30839" w:rsidRPr="002B2313" w:rsidRDefault="00C30839" w:rsidP="00C30839">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 xml:space="preserve">It is also plausible that genome assembly quality, beyond evolutionary relatedness, modulates </w:t>
      </w:r>
      <w:r w:rsidR="00813260" w:rsidRPr="002B2313">
        <w:rPr>
          <w:rFonts w:ascii="Times New Roman" w:eastAsia="Times New Roman" w:hAnsi="Times New Roman" w:cs="Times New Roman"/>
          <w:sz w:val="24"/>
          <w:szCs w:val="24"/>
          <w:lang w:val="en-US"/>
        </w:rPr>
        <w:t>the</w:t>
      </w:r>
      <w:r w:rsidRPr="002B2313">
        <w:rPr>
          <w:rFonts w:ascii="Times New Roman" w:eastAsia="Times New Roman" w:hAnsi="Times New Roman" w:cs="Times New Roman"/>
          <w:sz w:val="24"/>
          <w:szCs w:val="24"/>
          <w:lang w:val="en-US"/>
        </w:rPr>
        <w:t xml:space="preserve"> </w:t>
      </w:r>
      <w:r w:rsidR="00813260" w:rsidRPr="002B2313">
        <w:rPr>
          <w:rFonts w:ascii="Times New Roman" w:eastAsia="Times New Roman" w:hAnsi="Times New Roman" w:cs="Times New Roman"/>
          <w:sz w:val="24"/>
          <w:szCs w:val="24"/>
          <w:lang w:val="en-US"/>
        </w:rPr>
        <w:t>retention</w:t>
      </w:r>
      <w:r w:rsidRPr="002B2313">
        <w:rPr>
          <w:rFonts w:ascii="Times New Roman" w:eastAsia="Times New Roman" w:hAnsi="Times New Roman" w:cs="Times New Roman"/>
          <w:sz w:val="24"/>
          <w:szCs w:val="24"/>
          <w:lang w:val="en-US"/>
        </w:rPr>
        <w:t xml:space="preserve"> </w:t>
      </w:r>
      <w:r w:rsidR="00813260" w:rsidRPr="002B2313">
        <w:rPr>
          <w:rFonts w:ascii="Times New Roman" w:eastAsia="Times New Roman" w:hAnsi="Times New Roman" w:cs="Times New Roman"/>
          <w:sz w:val="24"/>
          <w:szCs w:val="24"/>
          <w:lang w:val="en-US"/>
        </w:rPr>
        <w:t>of phylogenetic signals</w:t>
      </w:r>
      <w:r w:rsidRPr="002B2313">
        <w:rPr>
          <w:rFonts w:ascii="Times New Roman" w:eastAsia="Times New Roman" w:hAnsi="Times New Roman" w:cs="Times New Roman"/>
          <w:sz w:val="24"/>
          <w:szCs w:val="24"/>
          <w:lang w:val="en-US"/>
        </w:rPr>
        <w:t>. For instance, highly contiguous assemblies may preserve more SNPs, while fragmented genomes may inadvertently retain greater sequence diversity. This trade-off is common when researchers choose between a high-quality but phylogenetically distant genome and a closely related yet fragmented assembly. Therefore, some of the divergence-related effects observed in our empirical results—and potential inconsistencies with simulation outcomes—may be attributable to differences in assembly completeness. While genome assembly quality does not appear to bias demographic inferences in population genomics (</w:t>
      </w:r>
      <w:r w:rsidRPr="002B2313">
        <w:rPr>
          <w:rFonts w:ascii="Times New Roman" w:eastAsia="Times New Roman" w:hAnsi="Times New Roman" w:cs="Times New Roman"/>
          <w:sz w:val="24"/>
          <w:szCs w:val="24"/>
          <w:lang w:val="en-US"/>
          <w:rPrChange w:id="380" w:author="Luana Soares" w:date="2025-05-06T19:31:00Z">
            <w:rPr>
              <w:rFonts w:ascii="Times New Roman" w:eastAsia="Times New Roman" w:hAnsi="Times New Roman" w:cs="Times New Roman"/>
              <w:color w:val="0070C0"/>
              <w:sz w:val="24"/>
              <w:szCs w:val="24"/>
              <w:lang w:val="en-US"/>
            </w:rPr>
          </w:rPrChange>
        </w:rPr>
        <w:t>Patton et al. 2019</w:t>
      </w:r>
      <w:r w:rsidRPr="002B2313">
        <w:rPr>
          <w:rFonts w:ascii="Times New Roman" w:eastAsia="Times New Roman" w:hAnsi="Times New Roman" w:cs="Times New Roman"/>
          <w:sz w:val="24"/>
          <w:szCs w:val="24"/>
          <w:lang w:val="en-US"/>
        </w:rPr>
        <w:t>), its influence on phylogenetic reconstruction remains uncertain</w:t>
      </w:r>
      <w:r w:rsidR="00AB1747" w:rsidRPr="002B2313">
        <w:rPr>
          <w:rFonts w:ascii="Times New Roman" w:eastAsia="Times New Roman" w:hAnsi="Times New Roman" w:cs="Times New Roman"/>
          <w:sz w:val="24"/>
          <w:szCs w:val="24"/>
          <w:lang w:val="en-US"/>
        </w:rPr>
        <w:t xml:space="preserve">. Here, we included reference genomes with diverse quality and chromosome </w:t>
      </w:r>
      <w:proofErr w:type="gramStart"/>
      <w:r w:rsidR="00AB1747" w:rsidRPr="002B2313">
        <w:rPr>
          <w:rFonts w:ascii="Times New Roman" w:eastAsia="Times New Roman" w:hAnsi="Times New Roman" w:cs="Times New Roman"/>
          <w:sz w:val="24"/>
          <w:szCs w:val="24"/>
          <w:lang w:val="en-US"/>
        </w:rPr>
        <w:t>coverage, and</w:t>
      </w:r>
      <w:proofErr w:type="gramEnd"/>
      <w:r w:rsidR="00AB1747" w:rsidRPr="002B2313">
        <w:rPr>
          <w:rFonts w:ascii="Times New Roman" w:eastAsia="Times New Roman" w:hAnsi="Times New Roman" w:cs="Times New Roman"/>
          <w:sz w:val="24"/>
          <w:szCs w:val="24"/>
          <w:lang w:val="en-US"/>
        </w:rPr>
        <w:t xml:space="preserve"> did not observe a significant difference in population structure or evolutionary relationships patterns across the focal groups (</w:t>
      </w:r>
      <w:r w:rsidR="00AB1747" w:rsidRPr="002B2313">
        <w:rPr>
          <w:rFonts w:ascii="Times New Roman" w:eastAsia="Times New Roman" w:hAnsi="Times New Roman" w:cs="Times New Roman"/>
          <w:sz w:val="24"/>
          <w:szCs w:val="24"/>
          <w:lang w:val="en-US"/>
          <w:rPrChange w:id="381" w:author="Luana Soares" w:date="2025-05-06T19:31:00Z">
            <w:rPr>
              <w:rFonts w:ascii="Times New Roman" w:eastAsia="Times New Roman" w:hAnsi="Times New Roman" w:cs="Times New Roman"/>
              <w:color w:val="FF0000"/>
              <w:sz w:val="24"/>
              <w:szCs w:val="24"/>
              <w:lang w:val="en-US"/>
            </w:rPr>
          </w:rPrChange>
        </w:rPr>
        <w:t>Figures</w:t>
      </w:r>
      <w:ins w:id="382" w:author="Luana Soares" w:date="2025-05-06T17:39:00Z">
        <w:r w:rsidR="003310BD" w:rsidRPr="002B2313">
          <w:rPr>
            <w:rFonts w:ascii="Times New Roman" w:eastAsia="Times New Roman" w:hAnsi="Times New Roman" w:cs="Times New Roman"/>
            <w:sz w:val="24"/>
            <w:szCs w:val="24"/>
            <w:lang w:val="en-US"/>
            <w:rPrChange w:id="383" w:author="Luana Soares" w:date="2025-05-06T19:31:00Z">
              <w:rPr>
                <w:rFonts w:ascii="Times New Roman" w:eastAsia="Times New Roman" w:hAnsi="Times New Roman" w:cs="Times New Roman"/>
                <w:color w:val="FF0000"/>
                <w:sz w:val="24"/>
                <w:szCs w:val="24"/>
                <w:lang w:val="en-US"/>
              </w:rPr>
            </w:rPrChange>
          </w:rPr>
          <w:t xml:space="preserve"> </w:t>
        </w:r>
      </w:ins>
      <w:ins w:id="384" w:author="Luana Soares" w:date="2025-05-06T19:28:00Z">
        <w:r w:rsidR="002B2313" w:rsidRPr="002B2313">
          <w:rPr>
            <w:rFonts w:ascii="Times New Roman" w:eastAsia="Times New Roman" w:hAnsi="Times New Roman" w:cs="Times New Roman"/>
            <w:sz w:val="24"/>
            <w:szCs w:val="24"/>
            <w:lang w:val="en-US"/>
            <w:rPrChange w:id="385" w:author="Luana Soares" w:date="2025-05-06T19:31:00Z">
              <w:rPr>
                <w:rFonts w:ascii="Times New Roman" w:eastAsia="Times New Roman" w:hAnsi="Times New Roman" w:cs="Times New Roman"/>
                <w:color w:val="FF0000"/>
                <w:sz w:val="24"/>
                <w:szCs w:val="24"/>
                <w:lang w:val="en-US"/>
              </w:rPr>
            </w:rPrChange>
          </w:rPr>
          <w:t>4</w:t>
        </w:r>
      </w:ins>
      <w:ins w:id="386" w:author="Luana Soares" w:date="2025-05-06T17:39:00Z">
        <w:r w:rsidR="003310BD" w:rsidRPr="002B2313">
          <w:rPr>
            <w:rFonts w:ascii="Times New Roman" w:eastAsia="Times New Roman" w:hAnsi="Times New Roman" w:cs="Times New Roman"/>
            <w:sz w:val="24"/>
            <w:szCs w:val="24"/>
            <w:lang w:val="en-US"/>
            <w:rPrChange w:id="387" w:author="Luana Soares" w:date="2025-05-06T19:31:00Z">
              <w:rPr>
                <w:rFonts w:ascii="Times New Roman" w:eastAsia="Times New Roman" w:hAnsi="Times New Roman" w:cs="Times New Roman"/>
                <w:color w:val="FF0000"/>
                <w:sz w:val="24"/>
                <w:szCs w:val="24"/>
                <w:lang w:val="en-US"/>
              </w:rPr>
            </w:rPrChange>
          </w:rPr>
          <w:t xml:space="preserve">, </w:t>
        </w:r>
      </w:ins>
      <w:ins w:id="388" w:author="Luana Soares" w:date="2025-05-06T19:28:00Z">
        <w:r w:rsidR="002B2313" w:rsidRPr="002B2313">
          <w:rPr>
            <w:rFonts w:ascii="Times New Roman" w:eastAsia="Times New Roman" w:hAnsi="Times New Roman" w:cs="Times New Roman"/>
            <w:sz w:val="24"/>
            <w:szCs w:val="24"/>
            <w:lang w:val="en-US"/>
            <w:rPrChange w:id="389" w:author="Luana Soares" w:date="2025-05-06T19:31:00Z">
              <w:rPr>
                <w:rFonts w:ascii="Times New Roman" w:eastAsia="Times New Roman" w:hAnsi="Times New Roman" w:cs="Times New Roman"/>
                <w:color w:val="FF0000"/>
                <w:sz w:val="24"/>
                <w:szCs w:val="24"/>
                <w:lang w:val="en-US"/>
              </w:rPr>
            </w:rPrChange>
          </w:rPr>
          <w:t>5</w:t>
        </w:r>
      </w:ins>
      <w:ins w:id="390" w:author="Luana Soares" w:date="2025-05-06T17:39:00Z">
        <w:r w:rsidR="003310BD" w:rsidRPr="002B2313">
          <w:rPr>
            <w:rFonts w:ascii="Times New Roman" w:eastAsia="Times New Roman" w:hAnsi="Times New Roman" w:cs="Times New Roman"/>
            <w:sz w:val="24"/>
            <w:szCs w:val="24"/>
            <w:lang w:val="en-US"/>
            <w:rPrChange w:id="391" w:author="Luana Soares" w:date="2025-05-06T19:31:00Z">
              <w:rPr>
                <w:rFonts w:ascii="Times New Roman" w:eastAsia="Times New Roman" w:hAnsi="Times New Roman" w:cs="Times New Roman"/>
                <w:color w:val="FF0000"/>
                <w:sz w:val="24"/>
                <w:szCs w:val="24"/>
                <w:lang w:val="en-US"/>
              </w:rPr>
            </w:rPrChange>
          </w:rPr>
          <w:t xml:space="preserve">, </w:t>
        </w:r>
      </w:ins>
      <w:ins w:id="392" w:author="Luana Soares" w:date="2025-05-06T19:28:00Z">
        <w:r w:rsidR="002B2313" w:rsidRPr="002B2313">
          <w:rPr>
            <w:rFonts w:ascii="Times New Roman" w:eastAsia="Times New Roman" w:hAnsi="Times New Roman" w:cs="Times New Roman"/>
            <w:sz w:val="24"/>
            <w:szCs w:val="24"/>
            <w:lang w:val="en-US"/>
            <w:rPrChange w:id="393" w:author="Luana Soares" w:date="2025-05-06T19:31:00Z">
              <w:rPr>
                <w:rFonts w:ascii="Times New Roman" w:eastAsia="Times New Roman" w:hAnsi="Times New Roman" w:cs="Times New Roman"/>
                <w:color w:val="FF0000"/>
                <w:sz w:val="24"/>
                <w:szCs w:val="24"/>
                <w:lang w:val="en-US"/>
              </w:rPr>
            </w:rPrChange>
          </w:rPr>
          <w:t>6</w:t>
        </w:r>
      </w:ins>
      <w:r w:rsidR="00AB1747" w:rsidRPr="002B2313">
        <w:rPr>
          <w:rFonts w:ascii="Times New Roman" w:eastAsia="Times New Roman" w:hAnsi="Times New Roman" w:cs="Times New Roman"/>
          <w:sz w:val="24"/>
          <w:szCs w:val="24"/>
          <w:lang w:val="en-US"/>
        </w:rPr>
        <w:t>).</w:t>
      </w:r>
    </w:p>
    <w:p w14:paraId="2713D3A1" w14:textId="411A9047" w:rsidR="00C30839" w:rsidRPr="002B2313" w:rsidRDefault="00C30839" w:rsidP="00C30839">
      <w:pPr>
        <w:spacing w:line="480" w:lineRule="auto"/>
        <w:ind w:firstLine="720"/>
        <w:rPr>
          <w:rFonts w:ascii="Times New Roman" w:eastAsia="Times New Roman" w:hAnsi="Times New Roman" w:cs="Times New Roman"/>
          <w:sz w:val="24"/>
          <w:szCs w:val="24"/>
          <w:lang w:val="en-US"/>
        </w:rPr>
      </w:pPr>
      <w:r w:rsidRPr="002B2313">
        <w:rPr>
          <w:rFonts w:ascii="Times New Roman" w:eastAsia="Times New Roman" w:hAnsi="Times New Roman" w:cs="Times New Roman"/>
          <w:sz w:val="24"/>
          <w:szCs w:val="24"/>
          <w:lang w:val="en-US"/>
        </w:rPr>
        <w:t>A widely recommended best practice is to align reads to the closest available reference genome. However, the operational definition of "closeness" is context-dependent and varies with the evolutionary history and dynamics of the study system (</w:t>
      </w:r>
      <w:r w:rsidRPr="002B2313">
        <w:rPr>
          <w:rFonts w:ascii="Times New Roman" w:eastAsia="Times New Roman" w:hAnsi="Times New Roman" w:cs="Times New Roman"/>
          <w:sz w:val="24"/>
          <w:szCs w:val="24"/>
          <w:lang w:val="en-US"/>
          <w:rPrChange w:id="394" w:author="Luana Soares" w:date="2025-05-06T19:31:00Z">
            <w:rPr>
              <w:rFonts w:ascii="Times New Roman" w:eastAsia="Times New Roman" w:hAnsi="Times New Roman" w:cs="Times New Roman"/>
              <w:color w:val="0070C0"/>
              <w:sz w:val="24"/>
              <w:szCs w:val="24"/>
              <w:lang w:val="en-US"/>
            </w:rPr>
          </w:rPrChange>
        </w:rPr>
        <w:t>Rick et al. 2024</w:t>
      </w:r>
      <w:r w:rsidRPr="002B2313">
        <w:rPr>
          <w:rFonts w:ascii="Times New Roman" w:eastAsia="Times New Roman" w:hAnsi="Times New Roman" w:cs="Times New Roman"/>
          <w:sz w:val="24"/>
          <w:szCs w:val="24"/>
          <w:lang w:val="en-US"/>
        </w:rPr>
        <w:t>). In our study, we explicitly incorporated a range of divergence levels, from less than 1 million years (</w:t>
      </w:r>
      <w:r w:rsidRPr="002B2313">
        <w:rPr>
          <w:rFonts w:ascii="Times New Roman" w:eastAsia="Times New Roman" w:hAnsi="Times New Roman" w:cs="Times New Roman"/>
          <w:i/>
          <w:iCs/>
          <w:sz w:val="24"/>
          <w:szCs w:val="24"/>
          <w:lang w:val="en-US"/>
        </w:rPr>
        <w:t>e.g.,</w:t>
      </w:r>
      <w:r w:rsidRPr="002B2313">
        <w:rPr>
          <w:rFonts w:ascii="Times New Roman" w:eastAsia="Times New Roman" w:hAnsi="Times New Roman" w:cs="Times New Roman"/>
          <w:sz w:val="24"/>
          <w:szCs w:val="24"/>
          <w:lang w:val="en-US"/>
        </w:rPr>
        <w:t xml:space="preserve"> analyses of POP and INTRA-P4 using the </w:t>
      </w:r>
      <w:r w:rsidRPr="002B2313">
        <w:rPr>
          <w:rFonts w:ascii="Times New Roman" w:eastAsia="Times New Roman" w:hAnsi="Times New Roman" w:cs="Times New Roman"/>
          <w:i/>
          <w:iCs/>
          <w:sz w:val="24"/>
          <w:szCs w:val="24"/>
          <w:lang w:val="en-US"/>
        </w:rPr>
        <w:t>Petunia inflata</w:t>
      </w:r>
      <w:r w:rsidRPr="002B2313">
        <w:rPr>
          <w:rFonts w:ascii="Times New Roman" w:eastAsia="Times New Roman" w:hAnsi="Times New Roman" w:cs="Times New Roman"/>
          <w:sz w:val="24"/>
          <w:szCs w:val="24"/>
          <w:lang w:val="en-US"/>
        </w:rPr>
        <w:t xml:space="preserve"> genome) to more than 20 million years (e.g., alignments involving </w:t>
      </w:r>
      <w:r w:rsidRPr="002B2313">
        <w:rPr>
          <w:rFonts w:ascii="Times New Roman" w:eastAsia="Times New Roman" w:hAnsi="Times New Roman" w:cs="Times New Roman"/>
          <w:i/>
          <w:iCs/>
          <w:sz w:val="24"/>
          <w:szCs w:val="24"/>
          <w:lang w:val="en-US"/>
        </w:rPr>
        <w:t>Nicotiana</w:t>
      </w:r>
      <w:r w:rsidRPr="002B2313">
        <w:rPr>
          <w:rFonts w:ascii="Times New Roman" w:eastAsia="Times New Roman" w:hAnsi="Times New Roman" w:cs="Times New Roman"/>
          <w:sz w:val="24"/>
          <w:szCs w:val="24"/>
          <w:lang w:val="en-US"/>
        </w:rPr>
        <w:t xml:space="preserve"> and </w:t>
      </w:r>
      <w:r w:rsidRPr="002B2313">
        <w:rPr>
          <w:rFonts w:ascii="Times New Roman" w:eastAsia="Times New Roman" w:hAnsi="Times New Roman" w:cs="Times New Roman"/>
          <w:i/>
          <w:iCs/>
          <w:sz w:val="24"/>
          <w:szCs w:val="24"/>
          <w:lang w:val="en-US"/>
        </w:rPr>
        <w:t>Solanum</w:t>
      </w:r>
      <w:r w:rsidRPr="002B2313">
        <w:rPr>
          <w:rFonts w:ascii="Times New Roman" w:eastAsia="Times New Roman" w:hAnsi="Times New Roman" w:cs="Times New Roman"/>
          <w:sz w:val="24"/>
          <w:szCs w:val="24"/>
          <w:lang w:val="en-US"/>
        </w:rPr>
        <w:t xml:space="preserve"> references). Despite nominal value</w:t>
      </w:r>
      <w:r w:rsidR="00AB1747" w:rsidRPr="002B2313">
        <w:rPr>
          <w:rFonts w:ascii="Times New Roman" w:eastAsia="Times New Roman" w:hAnsi="Times New Roman" w:cs="Times New Roman"/>
          <w:sz w:val="24"/>
          <w:szCs w:val="24"/>
          <w:lang w:val="en-US"/>
        </w:rPr>
        <w:t xml:space="preserve"> difference</w:t>
      </w:r>
      <w:r w:rsidRPr="002B2313">
        <w:rPr>
          <w:rFonts w:ascii="Times New Roman" w:eastAsia="Times New Roman" w:hAnsi="Times New Roman" w:cs="Times New Roman"/>
          <w:sz w:val="24"/>
          <w:szCs w:val="24"/>
          <w:lang w:val="en-US"/>
        </w:rPr>
        <w:t xml:space="preserve">s, overall patterns of evolutionary relationships and population structure were largely preserved across scenarios (see </w:t>
      </w:r>
      <w:r w:rsidRPr="002B2313">
        <w:rPr>
          <w:rFonts w:ascii="Times New Roman" w:eastAsia="Times New Roman" w:hAnsi="Times New Roman" w:cs="Times New Roman"/>
          <w:sz w:val="24"/>
          <w:szCs w:val="24"/>
          <w:lang w:val="en-US"/>
          <w:rPrChange w:id="395" w:author="Luana Soares" w:date="2025-05-06T19:31:00Z">
            <w:rPr>
              <w:rFonts w:ascii="Times New Roman" w:eastAsia="Times New Roman" w:hAnsi="Times New Roman" w:cs="Times New Roman"/>
              <w:color w:val="FF0000"/>
              <w:sz w:val="24"/>
              <w:szCs w:val="24"/>
              <w:lang w:val="en-US"/>
            </w:rPr>
          </w:rPrChange>
        </w:rPr>
        <w:t>Figures</w:t>
      </w:r>
      <w:ins w:id="396" w:author="Luana Soares" w:date="2025-05-06T17:39:00Z">
        <w:r w:rsidR="003310BD" w:rsidRPr="002B2313">
          <w:rPr>
            <w:rFonts w:ascii="Times New Roman" w:eastAsia="Times New Roman" w:hAnsi="Times New Roman" w:cs="Times New Roman"/>
            <w:sz w:val="24"/>
            <w:szCs w:val="24"/>
            <w:lang w:val="en-US"/>
            <w:rPrChange w:id="397" w:author="Luana Soares" w:date="2025-05-06T19:31:00Z">
              <w:rPr>
                <w:rFonts w:ascii="Times New Roman" w:eastAsia="Times New Roman" w:hAnsi="Times New Roman" w:cs="Times New Roman"/>
                <w:color w:val="FF0000"/>
                <w:sz w:val="24"/>
                <w:szCs w:val="24"/>
                <w:lang w:val="en-US"/>
              </w:rPr>
            </w:rPrChange>
          </w:rPr>
          <w:t xml:space="preserve"> </w:t>
        </w:r>
      </w:ins>
      <w:ins w:id="398" w:author="Luana Soares" w:date="2025-05-06T19:28:00Z">
        <w:r w:rsidR="002B2313" w:rsidRPr="002B2313">
          <w:rPr>
            <w:rFonts w:ascii="Times New Roman" w:eastAsia="Times New Roman" w:hAnsi="Times New Roman" w:cs="Times New Roman"/>
            <w:sz w:val="24"/>
            <w:szCs w:val="24"/>
            <w:lang w:val="en-US"/>
            <w:rPrChange w:id="399" w:author="Luana Soares" w:date="2025-05-06T19:31:00Z">
              <w:rPr>
                <w:rFonts w:ascii="Times New Roman" w:eastAsia="Times New Roman" w:hAnsi="Times New Roman" w:cs="Times New Roman"/>
                <w:color w:val="FF0000"/>
                <w:sz w:val="24"/>
                <w:szCs w:val="24"/>
                <w:lang w:val="en-US"/>
              </w:rPr>
            </w:rPrChange>
          </w:rPr>
          <w:t>4</w:t>
        </w:r>
      </w:ins>
      <w:ins w:id="400" w:author="Luana Soares" w:date="2025-05-06T17:39:00Z">
        <w:r w:rsidR="003310BD" w:rsidRPr="002B2313">
          <w:rPr>
            <w:rFonts w:ascii="Times New Roman" w:eastAsia="Times New Roman" w:hAnsi="Times New Roman" w:cs="Times New Roman"/>
            <w:sz w:val="24"/>
            <w:szCs w:val="24"/>
            <w:lang w:val="en-US"/>
            <w:rPrChange w:id="401" w:author="Luana Soares" w:date="2025-05-06T19:31:00Z">
              <w:rPr>
                <w:rFonts w:ascii="Times New Roman" w:eastAsia="Times New Roman" w:hAnsi="Times New Roman" w:cs="Times New Roman"/>
                <w:color w:val="FF0000"/>
                <w:sz w:val="24"/>
                <w:szCs w:val="24"/>
                <w:lang w:val="en-US"/>
              </w:rPr>
            </w:rPrChange>
          </w:rPr>
          <w:t xml:space="preserve">, </w:t>
        </w:r>
      </w:ins>
      <w:ins w:id="402" w:author="Luana Soares" w:date="2025-05-06T19:28:00Z">
        <w:r w:rsidR="002B2313" w:rsidRPr="002B2313">
          <w:rPr>
            <w:rFonts w:ascii="Times New Roman" w:eastAsia="Times New Roman" w:hAnsi="Times New Roman" w:cs="Times New Roman"/>
            <w:sz w:val="24"/>
            <w:szCs w:val="24"/>
            <w:lang w:val="en-US"/>
            <w:rPrChange w:id="403" w:author="Luana Soares" w:date="2025-05-06T19:31:00Z">
              <w:rPr>
                <w:rFonts w:ascii="Times New Roman" w:eastAsia="Times New Roman" w:hAnsi="Times New Roman" w:cs="Times New Roman"/>
                <w:color w:val="FF0000"/>
                <w:sz w:val="24"/>
                <w:szCs w:val="24"/>
                <w:lang w:val="en-US"/>
              </w:rPr>
            </w:rPrChange>
          </w:rPr>
          <w:t>5</w:t>
        </w:r>
      </w:ins>
      <w:ins w:id="404" w:author="Luana Soares" w:date="2025-05-06T17:39:00Z">
        <w:r w:rsidR="003310BD" w:rsidRPr="002B2313">
          <w:rPr>
            <w:rFonts w:ascii="Times New Roman" w:eastAsia="Times New Roman" w:hAnsi="Times New Roman" w:cs="Times New Roman"/>
            <w:sz w:val="24"/>
            <w:szCs w:val="24"/>
            <w:lang w:val="en-US"/>
            <w:rPrChange w:id="405" w:author="Luana Soares" w:date="2025-05-06T19:31:00Z">
              <w:rPr>
                <w:rFonts w:ascii="Times New Roman" w:eastAsia="Times New Roman" w:hAnsi="Times New Roman" w:cs="Times New Roman"/>
                <w:color w:val="FF0000"/>
                <w:sz w:val="24"/>
                <w:szCs w:val="24"/>
                <w:lang w:val="en-US"/>
              </w:rPr>
            </w:rPrChange>
          </w:rPr>
          <w:t xml:space="preserve">, </w:t>
        </w:r>
      </w:ins>
      <w:ins w:id="406" w:author="Luana Soares" w:date="2025-05-06T19:28:00Z">
        <w:r w:rsidR="002B2313" w:rsidRPr="002B2313">
          <w:rPr>
            <w:rFonts w:ascii="Times New Roman" w:eastAsia="Times New Roman" w:hAnsi="Times New Roman" w:cs="Times New Roman"/>
            <w:sz w:val="24"/>
            <w:szCs w:val="24"/>
            <w:lang w:val="en-US"/>
            <w:rPrChange w:id="407" w:author="Luana Soares" w:date="2025-05-06T19:31:00Z">
              <w:rPr>
                <w:rFonts w:ascii="Times New Roman" w:eastAsia="Times New Roman" w:hAnsi="Times New Roman" w:cs="Times New Roman"/>
                <w:color w:val="FF0000"/>
                <w:sz w:val="24"/>
                <w:szCs w:val="24"/>
                <w:lang w:val="en-US"/>
              </w:rPr>
            </w:rPrChange>
          </w:rPr>
          <w:t>6</w:t>
        </w:r>
      </w:ins>
      <w:commentRangeStart w:id="408"/>
      <w:commentRangeEnd w:id="408"/>
      <w:ins w:id="409" w:author="Luana Soares" w:date="2025-05-06T17:42:00Z">
        <w:r w:rsidR="003310BD" w:rsidRPr="002B2313">
          <w:rPr>
            <w:rStyle w:val="CommentReference"/>
          </w:rPr>
          <w:commentReference w:id="408"/>
        </w:r>
      </w:ins>
      <w:r w:rsidRPr="002B2313">
        <w:rPr>
          <w:rFonts w:ascii="Times New Roman" w:eastAsia="Times New Roman" w:hAnsi="Times New Roman" w:cs="Times New Roman"/>
          <w:sz w:val="24"/>
          <w:szCs w:val="24"/>
          <w:lang w:val="en-US"/>
        </w:rPr>
        <w:t>).</w:t>
      </w:r>
      <w:ins w:id="410" w:author="Luana Soares" w:date="2025-05-06T17:40:00Z">
        <w:r w:rsidR="003310BD" w:rsidRPr="002B2313">
          <w:rPr>
            <w:rFonts w:ascii="Times New Roman" w:eastAsia="Times New Roman" w:hAnsi="Times New Roman" w:cs="Times New Roman"/>
            <w:sz w:val="24"/>
            <w:szCs w:val="24"/>
            <w:lang w:val="en-US"/>
          </w:rPr>
          <w:t xml:space="preserve"> </w:t>
        </w:r>
      </w:ins>
    </w:p>
    <w:p w14:paraId="588E0F84" w14:textId="5002F8B6" w:rsidR="00A128A3" w:rsidRPr="002B2313" w:rsidRDefault="00A128A3" w:rsidP="00C30839">
      <w:pPr>
        <w:spacing w:line="480" w:lineRule="auto"/>
        <w:ind w:firstLine="720"/>
        <w:rPr>
          <w:rFonts w:ascii="Times New Roman" w:eastAsia="Times New Roman" w:hAnsi="Times New Roman" w:cs="Times New Roman"/>
          <w:sz w:val="24"/>
          <w:szCs w:val="24"/>
          <w:lang w:val="en-US"/>
        </w:rPr>
      </w:pPr>
      <w:r w:rsidRPr="002B2313">
        <w:rPr>
          <w:rFonts w:ascii="Times New Roman" w:hAnsi="Times New Roman" w:cs="Times New Roman"/>
          <w:sz w:val="24"/>
          <w:szCs w:val="24"/>
          <w:lang w:val="en-US"/>
          <w:rPrChange w:id="411" w:author="Luana Soares" w:date="2025-05-06T19:31:00Z">
            <w:rPr>
              <w:rFonts w:ascii="Times New Roman" w:hAnsi="Times New Roman" w:cs="Times New Roman"/>
              <w:color w:val="222222"/>
              <w:sz w:val="24"/>
              <w:szCs w:val="24"/>
              <w:lang w:val="en-US"/>
            </w:rPr>
          </w:rPrChange>
        </w:rPr>
        <w:t xml:space="preserve">In conclusion, </w:t>
      </w:r>
      <w:r w:rsidRPr="002B2313">
        <w:rPr>
          <w:rFonts w:ascii="Times New Roman" w:eastAsia="Times New Roman" w:hAnsi="Times New Roman" w:cs="Times New Roman"/>
          <w:sz w:val="24"/>
          <w:szCs w:val="24"/>
          <w:lang w:val="en-US"/>
        </w:rPr>
        <w:t xml:space="preserve">our results showed that, despite observing some absolute differences in SNP datasets, </w:t>
      </w:r>
      <w:r w:rsidRPr="002B2313">
        <w:rPr>
          <w:rFonts w:ascii="Times New Roman" w:eastAsia="Times New Roman" w:hAnsi="Times New Roman" w:cs="Times New Roman"/>
          <w:bCs/>
          <w:sz w:val="24"/>
          <w:szCs w:val="24"/>
          <w:lang w:val="en-US"/>
        </w:rPr>
        <w:t xml:space="preserve">the overall interpretation of genetic diversity, population structure, and evolutionary relationships remains consistent across reference genomes. </w:t>
      </w:r>
      <w:r w:rsidRPr="002B2313">
        <w:rPr>
          <w:rFonts w:ascii="Times New Roman" w:eastAsia="Times New Roman" w:hAnsi="Times New Roman" w:cs="Times New Roman"/>
          <w:sz w:val="24"/>
          <w:szCs w:val="24"/>
          <w:lang w:val="en-US"/>
        </w:rPr>
        <w:t xml:space="preserve">The findings </w:t>
      </w:r>
      <w:r w:rsidRPr="002B2313">
        <w:rPr>
          <w:rFonts w:ascii="Times New Roman" w:eastAsia="Times New Roman" w:hAnsi="Times New Roman" w:cs="Times New Roman"/>
          <w:sz w:val="24"/>
          <w:szCs w:val="24"/>
          <w:lang w:val="en-US"/>
        </w:rPr>
        <w:lastRenderedPageBreak/>
        <w:t xml:space="preserve">indicated that, for recently diverged species, selecting a reference genome may not be as crucial as previously thought. Genetic similarities between the focal and reference genomes are sufficient to provide appropriate population and evolutionary information, </w:t>
      </w:r>
      <w:r w:rsidR="00AB1747" w:rsidRPr="002B2313">
        <w:rPr>
          <w:rFonts w:ascii="Times New Roman" w:eastAsia="Times New Roman" w:hAnsi="Times New Roman" w:cs="Times New Roman"/>
          <w:sz w:val="24"/>
          <w:szCs w:val="24"/>
          <w:lang w:val="en-US"/>
        </w:rPr>
        <w:t xml:space="preserve">thereby </w:t>
      </w:r>
      <w:r w:rsidRPr="002B2313">
        <w:rPr>
          <w:rFonts w:ascii="Times New Roman" w:eastAsia="Times New Roman" w:hAnsi="Times New Roman" w:cs="Times New Roman"/>
          <w:sz w:val="24"/>
          <w:szCs w:val="24"/>
          <w:lang w:val="en-US"/>
        </w:rPr>
        <w:t>reducing the importance of reference choice for these species.</w:t>
      </w:r>
    </w:p>
    <w:p w14:paraId="2ABF8083" w14:textId="77777777" w:rsidR="00A128A3" w:rsidRPr="002B2313" w:rsidRDefault="00A128A3" w:rsidP="00731FBD">
      <w:pPr>
        <w:spacing w:line="480" w:lineRule="auto"/>
        <w:rPr>
          <w:rFonts w:ascii="Times New Roman" w:eastAsia="Times New Roman" w:hAnsi="Times New Roman" w:cs="Times New Roman"/>
          <w:b/>
          <w:sz w:val="24"/>
          <w:szCs w:val="24"/>
          <w:lang w:val="en-US"/>
        </w:rPr>
      </w:pPr>
    </w:p>
    <w:p w14:paraId="01BACD56" w14:textId="18E52B6C" w:rsidR="00522F2E" w:rsidRPr="002B2313" w:rsidRDefault="00522F2E"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 xml:space="preserve">Acknowledgements </w:t>
      </w:r>
    </w:p>
    <w:p w14:paraId="40B00DC0" w14:textId="0CBFAEF1" w:rsidR="00136A1A" w:rsidRPr="002B2313" w:rsidRDefault="00136A1A" w:rsidP="00731FBD">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The authors thank Dr. João R. Stehmann (Universidade Federal de Minas Gerais, Brazil) for plant identification.</w:t>
      </w:r>
    </w:p>
    <w:p w14:paraId="112D3B95" w14:textId="77777777" w:rsidR="00136A1A" w:rsidRPr="002B2313" w:rsidRDefault="00136A1A" w:rsidP="00731FBD">
      <w:pPr>
        <w:spacing w:line="480" w:lineRule="auto"/>
        <w:rPr>
          <w:rFonts w:ascii="Times New Roman" w:hAnsi="Times New Roman" w:cs="Times New Roman"/>
          <w:sz w:val="24"/>
          <w:szCs w:val="24"/>
          <w:lang w:val="en-US"/>
        </w:rPr>
      </w:pPr>
    </w:p>
    <w:p w14:paraId="51603F1A" w14:textId="526BDD5C" w:rsidR="00B57AEF" w:rsidRPr="002B2313" w:rsidRDefault="00B57AEF" w:rsidP="00731FBD">
      <w:pPr>
        <w:spacing w:line="480" w:lineRule="auto"/>
        <w:rPr>
          <w:rFonts w:ascii="Times New Roman" w:hAnsi="Times New Roman" w:cs="Times New Roman"/>
          <w:b/>
          <w:bCs/>
          <w:sz w:val="24"/>
          <w:szCs w:val="24"/>
        </w:rPr>
      </w:pPr>
      <w:proofErr w:type="spellStart"/>
      <w:r w:rsidRPr="002B2313">
        <w:rPr>
          <w:rFonts w:ascii="Times New Roman" w:hAnsi="Times New Roman" w:cs="Times New Roman"/>
          <w:b/>
          <w:bCs/>
          <w:sz w:val="24"/>
          <w:szCs w:val="24"/>
        </w:rPr>
        <w:t>Funding</w:t>
      </w:r>
      <w:proofErr w:type="spellEnd"/>
    </w:p>
    <w:p w14:paraId="638F07D2" w14:textId="221CCC34" w:rsidR="00136A1A" w:rsidRPr="002B2313" w:rsidRDefault="00136A1A" w:rsidP="00731FBD">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rPr>
        <w:t xml:space="preserve">This work was supported by CNPq (Conselho Nacional de Desenvolvimento Científico e Tecnológico), CAPES (Fundação Coordenação de Aperfeiçoamento de Pessoal de Nível Superior), FAPERGS (Fundação de Amparo à Pesquisa do Estado do Rio Grande do Sul), and PPGBM-UFRGS (Programa de Pós-Graduação em Genética e Biologia Molecular, Universidade Federal do Rio Grande do Sul). </w:t>
      </w:r>
      <w:r w:rsidRPr="002B2313">
        <w:rPr>
          <w:rFonts w:ascii="Times New Roman" w:hAnsi="Times New Roman" w:cs="Times New Roman"/>
          <w:sz w:val="24"/>
          <w:szCs w:val="24"/>
          <w:lang w:val="en-US"/>
        </w:rPr>
        <w:t xml:space="preserve">LSS was supported by a CAPES/PRINT fellowship and a Ph.D. </w:t>
      </w:r>
      <w:proofErr w:type="spellStart"/>
      <w:r w:rsidRPr="002B2313">
        <w:rPr>
          <w:rFonts w:ascii="Times New Roman" w:hAnsi="Times New Roman" w:cs="Times New Roman"/>
          <w:sz w:val="24"/>
          <w:szCs w:val="24"/>
          <w:lang w:val="en-US"/>
        </w:rPr>
        <w:t>CNPq</w:t>
      </w:r>
      <w:proofErr w:type="spellEnd"/>
      <w:r w:rsidRPr="002B2313">
        <w:rPr>
          <w:rFonts w:ascii="Times New Roman" w:hAnsi="Times New Roman" w:cs="Times New Roman"/>
          <w:sz w:val="24"/>
          <w:szCs w:val="24"/>
          <w:lang w:val="en-US"/>
        </w:rPr>
        <w:t xml:space="preserve"> scholarship.</w:t>
      </w:r>
    </w:p>
    <w:p w14:paraId="115E59F2" w14:textId="77777777" w:rsidR="00136A1A" w:rsidRPr="002B2313" w:rsidRDefault="00136A1A" w:rsidP="00731FBD">
      <w:pPr>
        <w:spacing w:line="480" w:lineRule="auto"/>
        <w:rPr>
          <w:rFonts w:ascii="Times New Roman" w:hAnsi="Times New Roman" w:cs="Times New Roman"/>
          <w:sz w:val="24"/>
          <w:szCs w:val="24"/>
          <w:lang w:val="en-US"/>
        </w:rPr>
      </w:pPr>
    </w:p>
    <w:p w14:paraId="782072FD" w14:textId="77777777" w:rsidR="00522F2E" w:rsidRPr="002B2313" w:rsidRDefault="00522F2E"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 xml:space="preserve">References </w:t>
      </w:r>
    </w:p>
    <w:p w14:paraId="1F51A288" w14:textId="13B9CD4E" w:rsidR="005817B6" w:rsidRPr="002B2313" w:rsidRDefault="005817B6" w:rsidP="005817B6">
      <w:pPr>
        <w:autoSpaceDE w:val="0"/>
        <w:autoSpaceDN w:val="0"/>
        <w:ind w:hanging="480"/>
        <w:rPr>
          <w:ins w:id="412" w:author="Luana Soares" w:date="2025-05-06T18:46:00Z"/>
          <w:rFonts w:ascii="Times New Roman" w:eastAsia="Times New Roman" w:hAnsi="Times New Roman" w:cs="Times New Roman"/>
          <w:sz w:val="24"/>
          <w:szCs w:val="24"/>
          <w:lang w:val="en-US"/>
          <w:rPrChange w:id="413" w:author="Luana Soares" w:date="2025-05-06T19:32:00Z">
            <w:rPr>
              <w:ins w:id="414" w:author="Luana Soares" w:date="2025-05-06T18:46:00Z"/>
              <w:rFonts w:eastAsia="Times New Roman"/>
              <w:color w:val="000000"/>
              <w:sz w:val="24"/>
              <w:szCs w:val="24"/>
            </w:rPr>
          </w:rPrChange>
        </w:rPr>
      </w:pPr>
      <w:ins w:id="415" w:author="Luana Soares" w:date="2025-05-06T18:46:00Z">
        <w:r w:rsidRPr="002B2313">
          <w:rPr>
            <w:rFonts w:ascii="Times New Roman" w:eastAsia="Times New Roman" w:hAnsi="Times New Roman" w:cs="Times New Roman"/>
            <w:sz w:val="24"/>
            <w:szCs w:val="24"/>
            <w:lang w:val="en-US"/>
            <w:rPrChange w:id="416" w:author="Luana Soares" w:date="2025-05-06T19:32:00Z">
              <w:rPr>
                <w:rFonts w:eastAsia="Times New Roman"/>
                <w:color w:val="000000"/>
              </w:rPr>
            </w:rPrChange>
          </w:rPr>
          <w:t xml:space="preserve">Andrews, K. R., Good, J. M., Miller, M. R., Luikart, G., &amp; Hohenlohe, P. A. (2016). Harnessing the power of </w:t>
        </w:r>
        <w:proofErr w:type="spellStart"/>
        <w:r w:rsidRPr="002B2313">
          <w:rPr>
            <w:rFonts w:ascii="Times New Roman" w:eastAsia="Times New Roman" w:hAnsi="Times New Roman" w:cs="Times New Roman"/>
            <w:sz w:val="24"/>
            <w:szCs w:val="24"/>
            <w:lang w:val="en-US"/>
            <w:rPrChange w:id="417" w:author="Luana Soares" w:date="2025-05-06T19:32:00Z">
              <w:rPr>
                <w:rFonts w:eastAsia="Times New Roman"/>
                <w:color w:val="000000"/>
              </w:rPr>
            </w:rPrChange>
          </w:rPr>
          <w:t>RADseq</w:t>
        </w:r>
        <w:proofErr w:type="spellEnd"/>
        <w:r w:rsidRPr="002B2313">
          <w:rPr>
            <w:rFonts w:ascii="Times New Roman" w:eastAsia="Times New Roman" w:hAnsi="Times New Roman" w:cs="Times New Roman"/>
            <w:sz w:val="24"/>
            <w:szCs w:val="24"/>
            <w:lang w:val="en-US"/>
            <w:rPrChange w:id="418" w:author="Luana Soares" w:date="2025-05-06T19:32:00Z">
              <w:rPr>
                <w:rFonts w:eastAsia="Times New Roman"/>
                <w:color w:val="000000"/>
              </w:rPr>
            </w:rPrChange>
          </w:rPr>
          <w:t xml:space="preserve"> for ecological and evolutionary genomics. </w:t>
        </w:r>
        <w:r w:rsidRPr="002B2313">
          <w:rPr>
            <w:rFonts w:ascii="Times New Roman" w:eastAsia="Times New Roman" w:hAnsi="Times New Roman" w:cs="Times New Roman"/>
            <w:i/>
            <w:iCs/>
            <w:sz w:val="24"/>
            <w:szCs w:val="24"/>
            <w:lang w:val="en-US"/>
            <w:rPrChange w:id="419" w:author="Luana Soares" w:date="2025-05-06T19:32:00Z">
              <w:rPr>
                <w:rFonts w:eastAsia="Times New Roman"/>
                <w:i/>
                <w:iCs/>
                <w:color w:val="000000"/>
              </w:rPr>
            </w:rPrChange>
          </w:rPr>
          <w:t>Nature Reviews Genetics 2016 17:2</w:t>
        </w:r>
        <w:r w:rsidRPr="002B2313">
          <w:rPr>
            <w:rFonts w:ascii="Times New Roman" w:eastAsia="Times New Roman" w:hAnsi="Times New Roman" w:cs="Times New Roman"/>
            <w:sz w:val="24"/>
            <w:szCs w:val="24"/>
            <w:lang w:val="en-US"/>
            <w:rPrChange w:id="42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21" w:author="Luana Soares" w:date="2025-05-06T19:32:00Z">
              <w:rPr>
                <w:rFonts w:eastAsia="Times New Roman"/>
                <w:i/>
                <w:iCs/>
                <w:color w:val="000000"/>
              </w:rPr>
            </w:rPrChange>
          </w:rPr>
          <w:t>17</w:t>
        </w:r>
        <w:r w:rsidRPr="002B2313">
          <w:rPr>
            <w:rFonts w:ascii="Times New Roman" w:eastAsia="Times New Roman" w:hAnsi="Times New Roman" w:cs="Times New Roman"/>
            <w:sz w:val="24"/>
            <w:szCs w:val="24"/>
            <w:lang w:val="en-US"/>
            <w:rPrChange w:id="422" w:author="Luana Soares" w:date="2025-05-06T19:32:00Z">
              <w:rPr>
                <w:rFonts w:eastAsia="Times New Roman"/>
                <w:color w:val="000000"/>
              </w:rPr>
            </w:rPrChange>
          </w:rPr>
          <w:t>(2), 81–92. https://doi.org/10.1038/nrg.2015.28</w:t>
        </w:r>
      </w:ins>
    </w:p>
    <w:p w14:paraId="19D4FC26" w14:textId="77777777" w:rsidR="005817B6" w:rsidRPr="002B2313" w:rsidRDefault="005817B6" w:rsidP="005817B6">
      <w:pPr>
        <w:autoSpaceDE w:val="0"/>
        <w:autoSpaceDN w:val="0"/>
        <w:ind w:hanging="480"/>
        <w:rPr>
          <w:ins w:id="423" w:author="Luana Soares" w:date="2025-05-06T18:46:00Z"/>
          <w:rFonts w:ascii="Times New Roman" w:eastAsia="Times New Roman" w:hAnsi="Times New Roman" w:cs="Times New Roman"/>
          <w:sz w:val="24"/>
          <w:szCs w:val="24"/>
          <w:lang w:val="en-US"/>
          <w:rPrChange w:id="424" w:author="Luana Soares" w:date="2025-05-06T19:32:00Z">
            <w:rPr>
              <w:ins w:id="425" w:author="Luana Soares" w:date="2025-05-06T18:46:00Z"/>
              <w:rFonts w:eastAsia="Times New Roman"/>
              <w:color w:val="000000"/>
            </w:rPr>
          </w:rPrChange>
        </w:rPr>
      </w:pPr>
      <w:ins w:id="426" w:author="Luana Soares" w:date="2025-05-06T18:46:00Z">
        <w:r w:rsidRPr="002B2313">
          <w:rPr>
            <w:rFonts w:ascii="Times New Roman" w:eastAsia="Times New Roman" w:hAnsi="Times New Roman" w:cs="Times New Roman"/>
            <w:sz w:val="24"/>
            <w:szCs w:val="24"/>
            <w:lang w:val="en-US"/>
            <w:rPrChange w:id="427" w:author="Luana Soares" w:date="2025-05-06T19:32:00Z">
              <w:rPr>
                <w:rFonts w:eastAsia="Times New Roman"/>
                <w:color w:val="000000"/>
              </w:rPr>
            </w:rPrChange>
          </w:rPr>
          <w:t xml:space="preserve">Andrews, S. (2010). </w:t>
        </w:r>
        <w:proofErr w:type="spellStart"/>
        <w:r w:rsidRPr="002B2313">
          <w:rPr>
            <w:rFonts w:ascii="Times New Roman" w:eastAsia="Times New Roman" w:hAnsi="Times New Roman" w:cs="Times New Roman"/>
            <w:i/>
            <w:iCs/>
            <w:sz w:val="24"/>
            <w:szCs w:val="24"/>
            <w:lang w:val="en-US"/>
            <w:rPrChange w:id="428" w:author="Luana Soares" w:date="2025-05-06T19:32:00Z">
              <w:rPr>
                <w:rFonts w:eastAsia="Times New Roman"/>
                <w:i/>
                <w:iCs/>
                <w:color w:val="000000"/>
              </w:rPr>
            </w:rPrChange>
          </w:rPr>
          <w:t>FastQC</w:t>
        </w:r>
        <w:proofErr w:type="spellEnd"/>
        <w:r w:rsidRPr="002B2313">
          <w:rPr>
            <w:rFonts w:ascii="Times New Roman" w:eastAsia="Times New Roman" w:hAnsi="Times New Roman" w:cs="Times New Roman"/>
            <w:i/>
            <w:iCs/>
            <w:sz w:val="24"/>
            <w:szCs w:val="24"/>
            <w:lang w:val="en-US"/>
            <w:rPrChange w:id="429" w:author="Luana Soares" w:date="2025-05-06T19:32:00Z">
              <w:rPr>
                <w:rFonts w:eastAsia="Times New Roman"/>
                <w:i/>
                <w:iCs/>
                <w:color w:val="000000"/>
              </w:rPr>
            </w:rPrChange>
          </w:rPr>
          <w:t>:  A Quality Control Tool for High Throughput Sequence Data [Online]</w:t>
        </w:r>
        <w:r w:rsidRPr="002B2313">
          <w:rPr>
            <w:rFonts w:ascii="Times New Roman" w:eastAsia="Times New Roman" w:hAnsi="Times New Roman" w:cs="Times New Roman"/>
            <w:sz w:val="24"/>
            <w:szCs w:val="24"/>
            <w:lang w:val="en-US"/>
            <w:rPrChange w:id="430" w:author="Luana Soares" w:date="2025-05-06T19:32:00Z">
              <w:rPr>
                <w:rFonts w:eastAsia="Times New Roman"/>
                <w:color w:val="000000"/>
              </w:rPr>
            </w:rPrChange>
          </w:rPr>
          <w:t>.</w:t>
        </w:r>
      </w:ins>
    </w:p>
    <w:p w14:paraId="1AD9EEE3" w14:textId="77777777" w:rsidR="005817B6" w:rsidRPr="002B2313" w:rsidRDefault="005817B6" w:rsidP="005817B6">
      <w:pPr>
        <w:autoSpaceDE w:val="0"/>
        <w:autoSpaceDN w:val="0"/>
        <w:ind w:hanging="480"/>
        <w:rPr>
          <w:ins w:id="431" w:author="Luana Soares" w:date="2025-05-06T18:46:00Z"/>
          <w:rFonts w:ascii="Times New Roman" w:eastAsia="Times New Roman" w:hAnsi="Times New Roman" w:cs="Times New Roman"/>
          <w:sz w:val="24"/>
          <w:szCs w:val="24"/>
          <w:lang w:val="en-US"/>
          <w:rPrChange w:id="432" w:author="Luana Soares" w:date="2025-05-06T19:32:00Z">
            <w:rPr>
              <w:ins w:id="433" w:author="Luana Soares" w:date="2025-05-06T18:46:00Z"/>
              <w:rFonts w:eastAsia="Times New Roman"/>
              <w:color w:val="000000"/>
            </w:rPr>
          </w:rPrChange>
        </w:rPr>
      </w:pPr>
      <w:ins w:id="434" w:author="Luana Soares" w:date="2025-05-06T18:46:00Z">
        <w:r w:rsidRPr="002B2313">
          <w:rPr>
            <w:rFonts w:ascii="Times New Roman" w:eastAsia="Times New Roman" w:hAnsi="Times New Roman" w:cs="Times New Roman"/>
            <w:sz w:val="24"/>
            <w:szCs w:val="24"/>
            <w:lang w:val="en-US"/>
            <w:rPrChange w:id="435" w:author="Luana Soares" w:date="2025-05-06T19:32:00Z">
              <w:rPr>
                <w:rFonts w:eastAsia="Times New Roman"/>
                <w:color w:val="000000"/>
              </w:rPr>
            </w:rPrChange>
          </w:rPr>
          <w:t>Arnold, B., Corbett‐</w:t>
        </w:r>
        <w:proofErr w:type="spellStart"/>
        <w:r w:rsidRPr="002B2313">
          <w:rPr>
            <w:rFonts w:ascii="Times New Roman" w:eastAsia="Times New Roman" w:hAnsi="Times New Roman" w:cs="Times New Roman"/>
            <w:sz w:val="24"/>
            <w:szCs w:val="24"/>
            <w:lang w:val="en-US"/>
            <w:rPrChange w:id="436" w:author="Luana Soares" w:date="2025-05-06T19:32:00Z">
              <w:rPr>
                <w:rFonts w:eastAsia="Times New Roman"/>
                <w:color w:val="000000"/>
              </w:rPr>
            </w:rPrChange>
          </w:rPr>
          <w:t>Detig</w:t>
        </w:r>
        <w:proofErr w:type="spellEnd"/>
        <w:r w:rsidRPr="002B2313">
          <w:rPr>
            <w:rFonts w:ascii="Times New Roman" w:eastAsia="Times New Roman" w:hAnsi="Times New Roman" w:cs="Times New Roman"/>
            <w:sz w:val="24"/>
            <w:szCs w:val="24"/>
            <w:lang w:val="en-US"/>
            <w:rPrChange w:id="437" w:author="Luana Soares" w:date="2025-05-06T19:32:00Z">
              <w:rPr>
                <w:rFonts w:eastAsia="Times New Roman"/>
                <w:color w:val="000000"/>
              </w:rPr>
            </w:rPrChange>
          </w:rPr>
          <w:t xml:space="preserve">, R. B., Hartl, D., &amp; </w:t>
        </w:r>
        <w:proofErr w:type="spellStart"/>
        <w:r w:rsidRPr="002B2313">
          <w:rPr>
            <w:rFonts w:ascii="Times New Roman" w:eastAsia="Times New Roman" w:hAnsi="Times New Roman" w:cs="Times New Roman"/>
            <w:sz w:val="24"/>
            <w:szCs w:val="24"/>
            <w:lang w:val="en-US"/>
            <w:rPrChange w:id="438" w:author="Luana Soares" w:date="2025-05-06T19:32:00Z">
              <w:rPr>
                <w:rFonts w:eastAsia="Times New Roman"/>
                <w:color w:val="000000"/>
              </w:rPr>
            </w:rPrChange>
          </w:rPr>
          <w:t>Bomblies</w:t>
        </w:r>
        <w:proofErr w:type="spellEnd"/>
        <w:r w:rsidRPr="002B2313">
          <w:rPr>
            <w:rFonts w:ascii="Times New Roman" w:eastAsia="Times New Roman" w:hAnsi="Times New Roman" w:cs="Times New Roman"/>
            <w:sz w:val="24"/>
            <w:szCs w:val="24"/>
            <w:lang w:val="en-US"/>
            <w:rPrChange w:id="439" w:author="Luana Soares" w:date="2025-05-06T19:32:00Z">
              <w:rPr>
                <w:rFonts w:eastAsia="Times New Roman"/>
                <w:color w:val="000000"/>
              </w:rPr>
            </w:rPrChange>
          </w:rPr>
          <w:t>, K. (2013). &lt;</w:t>
        </w:r>
        <w:proofErr w:type="spellStart"/>
        <w:r w:rsidRPr="002B2313">
          <w:rPr>
            <w:rFonts w:ascii="Times New Roman" w:eastAsia="Times New Roman" w:hAnsi="Times New Roman" w:cs="Times New Roman"/>
            <w:sz w:val="24"/>
            <w:szCs w:val="24"/>
            <w:lang w:val="en-US"/>
            <w:rPrChange w:id="440"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441" w:author="Luana Soares" w:date="2025-05-06T19:32:00Z">
              <w:rPr>
                <w:rFonts w:eastAsia="Times New Roman"/>
                <w:color w:val="000000"/>
              </w:rPr>
            </w:rPrChange>
          </w:rPr>
          <w:t>&gt;RAD&lt;/</w:t>
        </w:r>
        <w:proofErr w:type="spellStart"/>
        <w:r w:rsidRPr="002B2313">
          <w:rPr>
            <w:rFonts w:ascii="Times New Roman" w:eastAsia="Times New Roman" w:hAnsi="Times New Roman" w:cs="Times New Roman"/>
            <w:sz w:val="24"/>
            <w:szCs w:val="24"/>
            <w:lang w:val="en-US"/>
            <w:rPrChange w:id="442"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443" w:author="Luana Soares" w:date="2025-05-06T19:32:00Z">
              <w:rPr>
                <w:rFonts w:eastAsia="Times New Roman"/>
                <w:color w:val="000000"/>
              </w:rPr>
            </w:rPrChange>
          </w:rPr>
          <w:t xml:space="preserve">&gt; seq underestimates diversity and introduces genealogical biases due to nonrandom haplotype sampling. </w:t>
        </w:r>
        <w:r w:rsidRPr="002B2313">
          <w:rPr>
            <w:rFonts w:ascii="Times New Roman" w:eastAsia="Times New Roman" w:hAnsi="Times New Roman" w:cs="Times New Roman"/>
            <w:i/>
            <w:iCs/>
            <w:sz w:val="24"/>
            <w:szCs w:val="24"/>
            <w:lang w:val="en-US"/>
            <w:rPrChange w:id="444" w:author="Luana Soares" w:date="2025-05-06T19:32:00Z">
              <w:rPr>
                <w:rFonts w:eastAsia="Times New Roman"/>
                <w:i/>
                <w:iCs/>
                <w:color w:val="000000"/>
              </w:rPr>
            </w:rPrChange>
          </w:rPr>
          <w:t>Molecular Ecology</w:t>
        </w:r>
        <w:r w:rsidRPr="002B2313">
          <w:rPr>
            <w:rFonts w:ascii="Times New Roman" w:eastAsia="Times New Roman" w:hAnsi="Times New Roman" w:cs="Times New Roman"/>
            <w:sz w:val="24"/>
            <w:szCs w:val="24"/>
            <w:lang w:val="en-US"/>
            <w:rPrChange w:id="445"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46" w:author="Luana Soares" w:date="2025-05-06T19:32:00Z">
              <w:rPr>
                <w:rFonts w:eastAsia="Times New Roman"/>
                <w:i/>
                <w:iCs/>
                <w:color w:val="000000"/>
              </w:rPr>
            </w:rPrChange>
          </w:rPr>
          <w:t>22</w:t>
        </w:r>
        <w:r w:rsidRPr="002B2313">
          <w:rPr>
            <w:rFonts w:ascii="Times New Roman" w:eastAsia="Times New Roman" w:hAnsi="Times New Roman" w:cs="Times New Roman"/>
            <w:sz w:val="24"/>
            <w:szCs w:val="24"/>
            <w:lang w:val="en-US"/>
            <w:rPrChange w:id="447" w:author="Luana Soares" w:date="2025-05-06T19:32:00Z">
              <w:rPr>
                <w:rFonts w:eastAsia="Times New Roman"/>
                <w:color w:val="000000"/>
              </w:rPr>
            </w:rPrChange>
          </w:rPr>
          <w:t>(11), 3179–3190. https://doi.org/10.1111/mec.12276</w:t>
        </w:r>
      </w:ins>
    </w:p>
    <w:p w14:paraId="35AE2CF8" w14:textId="77777777" w:rsidR="005817B6" w:rsidRPr="002B2313" w:rsidRDefault="005817B6" w:rsidP="005817B6">
      <w:pPr>
        <w:autoSpaceDE w:val="0"/>
        <w:autoSpaceDN w:val="0"/>
        <w:ind w:hanging="480"/>
        <w:rPr>
          <w:ins w:id="448" w:author="Luana Soares" w:date="2025-05-06T18:46:00Z"/>
          <w:rFonts w:ascii="Times New Roman" w:eastAsia="Times New Roman" w:hAnsi="Times New Roman" w:cs="Times New Roman"/>
          <w:sz w:val="24"/>
          <w:szCs w:val="24"/>
          <w:lang w:val="en-US"/>
          <w:rPrChange w:id="449" w:author="Luana Soares" w:date="2025-05-06T19:32:00Z">
            <w:rPr>
              <w:ins w:id="450" w:author="Luana Soares" w:date="2025-05-06T18:46:00Z"/>
              <w:rFonts w:eastAsia="Times New Roman"/>
              <w:color w:val="000000"/>
            </w:rPr>
          </w:rPrChange>
        </w:rPr>
      </w:pPr>
      <w:proofErr w:type="spellStart"/>
      <w:ins w:id="451" w:author="Luana Soares" w:date="2025-05-06T18:46:00Z">
        <w:r w:rsidRPr="002B2313">
          <w:rPr>
            <w:rFonts w:ascii="Times New Roman" w:eastAsia="Times New Roman" w:hAnsi="Times New Roman" w:cs="Times New Roman"/>
            <w:sz w:val="24"/>
            <w:szCs w:val="24"/>
            <w:lang w:val="en-US"/>
            <w:rPrChange w:id="452" w:author="Luana Soares" w:date="2025-05-06T19:32:00Z">
              <w:rPr>
                <w:rFonts w:eastAsia="Times New Roman"/>
                <w:color w:val="000000"/>
              </w:rPr>
            </w:rPrChange>
          </w:rPr>
          <w:t>Aronesty</w:t>
        </w:r>
        <w:proofErr w:type="spellEnd"/>
        <w:r w:rsidRPr="002B2313">
          <w:rPr>
            <w:rFonts w:ascii="Times New Roman" w:eastAsia="Times New Roman" w:hAnsi="Times New Roman" w:cs="Times New Roman"/>
            <w:sz w:val="24"/>
            <w:szCs w:val="24"/>
            <w:lang w:val="en-US"/>
            <w:rPrChange w:id="453" w:author="Luana Soares" w:date="2025-05-06T19:32:00Z">
              <w:rPr>
                <w:rFonts w:eastAsia="Times New Roman"/>
                <w:color w:val="000000"/>
              </w:rPr>
            </w:rPrChange>
          </w:rPr>
          <w:t xml:space="preserve">, E. (2013). Comparison of Sequencing Utility Programs. </w:t>
        </w:r>
        <w:r w:rsidRPr="002B2313">
          <w:rPr>
            <w:rFonts w:ascii="Times New Roman" w:eastAsia="Times New Roman" w:hAnsi="Times New Roman" w:cs="Times New Roman"/>
            <w:i/>
            <w:iCs/>
            <w:sz w:val="24"/>
            <w:szCs w:val="24"/>
            <w:lang w:val="en-US"/>
            <w:rPrChange w:id="454" w:author="Luana Soares" w:date="2025-05-06T19:32:00Z">
              <w:rPr>
                <w:rFonts w:eastAsia="Times New Roman"/>
                <w:i/>
                <w:iCs/>
                <w:color w:val="000000"/>
              </w:rPr>
            </w:rPrChange>
          </w:rPr>
          <w:t>The Open Bioinformatics Journal</w:t>
        </w:r>
        <w:r w:rsidRPr="002B2313">
          <w:rPr>
            <w:rFonts w:ascii="Times New Roman" w:eastAsia="Times New Roman" w:hAnsi="Times New Roman" w:cs="Times New Roman"/>
            <w:sz w:val="24"/>
            <w:szCs w:val="24"/>
            <w:lang w:val="en-US"/>
            <w:rPrChange w:id="455"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56" w:author="Luana Soares" w:date="2025-05-06T19:32:00Z">
              <w:rPr>
                <w:rFonts w:eastAsia="Times New Roman"/>
                <w:i/>
                <w:iCs/>
                <w:color w:val="000000"/>
              </w:rPr>
            </w:rPrChange>
          </w:rPr>
          <w:t>7</w:t>
        </w:r>
        <w:r w:rsidRPr="002B2313">
          <w:rPr>
            <w:rFonts w:ascii="Times New Roman" w:eastAsia="Times New Roman" w:hAnsi="Times New Roman" w:cs="Times New Roman"/>
            <w:sz w:val="24"/>
            <w:szCs w:val="24"/>
            <w:lang w:val="en-US"/>
            <w:rPrChange w:id="457" w:author="Luana Soares" w:date="2025-05-06T19:32:00Z">
              <w:rPr>
                <w:rFonts w:eastAsia="Times New Roman"/>
                <w:color w:val="000000"/>
              </w:rPr>
            </w:rPrChange>
          </w:rPr>
          <w:t>(1), 1–8. https://doi.org/10.2174/1875036201307010001</w:t>
        </w:r>
      </w:ins>
    </w:p>
    <w:p w14:paraId="75FFE9E7" w14:textId="77777777" w:rsidR="005817B6" w:rsidRPr="002B2313" w:rsidRDefault="005817B6" w:rsidP="005817B6">
      <w:pPr>
        <w:autoSpaceDE w:val="0"/>
        <w:autoSpaceDN w:val="0"/>
        <w:ind w:hanging="480"/>
        <w:rPr>
          <w:ins w:id="458" w:author="Luana Soares" w:date="2025-05-06T18:46:00Z"/>
          <w:rFonts w:ascii="Times New Roman" w:eastAsia="Times New Roman" w:hAnsi="Times New Roman" w:cs="Times New Roman"/>
          <w:sz w:val="24"/>
          <w:szCs w:val="24"/>
          <w:lang w:val="en-US"/>
          <w:rPrChange w:id="459" w:author="Luana Soares" w:date="2025-05-06T19:32:00Z">
            <w:rPr>
              <w:ins w:id="460" w:author="Luana Soares" w:date="2025-05-06T18:46:00Z"/>
              <w:rFonts w:eastAsia="Times New Roman"/>
              <w:color w:val="000000"/>
            </w:rPr>
          </w:rPrChange>
        </w:rPr>
      </w:pPr>
      <w:ins w:id="461" w:author="Luana Soares" w:date="2025-05-06T18:46:00Z">
        <w:r w:rsidRPr="002B2313">
          <w:rPr>
            <w:rFonts w:ascii="Times New Roman" w:eastAsia="Times New Roman" w:hAnsi="Times New Roman" w:cs="Times New Roman"/>
            <w:sz w:val="24"/>
            <w:szCs w:val="24"/>
            <w:lang w:val="en-US"/>
            <w:rPrChange w:id="462" w:author="Luana Soares" w:date="2025-05-06T19:32:00Z">
              <w:rPr>
                <w:rFonts w:eastAsia="Times New Roman"/>
                <w:color w:val="000000"/>
              </w:rPr>
            </w:rPrChange>
          </w:rPr>
          <w:lastRenderedPageBreak/>
          <w:t xml:space="preserve">Backes, A., </w:t>
        </w:r>
        <w:proofErr w:type="spellStart"/>
        <w:r w:rsidRPr="002B2313">
          <w:rPr>
            <w:rFonts w:ascii="Times New Roman" w:eastAsia="Times New Roman" w:hAnsi="Times New Roman" w:cs="Times New Roman"/>
            <w:sz w:val="24"/>
            <w:szCs w:val="24"/>
            <w:lang w:val="en-US"/>
            <w:rPrChange w:id="463" w:author="Luana Soares" w:date="2025-05-06T19:32:00Z">
              <w:rPr>
                <w:rFonts w:eastAsia="Times New Roman"/>
                <w:color w:val="000000"/>
              </w:rPr>
            </w:rPrChange>
          </w:rPr>
          <w:t>Turchetto</w:t>
        </w:r>
        <w:proofErr w:type="spellEnd"/>
        <w:r w:rsidRPr="002B2313">
          <w:rPr>
            <w:rFonts w:ascii="Times New Roman" w:eastAsia="Times New Roman" w:hAnsi="Times New Roman" w:cs="Times New Roman"/>
            <w:sz w:val="24"/>
            <w:szCs w:val="24"/>
            <w:lang w:val="en-US"/>
            <w:rPrChange w:id="464" w:author="Luana Soares" w:date="2025-05-06T19:32:00Z">
              <w:rPr>
                <w:rFonts w:eastAsia="Times New Roman"/>
                <w:color w:val="000000"/>
              </w:rPr>
            </w:rPrChange>
          </w:rPr>
          <w:t xml:space="preserve">, C., </w:t>
        </w:r>
        <w:proofErr w:type="spellStart"/>
        <w:r w:rsidRPr="002B2313">
          <w:rPr>
            <w:rFonts w:ascii="Times New Roman" w:eastAsia="Times New Roman" w:hAnsi="Times New Roman" w:cs="Times New Roman"/>
            <w:sz w:val="24"/>
            <w:szCs w:val="24"/>
            <w:lang w:val="en-US"/>
            <w:rPrChange w:id="465" w:author="Luana Soares" w:date="2025-05-06T19:32:00Z">
              <w:rPr>
                <w:rFonts w:eastAsia="Times New Roman"/>
                <w:color w:val="000000"/>
              </w:rPr>
            </w:rPrChange>
          </w:rPr>
          <w:t>Mäder</w:t>
        </w:r>
        <w:proofErr w:type="spellEnd"/>
        <w:r w:rsidRPr="002B2313">
          <w:rPr>
            <w:rFonts w:ascii="Times New Roman" w:eastAsia="Times New Roman" w:hAnsi="Times New Roman" w:cs="Times New Roman"/>
            <w:sz w:val="24"/>
            <w:szCs w:val="24"/>
            <w:lang w:val="en-US"/>
            <w:rPrChange w:id="466" w:author="Luana Soares" w:date="2025-05-06T19:32:00Z">
              <w:rPr>
                <w:rFonts w:eastAsia="Times New Roman"/>
                <w:color w:val="000000"/>
              </w:rPr>
            </w:rPrChange>
          </w:rPr>
          <w:t xml:space="preserve">, G., </w:t>
        </w:r>
        <w:proofErr w:type="spellStart"/>
        <w:r w:rsidRPr="002B2313">
          <w:rPr>
            <w:rFonts w:ascii="Times New Roman" w:eastAsia="Times New Roman" w:hAnsi="Times New Roman" w:cs="Times New Roman"/>
            <w:sz w:val="24"/>
            <w:szCs w:val="24"/>
            <w:lang w:val="en-US"/>
            <w:rPrChange w:id="467" w:author="Luana Soares" w:date="2025-05-06T19:32:00Z">
              <w:rPr>
                <w:rFonts w:eastAsia="Times New Roman"/>
                <w:color w:val="000000"/>
              </w:rPr>
            </w:rPrChange>
          </w:rPr>
          <w:t>Segatto</w:t>
        </w:r>
        <w:proofErr w:type="spellEnd"/>
        <w:r w:rsidRPr="002B2313">
          <w:rPr>
            <w:rFonts w:ascii="Times New Roman" w:eastAsia="Times New Roman" w:hAnsi="Times New Roman" w:cs="Times New Roman"/>
            <w:sz w:val="24"/>
            <w:szCs w:val="24"/>
            <w:lang w:val="en-US"/>
            <w:rPrChange w:id="468" w:author="Luana Soares" w:date="2025-05-06T19:32:00Z">
              <w:rPr>
                <w:rFonts w:eastAsia="Times New Roman"/>
                <w:color w:val="000000"/>
              </w:rPr>
            </w:rPrChange>
          </w:rPr>
          <w:t xml:space="preserve">, A. L. A., </w:t>
        </w:r>
        <w:proofErr w:type="spellStart"/>
        <w:r w:rsidRPr="002B2313">
          <w:rPr>
            <w:rFonts w:ascii="Times New Roman" w:eastAsia="Times New Roman" w:hAnsi="Times New Roman" w:cs="Times New Roman"/>
            <w:sz w:val="24"/>
            <w:szCs w:val="24"/>
            <w:lang w:val="en-US"/>
            <w:rPrChange w:id="469" w:author="Luana Soares" w:date="2025-05-06T19:32:00Z">
              <w:rPr>
                <w:rFonts w:eastAsia="Times New Roman"/>
                <w:color w:val="000000"/>
              </w:rPr>
            </w:rPrChange>
          </w:rPr>
          <w:t>Bonatto</w:t>
        </w:r>
        <w:proofErr w:type="spellEnd"/>
        <w:r w:rsidRPr="002B2313">
          <w:rPr>
            <w:rFonts w:ascii="Times New Roman" w:eastAsia="Times New Roman" w:hAnsi="Times New Roman" w:cs="Times New Roman"/>
            <w:sz w:val="24"/>
            <w:szCs w:val="24"/>
            <w:lang w:val="en-US"/>
            <w:rPrChange w:id="470" w:author="Luana Soares" w:date="2025-05-06T19:32:00Z">
              <w:rPr>
                <w:rFonts w:eastAsia="Times New Roman"/>
                <w:color w:val="000000"/>
              </w:rPr>
            </w:rPrChange>
          </w:rPr>
          <w:t xml:space="preserve">, S. L., &amp; Freitas, L. B. (2024). Shades of white: The Petunia long corolla tube clade evolutionary history. </w:t>
        </w:r>
        <w:r w:rsidRPr="002B2313">
          <w:rPr>
            <w:rFonts w:ascii="Times New Roman" w:eastAsia="Times New Roman" w:hAnsi="Times New Roman" w:cs="Times New Roman"/>
            <w:i/>
            <w:iCs/>
            <w:sz w:val="24"/>
            <w:szCs w:val="24"/>
            <w:lang w:val="en-US"/>
            <w:rPrChange w:id="471" w:author="Luana Soares" w:date="2025-05-06T19:32:00Z">
              <w:rPr>
                <w:rFonts w:eastAsia="Times New Roman"/>
                <w:i/>
                <w:iCs/>
                <w:color w:val="000000"/>
              </w:rPr>
            </w:rPrChange>
          </w:rPr>
          <w:t>Genetics and Molecular Biology</w:t>
        </w:r>
        <w:r w:rsidRPr="002B2313">
          <w:rPr>
            <w:rFonts w:ascii="Times New Roman" w:eastAsia="Times New Roman" w:hAnsi="Times New Roman" w:cs="Times New Roman"/>
            <w:sz w:val="24"/>
            <w:szCs w:val="24"/>
            <w:lang w:val="en-US"/>
            <w:rPrChange w:id="472"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73" w:author="Luana Soares" w:date="2025-05-06T19:32:00Z">
              <w:rPr>
                <w:rFonts w:eastAsia="Times New Roman"/>
                <w:i/>
                <w:iCs/>
                <w:color w:val="000000"/>
              </w:rPr>
            </w:rPrChange>
          </w:rPr>
          <w:t>47</w:t>
        </w:r>
        <w:r w:rsidRPr="002B2313">
          <w:rPr>
            <w:rFonts w:ascii="Times New Roman" w:eastAsia="Times New Roman" w:hAnsi="Times New Roman" w:cs="Times New Roman"/>
            <w:sz w:val="24"/>
            <w:szCs w:val="24"/>
            <w:lang w:val="en-US"/>
            <w:rPrChange w:id="474" w:author="Luana Soares" w:date="2025-05-06T19:32:00Z">
              <w:rPr>
                <w:rFonts w:eastAsia="Times New Roman"/>
                <w:color w:val="000000"/>
              </w:rPr>
            </w:rPrChange>
          </w:rPr>
          <w:t>(1). https://doi.org/10.1590/1415-4757-gmb-2023-0279</w:t>
        </w:r>
      </w:ins>
    </w:p>
    <w:p w14:paraId="75BD2B84" w14:textId="77777777" w:rsidR="005817B6" w:rsidRPr="002B2313" w:rsidRDefault="005817B6" w:rsidP="005817B6">
      <w:pPr>
        <w:autoSpaceDE w:val="0"/>
        <w:autoSpaceDN w:val="0"/>
        <w:ind w:hanging="480"/>
        <w:rPr>
          <w:ins w:id="475" w:author="Luana Soares" w:date="2025-05-06T18:46:00Z"/>
          <w:rFonts w:ascii="Times New Roman" w:eastAsia="Times New Roman" w:hAnsi="Times New Roman" w:cs="Times New Roman"/>
          <w:sz w:val="24"/>
          <w:szCs w:val="24"/>
          <w:lang w:val="en-US"/>
          <w:rPrChange w:id="476" w:author="Luana Soares" w:date="2025-05-06T19:32:00Z">
            <w:rPr>
              <w:ins w:id="477" w:author="Luana Soares" w:date="2025-05-06T18:46:00Z"/>
              <w:rFonts w:eastAsia="Times New Roman"/>
              <w:color w:val="000000"/>
            </w:rPr>
          </w:rPrChange>
        </w:rPr>
      </w:pPr>
      <w:ins w:id="478" w:author="Luana Soares" w:date="2025-05-06T18:46:00Z">
        <w:r w:rsidRPr="002B2313">
          <w:rPr>
            <w:rFonts w:ascii="Times New Roman" w:eastAsia="Times New Roman" w:hAnsi="Times New Roman" w:cs="Times New Roman"/>
            <w:sz w:val="24"/>
            <w:szCs w:val="24"/>
            <w:lang w:val="en-US"/>
            <w:rPrChange w:id="479" w:author="Luana Soares" w:date="2025-05-06T19:32:00Z">
              <w:rPr>
                <w:rFonts w:eastAsia="Times New Roman"/>
                <w:color w:val="000000"/>
              </w:rPr>
            </w:rPrChange>
          </w:rPr>
          <w:t xml:space="preserve">Bombarely, A., Moser, M., Amrad, A., Bao, M., Bapaume, L., Barry, C. S., Bliek, M., Boersma, M. R., Borghi, L., </w:t>
        </w:r>
        <w:proofErr w:type="spellStart"/>
        <w:r w:rsidRPr="002B2313">
          <w:rPr>
            <w:rFonts w:ascii="Times New Roman" w:eastAsia="Times New Roman" w:hAnsi="Times New Roman" w:cs="Times New Roman"/>
            <w:sz w:val="24"/>
            <w:szCs w:val="24"/>
            <w:lang w:val="en-US"/>
            <w:rPrChange w:id="480" w:author="Luana Soares" w:date="2025-05-06T19:32:00Z">
              <w:rPr>
                <w:rFonts w:eastAsia="Times New Roman"/>
                <w:color w:val="000000"/>
              </w:rPr>
            </w:rPrChange>
          </w:rPr>
          <w:t>Bruggmann</w:t>
        </w:r>
        <w:proofErr w:type="spellEnd"/>
        <w:r w:rsidRPr="002B2313">
          <w:rPr>
            <w:rFonts w:ascii="Times New Roman" w:eastAsia="Times New Roman" w:hAnsi="Times New Roman" w:cs="Times New Roman"/>
            <w:sz w:val="24"/>
            <w:szCs w:val="24"/>
            <w:lang w:val="en-US"/>
            <w:rPrChange w:id="481" w:author="Luana Soares" w:date="2025-05-06T19:32:00Z">
              <w:rPr>
                <w:rFonts w:eastAsia="Times New Roman"/>
                <w:color w:val="000000"/>
              </w:rPr>
            </w:rPrChange>
          </w:rPr>
          <w:t xml:space="preserve">, R., Bucher, M., D’Agostino, N., Davies, K., </w:t>
        </w:r>
        <w:proofErr w:type="spellStart"/>
        <w:r w:rsidRPr="002B2313">
          <w:rPr>
            <w:rFonts w:ascii="Times New Roman" w:eastAsia="Times New Roman" w:hAnsi="Times New Roman" w:cs="Times New Roman"/>
            <w:sz w:val="24"/>
            <w:szCs w:val="24"/>
            <w:lang w:val="en-US"/>
            <w:rPrChange w:id="482" w:author="Luana Soares" w:date="2025-05-06T19:32:00Z">
              <w:rPr>
                <w:rFonts w:eastAsia="Times New Roman"/>
                <w:color w:val="000000"/>
              </w:rPr>
            </w:rPrChange>
          </w:rPr>
          <w:t>Druege</w:t>
        </w:r>
        <w:proofErr w:type="spellEnd"/>
        <w:r w:rsidRPr="002B2313">
          <w:rPr>
            <w:rFonts w:ascii="Times New Roman" w:eastAsia="Times New Roman" w:hAnsi="Times New Roman" w:cs="Times New Roman"/>
            <w:sz w:val="24"/>
            <w:szCs w:val="24"/>
            <w:lang w:val="en-US"/>
            <w:rPrChange w:id="483" w:author="Luana Soares" w:date="2025-05-06T19:32:00Z">
              <w:rPr>
                <w:rFonts w:eastAsia="Times New Roman"/>
                <w:color w:val="000000"/>
              </w:rPr>
            </w:rPrChange>
          </w:rPr>
          <w:t xml:space="preserve">, U., </w:t>
        </w:r>
        <w:proofErr w:type="spellStart"/>
        <w:r w:rsidRPr="002B2313">
          <w:rPr>
            <w:rFonts w:ascii="Times New Roman" w:eastAsia="Times New Roman" w:hAnsi="Times New Roman" w:cs="Times New Roman"/>
            <w:sz w:val="24"/>
            <w:szCs w:val="24"/>
            <w:lang w:val="en-US"/>
            <w:rPrChange w:id="484" w:author="Luana Soares" w:date="2025-05-06T19:32:00Z">
              <w:rPr>
                <w:rFonts w:eastAsia="Times New Roman"/>
                <w:color w:val="000000"/>
              </w:rPr>
            </w:rPrChange>
          </w:rPr>
          <w:t>Dudareva</w:t>
        </w:r>
        <w:proofErr w:type="spellEnd"/>
        <w:r w:rsidRPr="002B2313">
          <w:rPr>
            <w:rFonts w:ascii="Times New Roman" w:eastAsia="Times New Roman" w:hAnsi="Times New Roman" w:cs="Times New Roman"/>
            <w:sz w:val="24"/>
            <w:szCs w:val="24"/>
            <w:lang w:val="en-US"/>
            <w:rPrChange w:id="485" w:author="Luana Soares" w:date="2025-05-06T19:32:00Z">
              <w:rPr>
                <w:rFonts w:eastAsia="Times New Roman"/>
                <w:color w:val="000000"/>
              </w:rPr>
            </w:rPrChange>
          </w:rPr>
          <w:t xml:space="preserve">, N., Egea-Cortines, M., Delledonne, M., Fernandez-Pozo, N., Franken, P., … Kuhlemeier, C. (2016). Insight into the evolution of the Solanaceae from the parental genomes of </w:t>
        </w:r>
        <w:r w:rsidRPr="002B2313">
          <w:rPr>
            <w:rFonts w:ascii="Times New Roman" w:eastAsia="Times New Roman" w:hAnsi="Times New Roman" w:cs="Times New Roman"/>
            <w:i/>
            <w:iCs/>
            <w:sz w:val="24"/>
            <w:szCs w:val="24"/>
            <w:lang w:val="en-US"/>
            <w:rPrChange w:id="486" w:author="Luana Soares" w:date="2025-05-06T19:32:00Z">
              <w:rPr>
                <w:rFonts w:eastAsia="Times New Roman"/>
                <w:color w:val="000000"/>
              </w:rPr>
            </w:rPrChange>
          </w:rPr>
          <w:t xml:space="preserve">Petunia </w:t>
        </w:r>
        <w:proofErr w:type="spellStart"/>
        <w:r w:rsidRPr="002B2313">
          <w:rPr>
            <w:rFonts w:ascii="Times New Roman" w:eastAsia="Times New Roman" w:hAnsi="Times New Roman" w:cs="Times New Roman"/>
            <w:i/>
            <w:iCs/>
            <w:sz w:val="24"/>
            <w:szCs w:val="24"/>
            <w:lang w:val="en-US"/>
            <w:rPrChange w:id="487" w:author="Luana Soares" w:date="2025-05-06T19:32:00Z">
              <w:rPr>
                <w:rFonts w:eastAsia="Times New Roman"/>
                <w:color w:val="000000"/>
              </w:rPr>
            </w:rPrChange>
          </w:rPr>
          <w:t>hybrida</w:t>
        </w:r>
        <w:proofErr w:type="spellEnd"/>
        <w:r w:rsidRPr="002B2313">
          <w:rPr>
            <w:rFonts w:ascii="Times New Roman" w:eastAsia="Times New Roman" w:hAnsi="Times New Roman" w:cs="Times New Roman"/>
            <w:sz w:val="24"/>
            <w:szCs w:val="24"/>
            <w:lang w:val="en-US"/>
            <w:rPrChange w:id="488"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89" w:author="Luana Soares" w:date="2025-05-06T19:32:00Z">
              <w:rPr>
                <w:rFonts w:eastAsia="Times New Roman"/>
                <w:i/>
                <w:iCs/>
                <w:color w:val="000000"/>
              </w:rPr>
            </w:rPrChange>
          </w:rPr>
          <w:t>Nature Plants</w:t>
        </w:r>
        <w:r w:rsidRPr="002B2313">
          <w:rPr>
            <w:rFonts w:ascii="Times New Roman" w:eastAsia="Times New Roman" w:hAnsi="Times New Roman" w:cs="Times New Roman"/>
            <w:sz w:val="24"/>
            <w:szCs w:val="24"/>
            <w:lang w:val="en-US"/>
            <w:rPrChange w:id="49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491" w:author="Luana Soares" w:date="2025-05-06T19:32:00Z">
              <w:rPr>
                <w:rFonts w:eastAsia="Times New Roman"/>
                <w:i/>
                <w:iCs/>
                <w:color w:val="000000"/>
              </w:rPr>
            </w:rPrChange>
          </w:rPr>
          <w:t>2</w:t>
        </w:r>
        <w:r w:rsidRPr="002B2313">
          <w:rPr>
            <w:rFonts w:ascii="Times New Roman" w:eastAsia="Times New Roman" w:hAnsi="Times New Roman" w:cs="Times New Roman"/>
            <w:sz w:val="24"/>
            <w:szCs w:val="24"/>
            <w:lang w:val="en-US"/>
            <w:rPrChange w:id="492" w:author="Luana Soares" w:date="2025-05-06T19:32:00Z">
              <w:rPr>
                <w:rFonts w:eastAsia="Times New Roman"/>
                <w:color w:val="000000"/>
              </w:rPr>
            </w:rPrChange>
          </w:rPr>
          <w:t>, 16074. https://doi.org/10.1038/nplants.2016.74</w:t>
        </w:r>
      </w:ins>
    </w:p>
    <w:p w14:paraId="753B56AB" w14:textId="77777777" w:rsidR="005817B6" w:rsidRPr="002B2313" w:rsidRDefault="005817B6" w:rsidP="005817B6">
      <w:pPr>
        <w:autoSpaceDE w:val="0"/>
        <w:autoSpaceDN w:val="0"/>
        <w:ind w:hanging="480"/>
        <w:rPr>
          <w:ins w:id="493" w:author="Luana Soares" w:date="2025-05-06T18:46:00Z"/>
          <w:rFonts w:ascii="Times New Roman" w:eastAsia="Times New Roman" w:hAnsi="Times New Roman" w:cs="Times New Roman"/>
          <w:sz w:val="24"/>
          <w:szCs w:val="24"/>
          <w:lang w:val="es-ES"/>
          <w:rPrChange w:id="494" w:author="Luana Soares" w:date="2025-05-06T19:32:00Z">
            <w:rPr>
              <w:ins w:id="495" w:author="Luana Soares" w:date="2025-05-06T18:46:00Z"/>
              <w:rFonts w:eastAsia="Times New Roman"/>
              <w:color w:val="000000"/>
              <w:lang w:val="es-ES"/>
            </w:rPr>
          </w:rPrChange>
        </w:rPr>
      </w:pPr>
      <w:ins w:id="496" w:author="Luana Soares" w:date="2025-05-06T18:46:00Z">
        <w:r w:rsidRPr="002B2313">
          <w:rPr>
            <w:rFonts w:ascii="Times New Roman" w:eastAsia="Times New Roman" w:hAnsi="Times New Roman" w:cs="Times New Roman"/>
            <w:sz w:val="24"/>
            <w:szCs w:val="24"/>
            <w:lang w:val="en-US"/>
            <w:rPrChange w:id="497" w:author="Luana Soares" w:date="2025-05-06T19:32:00Z">
              <w:rPr>
                <w:rFonts w:eastAsia="Times New Roman"/>
                <w:color w:val="000000"/>
              </w:rPr>
            </w:rPrChange>
          </w:rPr>
          <w:t xml:space="preserve">Brandies, P., Peel, E., Hogg, C. J., &amp; Belov, K. (2019). The Value of Reference Genomes in the Conservation of Threatened Species. </w:t>
        </w:r>
        <w:r w:rsidRPr="002B2313">
          <w:rPr>
            <w:rFonts w:ascii="Times New Roman" w:eastAsia="Times New Roman" w:hAnsi="Times New Roman" w:cs="Times New Roman"/>
            <w:i/>
            <w:iCs/>
            <w:sz w:val="24"/>
            <w:szCs w:val="24"/>
            <w:lang w:val="es-ES"/>
            <w:rPrChange w:id="498" w:author="Luana Soares" w:date="2025-05-06T19:32:00Z">
              <w:rPr>
                <w:rFonts w:eastAsia="Times New Roman"/>
                <w:i/>
                <w:iCs/>
                <w:color w:val="000000"/>
                <w:lang w:val="es-ES"/>
              </w:rPr>
            </w:rPrChange>
          </w:rPr>
          <w:t>Genes</w:t>
        </w:r>
        <w:r w:rsidRPr="002B2313">
          <w:rPr>
            <w:rFonts w:ascii="Times New Roman" w:eastAsia="Times New Roman" w:hAnsi="Times New Roman" w:cs="Times New Roman"/>
            <w:sz w:val="24"/>
            <w:szCs w:val="24"/>
            <w:lang w:val="es-ES"/>
            <w:rPrChange w:id="499" w:author="Luana Soares" w:date="2025-05-06T19:32:00Z">
              <w:rPr>
                <w:rFonts w:eastAsia="Times New Roman"/>
                <w:color w:val="000000"/>
                <w:lang w:val="es-ES"/>
              </w:rPr>
            </w:rPrChange>
          </w:rPr>
          <w:t xml:space="preserve">, </w:t>
        </w:r>
        <w:r w:rsidRPr="002B2313">
          <w:rPr>
            <w:rFonts w:ascii="Times New Roman" w:eastAsia="Times New Roman" w:hAnsi="Times New Roman" w:cs="Times New Roman"/>
            <w:i/>
            <w:iCs/>
            <w:sz w:val="24"/>
            <w:szCs w:val="24"/>
            <w:lang w:val="es-ES"/>
            <w:rPrChange w:id="500" w:author="Luana Soares" w:date="2025-05-06T19:32:00Z">
              <w:rPr>
                <w:rFonts w:eastAsia="Times New Roman"/>
                <w:i/>
                <w:iCs/>
                <w:color w:val="000000"/>
                <w:lang w:val="es-ES"/>
              </w:rPr>
            </w:rPrChange>
          </w:rPr>
          <w:t>10</w:t>
        </w:r>
        <w:r w:rsidRPr="002B2313">
          <w:rPr>
            <w:rFonts w:ascii="Times New Roman" w:eastAsia="Times New Roman" w:hAnsi="Times New Roman" w:cs="Times New Roman"/>
            <w:sz w:val="24"/>
            <w:szCs w:val="24"/>
            <w:lang w:val="es-ES"/>
            <w:rPrChange w:id="501" w:author="Luana Soares" w:date="2025-05-06T19:32:00Z">
              <w:rPr>
                <w:rFonts w:eastAsia="Times New Roman"/>
                <w:color w:val="000000"/>
                <w:lang w:val="es-ES"/>
              </w:rPr>
            </w:rPrChange>
          </w:rPr>
          <w:t>(11), 846. https://doi.org/10.3390/genes10110846</w:t>
        </w:r>
      </w:ins>
    </w:p>
    <w:p w14:paraId="0078D7BC" w14:textId="77777777" w:rsidR="005817B6" w:rsidRPr="002B2313" w:rsidRDefault="005817B6" w:rsidP="005817B6">
      <w:pPr>
        <w:autoSpaceDE w:val="0"/>
        <w:autoSpaceDN w:val="0"/>
        <w:ind w:hanging="480"/>
        <w:rPr>
          <w:ins w:id="502" w:author="Luana Soares" w:date="2025-05-06T18:46:00Z"/>
          <w:rFonts w:ascii="Times New Roman" w:eastAsia="Times New Roman" w:hAnsi="Times New Roman" w:cs="Times New Roman"/>
          <w:sz w:val="24"/>
          <w:szCs w:val="24"/>
          <w:lang w:val="en-US"/>
          <w:rPrChange w:id="503" w:author="Luana Soares" w:date="2025-05-06T19:32:00Z">
            <w:rPr>
              <w:ins w:id="504" w:author="Luana Soares" w:date="2025-05-06T18:46:00Z"/>
              <w:rFonts w:eastAsia="Times New Roman"/>
              <w:color w:val="000000"/>
            </w:rPr>
          </w:rPrChange>
        </w:rPr>
      </w:pPr>
      <w:ins w:id="505" w:author="Luana Soares" w:date="2025-05-06T18:46:00Z">
        <w:r w:rsidRPr="002B2313">
          <w:rPr>
            <w:rFonts w:ascii="Times New Roman" w:eastAsia="Times New Roman" w:hAnsi="Times New Roman" w:cs="Times New Roman"/>
            <w:sz w:val="24"/>
            <w:szCs w:val="24"/>
            <w:lang w:val="es-ES"/>
            <w:rPrChange w:id="506" w:author="Luana Soares" w:date="2025-05-06T19:32:00Z">
              <w:rPr>
                <w:rFonts w:eastAsia="Times New Roman"/>
                <w:color w:val="000000"/>
                <w:lang w:val="es-ES"/>
              </w:rPr>
            </w:rPrChange>
          </w:rPr>
          <w:t xml:space="preserve">Brandt, D. Y. C., Aguiar, V. R. C., </w:t>
        </w:r>
        <w:proofErr w:type="spellStart"/>
        <w:r w:rsidRPr="002B2313">
          <w:rPr>
            <w:rFonts w:ascii="Times New Roman" w:eastAsia="Times New Roman" w:hAnsi="Times New Roman" w:cs="Times New Roman"/>
            <w:sz w:val="24"/>
            <w:szCs w:val="24"/>
            <w:lang w:val="es-ES"/>
            <w:rPrChange w:id="507" w:author="Luana Soares" w:date="2025-05-06T19:32:00Z">
              <w:rPr>
                <w:rFonts w:eastAsia="Times New Roman"/>
                <w:color w:val="000000"/>
                <w:lang w:val="es-ES"/>
              </w:rPr>
            </w:rPrChange>
          </w:rPr>
          <w:t>Bitarello</w:t>
        </w:r>
        <w:proofErr w:type="spellEnd"/>
        <w:r w:rsidRPr="002B2313">
          <w:rPr>
            <w:rFonts w:ascii="Times New Roman" w:eastAsia="Times New Roman" w:hAnsi="Times New Roman" w:cs="Times New Roman"/>
            <w:sz w:val="24"/>
            <w:szCs w:val="24"/>
            <w:lang w:val="es-ES"/>
            <w:rPrChange w:id="508" w:author="Luana Soares" w:date="2025-05-06T19:32:00Z">
              <w:rPr>
                <w:rFonts w:eastAsia="Times New Roman"/>
                <w:color w:val="000000"/>
                <w:lang w:val="es-ES"/>
              </w:rPr>
            </w:rPrChange>
          </w:rPr>
          <w:t xml:space="preserve">, B. D., Nunes, K., </w:t>
        </w:r>
        <w:proofErr w:type="spellStart"/>
        <w:r w:rsidRPr="002B2313">
          <w:rPr>
            <w:rFonts w:ascii="Times New Roman" w:eastAsia="Times New Roman" w:hAnsi="Times New Roman" w:cs="Times New Roman"/>
            <w:sz w:val="24"/>
            <w:szCs w:val="24"/>
            <w:lang w:val="es-ES"/>
            <w:rPrChange w:id="509" w:author="Luana Soares" w:date="2025-05-06T19:32:00Z">
              <w:rPr>
                <w:rFonts w:eastAsia="Times New Roman"/>
                <w:color w:val="000000"/>
                <w:lang w:val="es-ES"/>
              </w:rPr>
            </w:rPrChange>
          </w:rPr>
          <w:t>Goudet</w:t>
        </w:r>
        <w:proofErr w:type="spellEnd"/>
        <w:r w:rsidRPr="002B2313">
          <w:rPr>
            <w:rFonts w:ascii="Times New Roman" w:eastAsia="Times New Roman" w:hAnsi="Times New Roman" w:cs="Times New Roman"/>
            <w:sz w:val="24"/>
            <w:szCs w:val="24"/>
            <w:lang w:val="es-ES"/>
            <w:rPrChange w:id="510" w:author="Luana Soares" w:date="2025-05-06T19:32:00Z">
              <w:rPr>
                <w:rFonts w:eastAsia="Times New Roman"/>
                <w:color w:val="000000"/>
                <w:lang w:val="es-ES"/>
              </w:rPr>
            </w:rPrChange>
          </w:rPr>
          <w:t xml:space="preserve">, J., &amp; Meyer, D. (2015). </w:t>
        </w:r>
        <w:r w:rsidRPr="002B2313">
          <w:rPr>
            <w:rFonts w:ascii="Times New Roman" w:eastAsia="Times New Roman" w:hAnsi="Times New Roman" w:cs="Times New Roman"/>
            <w:sz w:val="24"/>
            <w:szCs w:val="24"/>
            <w:lang w:val="en-US"/>
            <w:rPrChange w:id="511" w:author="Luana Soares" w:date="2025-05-06T19:32:00Z">
              <w:rPr>
                <w:rFonts w:eastAsia="Times New Roman"/>
                <w:color w:val="000000"/>
              </w:rPr>
            </w:rPrChange>
          </w:rPr>
          <w:t xml:space="preserve">Mapping bias overestimates reference allele frequencies at the HLA genes in the 1000 genomes project phase I data. </w:t>
        </w:r>
        <w:r w:rsidRPr="002B2313">
          <w:rPr>
            <w:rFonts w:ascii="Times New Roman" w:eastAsia="Times New Roman" w:hAnsi="Times New Roman" w:cs="Times New Roman"/>
            <w:i/>
            <w:iCs/>
            <w:sz w:val="24"/>
            <w:szCs w:val="24"/>
            <w:lang w:val="en-US"/>
            <w:rPrChange w:id="512" w:author="Luana Soares" w:date="2025-05-06T19:32:00Z">
              <w:rPr>
                <w:rFonts w:eastAsia="Times New Roman"/>
                <w:i/>
                <w:iCs/>
                <w:color w:val="000000"/>
              </w:rPr>
            </w:rPrChange>
          </w:rPr>
          <w:t>G3: Genes, Genomes, Genetics</w:t>
        </w:r>
        <w:r w:rsidRPr="002B2313">
          <w:rPr>
            <w:rFonts w:ascii="Times New Roman" w:eastAsia="Times New Roman" w:hAnsi="Times New Roman" w:cs="Times New Roman"/>
            <w:sz w:val="24"/>
            <w:szCs w:val="24"/>
            <w:lang w:val="en-US"/>
            <w:rPrChange w:id="513"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14" w:author="Luana Soares" w:date="2025-05-06T19:32:00Z">
              <w:rPr>
                <w:rFonts w:eastAsia="Times New Roman"/>
                <w:i/>
                <w:iCs/>
                <w:color w:val="000000"/>
              </w:rPr>
            </w:rPrChange>
          </w:rPr>
          <w:t>5</w:t>
        </w:r>
        <w:r w:rsidRPr="002B2313">
          <w:rPr>
            <w:rFonts w:ascii="Times New Roman" w:eastAsia="Times New Roman" w:hAnsi="Times New Roman" w:cs="Times New Roman"/>
            <w:sz w:val="24"/>
            <w:szCs w:val="24"/>
            <w:lang w:val="en-US"/>
            <w:rPrChange w:id="515" w:author="Luana Soares" w:date="2025-05-06T19:32:00Z">
              <w:rPr>
                <w:rFonts w:eastAsia="Times New Roman"/>
                <w:color w:val="000000"/>
              </w:rPr>
            </w:rPrChange>
          </w:rPr>
          <w:t>(5), 931–941. https://doi.org/10.1534/G3.114.015784/-/DC1</w:t>
        </w:r>
      </w:ins>
    </w:p>
    <w:p w14:paraId="36F8F348" w14:textId="618895F0" w:rsidR="005817B6" w:rsidRPr="002B2313" w:rsidRDefault="005817B6" w:rsidP="005817B6">
      <w:pPr>
        <w:autoSpaceDE w:val="0"/>
        <w:autoSpaceDN w:val="0"/>
        <w:ind w:hanging="480"/>
        <w:rPr>
          <w:ins w:id="516" w:author="Luana Soares" w:date="2025-05-06T18:46:00Z"/>
          <w:rFonts w:ascii="Times New Roman" w:eastAsia="Times New Roman" w:hAnsi="Times New Roman" w:cs="Times New Roman"/>
          <w:sz w:val="24"/>
          <w:szCs w:val="24"/>
          <w:lang w:val="en-US"/>
          <w:rPrChange w:id="517" w:author="Luana Soares" w:date="2025-05-06T19:32:00Z">
            <w:rPr>
              <w:ins w:id="518" w:author="Luana Soares" w:date="2025-05-06T18:46:00Z"/>
              <w:rFonts w:eastAsia="Times New Roman"/>
              <w:color w:val="000000"/>
            </w:rPr>
          </w:rPrChange>
        </w:rPr>
      </w:pPr>
      <w:ins w:id="519" w:author="Luana Soares" w:date="2025-05-06T18:46:00Z">
        <w:r w:rsidRPr="002B2313">
          <w:rPr>
            <w:rFonts w:ascii="Times New Roman" w:eastAsia="Times New Roman" w:hAnsi="Times New Roman" w:cs="Times New Roman"/>
            <w:sz w:val="24"/>
            <w:szCs w:val="24"/>
            <w:lang w:val="en-US"/>
            <w:rPrChange w:id="520" w:author="Luana Soares" w:date="2025-05-06T19:32:00Z">
              <w:rPr>
                <w:rFonts w:eastAsia="Times New Roman"/>
                <w:color w:val="000000"/>
              </w:rPr>
            </w:rPrChange>
          </w:rPr>
          <w:t xml:space="preserve">Cariou, M., Duret, L., &amp; </w:t>
        </w:r>
        <w:proofErr w:type="spellStart"/>
        <w:r w:rsidRPr="002B2313">
          <w:rPr>
            <w:rFonts w:ascii="Times New Roman" w:eastAsia="Times New Roman" w:hAnsi="Times New Roman" w:cs="Times New Roman"/>
            <w:sz w:val="24"/>
            <w:szCs w:val="24"/>
            <w:lang w:val="en-US"/>
            <w:rPrChange w:id="521" w:author="Luana Soares" w:date="2025-05-06T19:32:00Z">
              <w:rPr>
                <w:rFonts w:eastAsia="Times New Roman"/>
                <w:color w:val="000000"/>
              </w:rPr>
            </w:rPrChange>
          </w:rPr>
          <w:t>Charlat</w:t>
        </w:r>
        <w:proofErr w:type="spellEnd"/>
        <w:r w:rsidRPr="002B2313">
          <w:rPr>
            <w:rFonts w:ascii="Times New Roman" w:eastAsia="Times New Roman" w:hAnsi="Times New Roman" w:cs="Times New Roman"/>
            <w:sz w:val="24"/>
            <w:szCs w:val="24"/>
            <w:lang w:val="en-US"/>
            <w:rPrChange w:id="522" w:author="Luana Soares" w:date="2025-05-06T19:32:00Z">
              <w:rPr>
                <w:rFonts w:eastAsia="Times New Roman"/>
                <w:color w:val="000000"/>
              </w:rPr>
            </w:rPrChange>
          </w:rPr>
          <w:t xml:space="preserve">, S. (2013). Is RAD‐seq suitable for phylogenetic inference? An </w:t>
        </w:r>
        <w:proofErr w:type="gramStart"/>
        <w:r w:rsidRPr="002B2313">
          <w:rPr>
            <w:rFonts w:ascii="Times New Roman" w:eastAsia="Times New Roman" w:hAnsi="Times New Roman" w:cs="Times New Roman"/>
            <w:sz w:val="24"/>
            <w:szCs w:val="24"/>
            <w:lang w:val="en-US"/>
            <w:rPrChange w:id="523" w:author="Luana Soares" w:date="2025-05-06T19:32:00Z">
              <w:rPr>
                <w:rFonts w:eastAsia="Times New Roman"/>
                <w:color w:val="000000"/>
              </w:rPr>
            </w:rPrChange>
          </w:rPr>
          <w:t>in silico</w:t>
        </w:r>
        <w:proofErr w:type="gramEnd"/>
        <w:r w:rsidRPr="002B2313">
          <w:rPr>
            <w:rFonts w:ascii="Times New Roman" w:eastAsia="Times New Roman" w:hAnsi="Times New Roman" w:cs="Times New Roman"/>
            <w:sz w:val="24"/>
            <w:szCs w:val="24"/>
            <w:lang w:val="en-US"/>
            <w:rPrChange w:id="524" w:author="Luana Soares" w:date="2025-05-06T19:32:00Z">
              <w:rPr>
                <w:rFonts w:eastAsia="Times New Roman"/>
                <w:color w:val="000000"/>
              </w:rPr>
            </w:rPrChange>
          </w:rPr>
          <w:t xml:space="preserve"> assessment and optimization. </w:t>
        </w:r>
        <w:r w:rsidRPr="002B2313">
          <w:rPr>
            <w:rFonts w:ascii="Times New Roman" w:eastAsia="Times New Roman" w:hAnsi="Times New Roman" w:cs="Times New Roman"/>
            <w:i/>
            <w:iCs/>
            <w:sz w:val="24"/>
            <w:szCs w:val="24"/>
            <w:lang w:val="en-US"/>
            <w:rPrChange w:id="525" w:author="Luana Soares" w:date="2025-05-06T19:32:00Z">
              <w:rPr>
                <w:rFonts w:eastAsia="Times New Roman"/>
                <w:i/>
                <w:iCs/>
                <w:color w:val="000000"/>
              </w:rPr>
            </w:rPrChange>
          </w:rPr>
          <w:t>Ecology and Evolution</w:t>
        </w:r>
        <w:r w:rsidRPr="002B2313">
          <w:rPr>
            <w:rFonts w:ascii="Times New Roman" w:eastAsia="Times New Roman" w:hAnsi="Times New Roman" w:cs="Times New Roman"/>
            <w:sz w:val="24"/>
            <w:szCs w:val="24"/>
            <w:lang w:val="en-US"/>
            <w:rPrChange w:id="526"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27" w:author="Luana Soares" w:date="2025-05-06T19:32:00Z">
              <w:rPr>
                <w:rFonts w:eastAsia="Times New Roman"/>
                <w:i/>
                <w:iCs/>
                <w:color w:val="000000"/>
              </w:rPr>
            </w:rPrChange>
          </w:rPr>
          <w:t>3</w:t>
        </w:r>
        <w:r w:rsidRPr="002B2313">
          <w:rPr>
            <w:rFonts w:ascii="Times New Roman" w:eastAsia="Times New Roman" w:hAnsi="Times New Roman" w:cs="Times New Roman"/>
            <w:sz w:val="24"/>
            <w:szCs w:val="24"/>
            <w:lang w:val="en-US"/>
            <w:rPrChange w:id="528" w:author="Luana Soares" w:date="2025-05-06T19:32:00Z">
              <w:rPr>
                <w:rFonts w:eastAsia="Times New Roman"/>
                <w:color w:val="000000"/>
              </w:rPr>
            </w:rPrChange>
          </w:rPr>
          <w:t>(4), 846–852. https://doi.org/10.1002/ece3.512</w:t>
        </w:r>
      </w:ins>
    </w:p>
    <w:p w14:paraId="0799DC8A" w14:textId="77777777" w:rsidR="005817B6" w:rsidRPr="002B2313" w:rsidRDefault="005817B6" w:rsidP="005817B6">
      <w:pPr>
        <w:autoSpaceDE w:val="0"/>
        <w:autoSpaceDN w:val="0"/>
        <w:ind w:hanging="480"/>
        <w:rPr>
          <w:ins w:id="529" w:author="Luana Soares" w:date="2025-05-06T18:46:00Z"/>
          <w:rFonts w:ascii="Times New Roman" w:eastAsia="Times New Roman" w:hAnsi="Times New Roman" w:cs="Times New Roman"/>
          <w:sz w:val="24"/>
          <w:szCs w:val="24"/>
          <w:lang w:val="en-US"/>
          <w:rPrChange w:id="530" w:author="Luana Soares" w:date="2025-05-06T19:32:00Z">
            <w:rPr>
              <w:ins w:id="531" w:author="Luana Soares" w:date="2025-05-06T18:46:00Z"/>
              <w:rFonts w:eastAsia="Times New Roman"/>
              <w:color w:val="000000"/>
            </w:rPr>
          </w:rPrChange>
        </w:rPr>
      </w:pPr>
      <w:ins w:id="532" w:author="Luana Soares" w:date="2025-05-06T18:46:00Z">
        <w:r w:rsidRPr="002B2313">
          <w:rPr>
            <w:rFonts w:ascii="Times New Roman" w:eastAsia="Times New Roman" w:hAnsi="Times New Roman" w:cs="Times New Roman"/>
            <w:sz w:val="24"/>
            <w:szCs w:val="24"/>
            <w:lang w:val="en-US"/>
            <w:rPrChange w:id="533" w:author="Luana Soares" w:date="2025-05-06T19:32:00Z">
              <w:rPr>
                <w:rFonts w:eastAsia="Times New Roman"/>
                <w:color w:val="000000"/>
              </w:rPr>
            </w:rPrChange>
          </w:rPr>
          <w:t xml:space="preserve">Chattopadhyay, B., Garg, K. M., &amp; Ramakrishnan, U. (2014). Effect of diversity and missing data on genetic assignment with RAD-Seq markers. </w:t>
        </w:r>
        <w:r w:rsidRPr="002B2313">
          <w:rPr>
            <w:rFonts w:ascii="Times New Roman" w:eastAsia="Times New Roman" w:hAnsi="Times New Roman" w:cs="Times New Roman"/>
            <w:i/>
            <w:iCs/>
            <w:sz w:val="24"/>
            <w:szCs w:val="24"/>
            <w:lang w:val="en-US"/>
            <w:rPrChange w:id="534" w:author="Luana Soares" w:date="2025-05-06T19:32:00Z">
              <w:rPr>
                <w:rFonts w:eastAsia="Times New Roman"/>
                <w:i/>
                <w:iCs/>
                <w:color w:val="000000"/>
              </w:rPr>
            </w:rPrChange>
          </w:rPr>
          <w:t>BMC Research Notes</w:t>
        </w:r>
        <w:r w:rsidRPr="002B2313">
          <w:rPr>
            <w:rFonts w:ascii="Times New Roman" w:eastAsia="Times New Roman" w:hAnsi="Times New Roman" w:cs="Times New Roman"/>
            <w:sz w:val="24"/>
            <w:szCs w:val="24"/>
            <w:lang w:val="en-US"/>
            <w:rPrChange w:id="535"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36" w:author="Luana Soares" w:date="2025-05-06T19:32:00Z">
              <w:rPr>
                <w:rFonts w:eastAsia="Times New Roman"/>
                <w:i/>
                <w:iCs/>
                <w:color w:val="000000"/>
              </w:rPr>
            </w:rPrChange>
          </w:rPr>
          <w:t>7</w:t>
        </w:r>
        <w:r w:rsidRPr="002B2313">
          <w:rPr>
            <w:rFonts w:ascii="Times New Roman" w:eastAsia="Times New Roman" w:hAnsi="Times New Roman" w:cs="Times New Roman"/>
            <w:sz w:val="24"/>
            <w:szCs w:val="24"/>
            <w:lang w:val="en-US"/>
            <w:rPrChange w:id="537" w:author="Luana Soares" w:date="2025-05-06T19:32:00Z">
              <w:rPr>
                <w:rFonts w:eastAsia="Times New Roman"/>
                <w:color w:val="000000"/>
              </w:rPr>
            </w:rPrChange>
          </w:rPr>
          <w:t>(1), 841. https://doi.org/10.1186/1756-0500-7-841</w:t>
        </w:r>
      </w:ins>
    </w:p>
    <w:p w14:paraId="34AE4EBC" w14:textId="77777777" w:rsidR="005817B6" w:rsidRPr="002B2313" w:rsidRDefault="005817B6" w:rsidP="005817B6">
      <w:pPr>
        <w:autoSpaceDE w:val="0"/>
        <w:autoSpaceDN w:val="0"/>
        <w:ind w:hanging="480"/>
        <w:rPr>
          <w:ins w:id="538" w:author="Luana Soares" w:date="2025-05-06T18:46:00Z"/>
          <w:rFonts w:ascii="Times New Roman" w:eastAsia="Times New Roman" w:hAnsi="Times New Roman" w:cs="Times New Roman"/>
          <w:sz w:val="24"/>
          <w:szCs w:val="24"/>
          <w:lang w:val="en-US"/>
          <w:rPrChange w:id="539" w:author="Luana Soares" w:date="2025-05-06T19:32:00Z">
            <w:rPr>
              <w:ins w:id="540" w:author="Luana Soares" w:date="2025-05-06T18:46:00Z"/>
              <w:rFonts w:eastAsia="Times New Roman"/>
              <w:color w:val="000000"/>
            </w:rPr>
          </w:rPrChange>
        </w:rPr>
      </w:pPr>
      <w:proofErr w:type="spellStart"/>
      <w:ins w:id="541" w:author="Luana Soares" w:date="2025-05-06T18:46:00Z">
        <w:r w:rsidRPr="002B2313">
          <w:rPr>
            <w:rFonts w:ascii="Times New Roman" w:eastAsia="Times New Roman" w:hAnsi="Times New Roman" w:cs="Times New Roman"/>
            <w:sz w:val="24"/>
            <w:szCs w:val="24"/>
            <w:lang w:val="en-US"/>
            <w:rPrChange w:id="542" w:author="Luana Soares" w:date="2025-05-06T19:32:00Z">
              <w:rPr>
                <w:rFonts w:eastAsia="Times New Roman"/>
                <w:color w:val="000000"/>
              </w:rPr>
            </w:rPrChange>
          </w:rPr>
          <w:t>Danecek</w:t>
        </w:r>
        <w:proofErr w:type="spellEnd"/>
        <w:r w:rsidRPr="002B2313">
          <w:rPr>
            <w:rFonts w:ascii="Times New Roman" w:eastAsia="Times New Roman" w:hAnsi="Times New Roman" w:cs="Times New Roman"/>
            <w:sz w:val="24"/>
            <w:szCs w:val="24"/>
            <w:lang w:val="en-US"/>
            <w:rPrChange w:id="543" w:author="Luana Soares" w:date="2025-05-06T19:32:00Z">
              <w:rPr>
                <w:rFonts w:eastAsia="Times New Roman"/>
                <w:color w:val="000000"/>
              </w:rPr>
            </w:rPrChange>
          </w:rPr>
          <w:t xml:space="preserve">, P., Auton, A., </w:t>
        </w:r>
        <w:proofErr w:type="spellStart"/>
        <w:r w:rsidRPr="002B2313">
          <w:rPr>
            <w:rFonts w:ascii="Times New Roman" w:eastAsia="Times New Roman" w:hAnsi="Times New Roman" w:cs="Times New Roman"/>
            <w:sz w:val="24"/>
            <w:szCs w:val="24"/>
            <w:lang w:val="en-US"/>
            <w:rPrChange w:id="544" w:author="Luana Soares" w:date="2025-05-06T19:32:00Z">
              <w:rPr>
                <w:rFonts w:eastAsia="Times New Roman"/>
                <w:color w:val="000000"/>
              </w:rPr>
            </w:rPrChange>
          </w:rPr>
          <w:t>Abecasis</w:t>
        </w:r>
        <w:proofErr w:type="spellEnd"/>
        <w:r w:rsidRPr="002B2313">
          <w:rPr>
            <w:rFonts w:ascii="Times New Roman" w:eastAsia="Times New Roman" w:hAnsi="Times New Roman" w:cs="Times New Roman"/>
            <w:sz w:val="24"/>
            <w:szCs w:val="24"/>
            <w:lang w:val="en-US"/>
            <w:rPrChange w:id="545" w:author="Luana Soares" w:date="2025-05-06T19:32:00Z">
              <w:rPr>
                <w:rFonts w:eastAsia="Times New Roman"/>
                <w:color w:val="000000"/>
              </w:rPr>
            </w:rPrChange>
          </w:rPr>
          <w:t xml:space="preserve">, G., Albers, C. A., Banks, E., </w:t>
        </w:r>
        <w:proofErr w:type="spellStart"/>
        <w:r w:rsidRPr="002B2313">
          <w:rPr>
            <w:rFonts w:ascii="Times New Roman" w:eastAsia="Times New Roman" w:hAnsi="Times New Roman" w:cs="Times New Roman"/>
            <w:sz w:val="24"/>
            <w:szCs w:val="24"/>
            <w:lang w:val="en-US"/>
            <w:rPrChange w:id="546" w:author="Luana Soares" w:date="2025-05-06T19:32:00Z">
              <w:rPr>
                <w:rFonts w:eastAsia="Times New Roman"/>
                <w:color w:val="000000"/>
              </w:rPr>
            </w:rPrChange>
          </w:rPr>
          <w:t>DePristo</w:t>
        </w:r>
        <w:proofErr w:type="spellEnd"/>
        <w:r w:rsidRPr="002B2313">
          <w:rPr>
            <w:rFonts w:ascii="Times New Roman" w:eastAsia="Times New Roman" w:hAnsi="Times New Roman" w:cs="Times New Roman"/>
            <w:sz w:val="24"/>
            <w:szCs w:val="24"/>
            <w:lang w:val="en-US"/>
            <w:rPrChange w:id="547" w:author="Luana Soares" w:date="2025-05-06T19:32:00Z">
              <w:rPr>
                <w:rFonts w:eastAsia="Times New Roman"/>
                <w:color w:val="000000"/>
              </w:rPr>
            </w:rPrChange>
          </w:rPr>
          <w:t xml:space="preserve">, M. A., Handsaker, R. E., Lunter, G., Marth, G. T., Sherry, S. T., McVean, G., &amp; Durbin, R. (2011). The variant call format and </w:t>
        </w:r>
        <w:proofErr w:type="spellStart"/>
        <w:r w:rsidRPr="002B2313">
          <w:rPr>
            <w:rFonts w:ascii="Times New Roman" w:eastAsia="Times New Roman" w:hAnsi="Times New Roman" w:cs="Times New Roman"/>
            <w:sz w:val="24"/>
            <w:szCs w:val="24"/>
            <w:lang w:val="en-US"/>
            <w:rPrChange w:id="548" w:author="Luana Soares" w:date="2025-05-06T19:32:00Z">
              <w:rPr>
                <w:rFonts w:eastAsia="Times New Roman"/>
                <w:color w:val="000000"/>
              </w:rPr>
            </w:rPrChange>
          </w:rPr>
          <w:t>VCFtools</w:t>
        </w:r>
        <w:proofErr w:type="spellEnd"/>
        <w:r w:rsidRPr="002B2313">
          <w:rPr>
            <w:rFonts w:ascii="Times New Roman" w:eastAsia="Times New Roman" w:hAnsi="Times New Roman" w:cs="Times New Roman"/>
            <w:sz w:val="24"/>
            <w:szCs w:val="24"/>
            <w:lang w:val="en-US"/>
            <w:rPrChange w:id="54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50" w:author="Luana Soares" w:date="2025-05-06T19:32:00Z">
              <w:rPr>
                <w:rFonts w:eastAsia="Times New Roman"/>
                <w:i/>
                <w:iCs/>
                <w:color w:val="000000"/>
              </w:rPr>
            </w:rPrChange>
          </w:rPr>
          <w:t>Bioinformatics</w:t>
        </w:r>
        <w:r w:rsidRPr="002B2313">
          <w:rPr>
            <w:rFonts w:ascii="Times New Roman" w:eastAsia="Times New Roman" w:hAnsi="Times New Roman" w:cs="Times New Roman"/>
            <w:sz w:val="24"/>
            <w:szCs w:val="24"/>
            <w:lang w:val="en-US"/>
            <w:rPrChange w:id="551"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52" w:author="Luana Soares" w:date="2025-05-06T19:32:00Z">
              <w:rPr>
                <w:rFonts w:eastAsia="Times New Roman"/>
                <w:i/>
                <w:iCs/>
                <w:color w:val="000000"/>
              </w:rPr>
            </w:rPrChange>
          </w:rPr>
          <w:t>27</w:t>
        </w:r>
        <w:r w:rsidRPr="002B2313">
          <w:rPr>
            <w:rFonts w:ascii="Times New Roman" w:eastAsia="Times New Roman" w:hAnsi="Times New Roman" w:cs="Times New Roman"/>
            <w:sz w:val="24"/>
            <w:szCs w:val="24"/>
            <w:lang w:val="en-US"/>
            <w:rPrChange w:id="553" w:author="Luana Soares" w:date="2025-05-06T19:32:00Z">
              <w:rPr>
                <w:rFonts w:eastAsia="Times New Roman"/>
                <w:color w:val="000000"/>
              </w:rPr>
            </w:rPrChange>
          </w:rPr>
          <w:t>(15), 2156–2158. https://doi.org/10.1093/bioinformatics/btr330</w:t>
        </w:r>
      </w:ins>
    </w:p>
    <w:p w14:paraId="1E0F4968" w14:textId="77777777" w:rsidR="005817B6" w:rsidRPr="002B2313" w:rsidRDefault="005817B6" w:rsidP="005817B6">
      <w:pPr>
        <w:autoSpaceDE w:val="0"/>
        <w:autoSpaceDN w:val="0"/>
        <w:ind w:hanging="480"/>
        <w:rPr>
          <w:ins w:id="554" w:author="Luana Soares" w:date="2025-05-06T18:46:00Z"/>
          <w:rFonts w:ascii="Times New Roman" w:eastAsia="Times New Roman" w:hAnsi="Times New Roman" w:cs="Times New Roman"/>
          <w:sz w:val="24"/>
          <w:szCs w:val="24"/>
          <w:lang w:val="en-US"/>
          <w:rPrChange w:id="555" w:author="Luana Soares" w:date="2025-05-06T19:32:00Z">
            <w:rPr>
              <w:ins w:id="556" w:author="Luana Soares" w:date="2025-05-06T18:46:00Z"/>
              <w:rFonts w:eastAsia="Times New Roman"/>
              <w:color w:val="000000"/>
            </w:rPr>
          </w:rPrChange>
        </w:rPr>
      </w:pPr>
      <w:proofErr w:type="spellStart"/>
      <w:ins w:id="557" w:author="Luana Soares" w:date="2025-05-06T18:46:00Z">
        <w:r w:rsidRPr="002B2313">
          <w:rPr>
            <w:rFonts w:ascii="Times New Roman" w:eastAsia="Times New Roman" w:hAnsi="Times New Roman" w:cs="Times New Roman"/>
            <w:sz w:val="24"/>
            <w:szCs w:val="24"/>
            <w:lang w:val="en-US"/>
            <w:rPrChange w:id="558" w:author="Luana Soares" w:date="2025-05-06T19:32:00Z">
              <w:rPr>
                <w:rFonts w:eastAsia="Times New Roman"/>
                <w:color w:val="000000"/>
              </w:rPr>
            </w:rPrChange>
          </w:rPr>
          <w:t>Danecek</w:t>
        </w:r>
        <w:proofErr w:type="spellEnd"/>
        <w:r w:rsidRPr="002B2313">
          <w:rPr>
            <w:rFonts w:ascii="Times New Roman" w:eastAsia="Times New Roman" w:hAnsi="Times New Roman" w:cs="Times New Roman"/>
            <w:sz w:val="24"/>
            <w:szCs w:val="24"/>
            <w:lang w:val="en-US"/>
            <w:rPrChange w:id="559" w:author="Luana Soares" w:date="2025-05-06T19:32:00Z">
              <w:rPr>
                <w:rFonts w:eastAsia="Times New Roman"/>
                <w:color w:val="000000"/>
              </w:rPr>
            </w:rPrChange>
          </w:rPr>
          <w:t xml:space="preserve">, P., Bonfield, J. K., Liddle, J., Marshall, J., Ohan, V., Pollard, M. O., </w:t>
        </w:r>
        <w:proofErr w:type="spellStart"/>
        <w:r w:rsidRPr="002B2313">
          <w:rPr>
            <w:rFonts w:ascii="Times New Roman" w:eastAsia="Times New Roman" w:hAnsi="Times New Roman" w:cs="Times New Roman"/>
            <w:sz w:val="24"/>
            <w:szCs w:val="24"/>
            <w:lang w:val="en-US"/>
            <w:rPrChange w:id="560" w:author="Luana Soares" w:date="2025-05-06T19:32:00Z">
              <w:rPr>
                <w:rFonts w:eastAsia="Times New Roman"/>
                <w:color w:val="000000"/>
              </w:rPr>
            </w:rPrChange>
          </w:rPr>
          <w:t>Whitwham</w:t>
        </w:r>
        <w:proofErr w:type="spellEnd"/>
        <w:r w:rsidRPr="002B2313">
          <w:rPr>
            <w:rFonts w:ascii="Times New Roman" w:eastAsia="Times New Roman" w:hAnsi="Times New Roman" w:cs="Times New Roman"/>
            <w:sz w:val="24"/>
            <w:szCs w:val="24"/>
            <w:lang w:val="en-US"/>
            <w:rPrChange w:id="561" w:author="Luana Soares" w:date="2025-05-06T19:32:00Z">
              <w:rPr>
                <w:rFonts w:eastAsia="Times New Roman"/>
                <w:color w:val="000000"/>
              </w:rPr>
            </w:rPrChange>
          </w:rPr>
          <w:t xml:space="preserve">, A., Keane, T., McCarthy, S. A., Davies, R. M., &amp; Li, H. (2021). Twelve years of </w:t>
        </w:r>
        <w:proofErr w:type="spellStart"/>
        <w:r w:rsidRPr="002B2313">
          <w:rPr>
            <w:rFonts w:ascii="Times New Roman" w:eastAsia="Times New Roman" w:hAnsi="Times New Roman" w:cs="Times New Roman"/>
            <w:sz w:val="24"/>
            <w:szCs w:val="24"/>
            <w:lang w:val="en-US"/>
            <w:rPrChange w:id="562" w:author="Luana Soares" w:date="2025-05-06T19:32:00Z">
              <w:rPr>
                <w:rFonts w:eastAsia="Times New Roman"/>
                <w:color w:val="000000"/>
              </w:rPr>
            </w:rPrChange>
          </w:rPr>
          <w:t>SAMtools</w:t>
        </w:r>
        <w:proofErr w:type="spellEnd"/>
        <w:r w:rsidRPr="002B2313">
          <w:rPr>
            <w:rFonts w:ascii="Times New Roman" w:eastAsia="Times New Roman" w:hAnsi="Times New Roman" w:cs="Times New Roman"/>
            <w:sz w:val="24"/>
            <w:szCs w:val="24"/>
            <w:lang w:val="en-US"/>
            <w:rPrChange w:id="563" w:author="Luana Soares" w:date="2025-05-06T19:32:00Z">
              <w:rPr>
                <w:rFonts w:eastAsia="Times New Roman"/>
                <w:color w:val="000000"/>
              </w:rPr>
            </w:rPrChange>
          </w:rPr>
          <w:t xml:space="preserve"> and </w:t>
        </w:r>
        <w:proofErr w:type="spellStart"/>
        <w:r w:rsidRPr="002B2313">
          <w:rPr>
            <w:rFonts w:ascii="Times New Roman" w:eastAsia="Times New Roman" w:hAnsi="Times New Roman" w:cs="Times New Roman"/>
            <w:sz w:val="24"/>
            <w:szCs w:val="24"/>
            <w:lang w:val="en-US"/>
            <w:rPrChange w:id="564" w:author="Luana Soares" w:date="2025-05-06T19:32:00Z">
              <w:rPr>
                <w:rFonts w:eastAsia="Times New Roman"/>
                <w:color w:val="000000"/>
              </w:rPr>
            </w:rPrChange>
          </w:rPr>
          <w:t>BCFtools</w:t>
        </w:r>
        <w:proofErr w:type="spellEnd"/>
        <w:r w:rsidRPr="002B2313">
          <w:rPr>
            <w:rFonts w:ascii="Times New Roman" w:eastAsia="Times New Roman" w:hAnsi="Times New Roman" w:cs="Times New Roman"/>
            <w:sz w:val="24"/>
            <w:szCs w:val="24"/>
            <w:lang w:val="en-US"/>
            <w:rPrChange w:id="565" w:author="Luana Soares" w:date="2025-05-06T19:32:00Z">
              <w:rPr>
                <w:rFonts w:eastAsia="Times New Roman"/>
                <w:color w:val="000000"/>
              </w:rPr>
            </w:rPrChange>
          </w:rPr>
          <w:t xml:space="preserve">. </w:t>
        </w:r>
        <w:proofErr w:type="spellStart"/>
        <w:r w:rsidRPr="002B2313">
          <w:rPr>
            <w:rFonts w:ascii="Times New Roman" w:eastAsia="Times New Roman" w:hAnsi="Times New Roman" w:cs="Times New Roman"/>
            <w:i/>
            <w:iCs/>
            <w:sz w:val="24"/>
            <w:szCs w:val="24"/>
            <w:lang w:val="en-US"/>
            <w:rPrChange w:id="566" w:author="Luana Soares" w:date="2025-05-06T19:32:00Z">
              <w:rPr>
                <w:rFonts w:eastAsia="Times New Roman"/>
                <w:i/>
                <w:iCs/>
                <w:color w:val="000000"/>
              </w:rPr>
            </w:rPrChange>
          </w:rPr>
          <w:t>GigaScience</w:t>
        </w:r>
        <w:proofErr w:type="spellEnd"/>
        <w:r w:rsidRPr="002B2313">
          <w:rPr>
            <w:rFonts w:ascii="Times New Roman" w:eastAsia="Times New Roman" w:hAnsi="Times New Roman" w:cs="Times New Roman"/>
            <w:sz w:val="24"/>
            <w:szCs w:val="24"/>
            <w:lang w:val="en-US"/>
            <w:rPrChange w:id="56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68" w:author="Luana Soares" w:date="2025-05-06T19:32:00Z">
              <w:rPr>
                <w:rFonts w:eastAsia="Times New Roman"/>
                <w:i/>
                <w:iCs/>
                <w:color w:val="000000"/>
              </w:rPr>
            </w:rPrChange>
          </w:rPr>
          <w:t>10</w:t>
        </w:r>
        <w:r w:rsidRPr="002B2313">
          <w:rPr>
            <w:rFonts w:ascii="Times New Roman" w:eastAsia="Times New Roman" w:hAnsi="Times New Roman" w:cs="Times New Roman"/>
            <w:sz w:val="24"/>
            <w:szCs w:val="24"/>
            <w:lang w:val="en-US"/>
            <w:rPrChange w:id="569" w:author="Luana Soares" w:date="2025-05-06T19:32:00Z">
              <w:rPr>
                <w:rFonts w:eastAsia="Times New Roman"/>
                <w:color w:val="000000"/>
              </w:rPr>
            </w:rPrChange>
          </w:rPr>
          <w:t>(2). https://doi.org/10.1093/gigascience/giab008</w:t>
        </w:r>
      </w:ins>
    </w:p>
    <w:p w14:paraId="4B7FDCB8" w14:textId="77777777" w:rsidR="005817B6" w:rsidRPr="002B2313" w:rsidRDefault="005817B6" w:rsidP="005817B6">
      <w:pPr>
        <w:autoSpaceDE w:val="0"/>
        <w:autoSpaceDN w:val="0"/>
        <w:ind w:hanging="480"/>
        <w:rPr>
          <w:ins w:id="570" w:author="Luana Soares" w:date="2025-05-06T18:46:00Z"/>
          <w:rFonts w:ascii="Times New Roman" w:eastAsia="Times New Roman" w:hAnsi="Times New Roman" w:cs="Times New Roman"/>
          <w:sz w:val="24"/>
          <w:szCs w:val="24"/>
          <w:lang w:val="en-US"/>
          <w:rPrChange w:id="571" w:author="Luana Soares" w:date="2025-05-06T19:32:00Z">
            <w:rPr>
              <w:ins w:id="572" w:author="Luana Soares" w:date="2025-05-06T18:46:00Z"/>
              <w:rFonts w:eastAsia="Times New Roman"/>
              <w:color w:val="000000"/>
            </w:rPr>
          </w:rPrChange>
        </w:rPr>
      </w:pPr>
      <w:ins w:id="573" w:author="Luana Soares" w:date="2025-05-06T18:46:00Z">
        <w:r w:rsidRPr="002B2313">
          <w:rPr>
            <w:rFonts w:ascii="Times New Roman" w:eastAsia="Times New Roman" w:hAnsi="Times New Roman" w:cs="Times New Roman"/>
            <w:sz w:val="24"/>
            <w:szCs w:val="24"/>
            <w:lang w:val="en-US"/>
            <w:rPrChange w:id="574" w:author="Luana Soares" w:date="2025-05-06T19:32:00Z">
              <w:rPr>
                <w:rFonts w:eastAsia="Times New Roman"/>
                <w:color w:val="000000"/>
              </w:rPr>
            </w:rPrChange>
          </w:rPr>
          <w:t xml:space="preserve">Davey, J. L., &amp; </w:t>
        </w:r>
        <w:proofErr w:type="spellStart"/>
        <w:r w:rsidRPr="002B2313">
          <w:rPr>
            <w:rFonts w:ascii="Times New Roman" w:eastAsia="Times New Roman" w:hAnsi="Times New Roman" w:cs="Times New Roman"/>
            <w:sz w:val="24"/>
            <w:szCs w:val="24"/>
            <w:lang w:val="en-US"/>
            <w:rPrChange w:id="575" w:author="Luana Soares" w:date="2025-05-06T19:32:00Z">
              <w:rPr>
                <w:rFonts w:eastAsia="Times New Roman"/>
                <w:color w:val="000000"/>
              </w:rPr>
            </w:rPrChange>
          </w:rPr>
          <w:t>Blaxter</w:t>
        </w:r>
        <w:proofErr w:type="spellEnd"/>
        <w:r w:rsidRPr="002B2313">
          <w:rPr>
            <w:rFonts w:ascii="Times New Roman" w:eastAsia="Times New Roman" w:hAnsi="Times New Roman" w:cs="Times New Roman"/>
            <w:sz w:val="24"/>
            <w:szCs w:val="24"/>
            <w:lang w:val="en-US"/>
            <w:rPrChange w:id="576" w:author="Luana Soares" w:date="2025-05-06T19:32:00Z">
              <w:rPr>
                <w:rFonts w:eastAsia="Times New Roman"/>
                <w:color w:val="000000"/>
              </w:rPr>
            </w:rPrChange>
          </w:rPr>
          <w:t xml:space="preserve">, M. W. (2010). </w:t>
        </w:r>
        <w:proofErr w:type="spellStart"/>
        <w:r w:rsidRPr="002B2313">
          <w:rPr>
            <w:rFonts w:ascii="Times New Roman" w:eastAsia="Times New Roman" w:hAnsi="Times New Roman" w:cs="Times New Roman"/>
            <w:sz w:val="24"/>
            <w:szCs w:val="24"/>
            <w:lang w:val="en-US"/>
            <w:rPrChange w:id="577" w:author="Luana Soares" w:date="2025-05-06T19:32:00Z">
              <w:rPr>
                <w:rFonts w:eastAsia="Times New Roman"/>
                <w:color w:val="000000"/>
              </w:rPr>
            </w:rPrChange>
          </w:rPr>
          <w:t>RADSeq</w:t>
        </w:r>
        <w:proofErr w:type="spellEnd"/>
        <w:r w:rsidRPr="002B2313">
          <w:rPr>
            <w:rFonts w:ascii="Times New Roman" w:eastAsia="Times New Roman" w:hAnsi="Times New Roman" w:cs="Times New Roman"/>
            <w:sz w:val="24"/>
            <w:szCs w:val="24"/>
            <w:lang w:val="en-US"/>
            <w:rPrChange w:id="578" w:author="Luana Soares" w:date="2025-05-06T19:32:00Z">
              <w:rPr>
                <w:rFonts w:eastAsia="Times New Roman"/>
                <w:color w:val="000000"/>
              </w:rPr>
            </w:rPrChange>
          </w:rPr>
          <w:t xml:space="preserve">: next-generation population genetics. </w:t>
        </w:r>
        <w:r w:rsidRPr="002B2313">
          <w:rPr>
            <w:rFonts w:ascii="Times New Roman" w:eastAsia="Times New Roman" w:hAnsi="Times New Roman" w:cs="Times New Roman"/>
            <w:i/>
            <w:iCs/>
            <w:sz w:val="24"/>
            <w:szCs w:val="24"/>
            <w:lang w:val="en-US"/>
            <w:rPrChange w:id="579" w:author="Luana Soares" w:date="2025-05-06T19:32:00Z">
              <w:rPr>
                <w:rFonts w:eastAsia="Times New Roman"/>
                <w:i/>
                <w:iCs/>
                <w:color w:val="000000"/>
              </w:rPr>
            </w:rPrChange>
          </w:rPr>
          <w:t>Briefings in Functional Genomics</w:t>
        </w:r>
        <w:r w:rsidRPr="002B2313">
          <w:rPr>
            <w:rFonts w:ascii="Times New Roman" w:eastAsia="Times New Roman" w:hAnsi="Times New Roman" w:cs="Times New Roman"/>
            <w:sz w:val="24"/>
            <w:szCs w:val="24"/>
            <w:lang w:val="en-US"/>
            <w:rPrChange w:id="58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81" w:author="Luana Soares" w:date="2025-05-06T19:32:00Z">
              <w:rPr>
                <w:rFonts w:eastAsia="Times New Roman"/>
                <w:i/>
                <w:iCs/>
                <w:color w:val="000000"/>
              </w:rPr>
            </w:rPrChange>
          </w:rPr>
          <w:t>9</w:t>
        </w:r>
        <w:r w:rsidRPr="002B2313">
          <w:rPr>
            <w:rFonts w:ascii="Times New Roman" w:eastAsia="Times New Roman" w:hAnsi="Times New Roman" w:cs="Times New Roman"/>
            <w:sz w:val="24"/>
            <w:szCs w:val="24"/>
            <w:lang w:val="en-US"/>
            <w:rPrChange w:id="582" w:author="Luana Soares" w:date="2025-05-06T19:32:00Z">
              <w:rPr>
                <w:rFonts w:eastAsia="Times New Roman"/>
                <w:color w:val="000000"/>
              </w:rPr>
            </w:rPrChange>
          </w:rPr>
          <w:t>(5–6), 416–423. https://doi.org/10.1093/BFGP/ELQ031</w:t>
        </w:r>
      </w:ins>
    </w:p>
    <w:p w14:paraId="034352B1" w14:textId="77777777" w:rsidR="005817B6" w:rsidRPr="002B2313" w:rsidRDefault="005817B6" w:rsidP="005817B6">
      <w:pPr>
        <w:autoSpaceDE w:val="0"/>
        <w:autoSpaceDN w:val="0"/>
        <w:ind w:hanging="480"/>
        <w:rPr>
          <w:ins w:id="583" w:author="Luana Soares" w:date="2025-05-06T18:46:00Z"/>
          <w:rFonts w:ascii="Times New Roman" w:eastAsia="Times New Roman" w:hAnsi="Times New Roman" w:cs="Times New Roman"/>
          <w:sz w:val="24"/>
          <w:szCs w:val="24"/>
          <w:lang w:val="en-US"/>
          <w:rPrChange w:id="584" w:author="Luana Soares" w:date="2025-05-06T19:32:00Z">
            <w:rPr>
              <w:ins w:id="585" w:author="Luana Soares" w:date="2025-05-06T18:46:00Z"/>
              <w:rFonts w:eastAsia="Times New Roman"/>
              <w:color w:val="000000"/>
            </w:rPr>
          </w:rPrChange>
        </w:rPr>
      </w:pPr>
      <w:ins w:id="586" w:author="Luana Soares" w:date="2025-05-06T18:46:00Z">
        <w:r w:rsidRPr="002B2313">
          <w:rPr>
            <w:rFonts w:ascii="Times New Roman" w:eastAsia="Times New Roman" w:hAnsi="Times New Roman" w:cs="Times New Roman"/>
            <w:sz w:val="24"/>
            <w:szCs w:val="24"/>
            <w:lang w:val="en-US"/>
            <w:rPrChange w:id="587" w:author="Luana Soares" w:date="2025-05-06T19:32:00Z">
              <w:rPr>
                <w:rFonts w:eastAsia="Times New Roman"/>
                <w:color w:val="000000"/>
              </w:rPr>
            </w:rPrChange>
          </w:rPr>
          <w:t xml:space="preserve">Davey, J. W., Hohenlohe, P. A., Etter, P. D., Boone, J. Q., </w:t>
        </w:r>
        <w:proofErr w:type="spellStart"/>
        <w:r w:rsidRPr="002B2313">
          <w:rPr>
            <w:rFonts w:ascii="Times New Roman" w:eastAsia="Times New Roman" w:hAnsi="Times New Roman" w:cs="Times New Roman"/>
            <w:sz w:val="24"/>
            <w:szCs w:val="24"/>
            <w:lang w:val="en-US"/>
            <w:rPrChange w:id="588" w:author="Luana Soares" w:date="2025-05-06T19:32:00Z">
              <w:rPr>
                <w:rFonts w:eastAsia="Times New Roman"/>
                <w:color w:val="000000"/>
              </w:rPr>
            </w:rPrChange>
          </w:rPr>
          <w:t>Catchen</w:t>
        </w:r>
        <w:proofErr w:type="spellEnd"/>
        <w:r w:rsidRPr="002B2313">
          <w:rPr>
            <w:rFonts w:ascii="Times New Roman" w:eastAsia="Times New Roman" w:hAnsi="Times New Roman" w:cs="Times New Roman"/>
            <w:sz w:val="24"/>
            <w:szCs w:val="24"/>
            <w:lang w:val="en-US"/>
            <w:rPrChange w:id="589" w:author="Luana Soares" w:date="2025-05-06T19:32:00Z">
              <w:rPr>
                <w:rFonts w:eastAsia="Times New Roman"/>
                <w:color w:val="000000"/>
              </w:rPr>
            </w:rPrChange>
          </w:rPr>
          <w:t xml:space="preserve">, J. M., &amp; </w:t>
        </w:r>
        <w:proofErr w:type="spellStart"/>
        <w:r w:rsidRPr="002B2313">
          <w:rPr>
            <w:rFonts w:ascii="Times New Roman" w:eastAsia="Times New Roman" w:hAnsi="Times New Roman" w:cs="Times New Roman"/>
            <w:sz w:val="24"/>
            <w:szCs w:val="24"/>
            <w:lang w:val="en-US"/>
            <w:rPrChange w:id="590" w:author="Luana Soares" w:date="2025-05-06T19:32:00Z">
              <w:rPr>
                <w:rFonts w:eastAsia="Times New Roman"/>
                <w:color w:val="000000"/>
              </w:rPr>
            </w:rPrChange>
          </w:rPr>
          <w:t>Blaxter</w:t>
        </w:r>
        <w:proofErr w:type="spellEnd"/>
        <w:r w:rsidRPr="002B2313">
          <w:rPr>
            <w:rFonts w:ascii="Times New Roman" w:eastAsia="Times New Roman" w:hAnsi="Times New Roman" w:cs="Times New Roman"/>
            <w:sz w:val="24"/>
            <w:szCs w:val="24"/>
            <w:lang w:val="en-US"/>
            <w:rPrChange w:id="591" w:author="Luana Soares" w:date="2025-05-06T19:32:00Z">
              <w:rPr>
                <w:rFonts w:eastAsia="Times New Roman"/>
                <w:color w:val="000000"/>
              </w:rPr>
            </w:rPrChange>
          </w:rPr>
          <w:t xml:space="preserve">, M. L. (2011). Genome-wide genetic marker discovery and genotyping using next-generation sequencing. </w:t>
        </w:r>
        <w:r w:rsidRPr="002B2313">
          <w:rPr>
            <w:rFonts w:ascii="Times New Roman" w:eastAsia="Times New Roman" w:hAnsi="Times New Roman" w:cs="Times New Roman"/>
            <w:i/>
            <w:iCs/>
            <w:sz w:val="24"/>
            <w:szCs w:val="24"/>
            <w:lang w:val="en-US"/>
            <w:rPrChange w:id="592" w:author="Luana Soares" w:date="2025-05-06T19:32:00Z">
              <w:rPr>
                <w:rFonts w:eastAsia="Times New Roman"/>
                <w:i/>
                <w:iCs/>
                <w:color w:val="000000"/>
              </w:rPr>
            </w:rPrChange>
          </w:rPr>
          <w:t>Nature Reviews Genetics</w:t>
        </w:r>
        <w:r w:rsidRPr="002B2313">
          <w:rPr>
            <w:rFonts w:ascii="Times New Roman" w:eastAsia="Times New Roman" w:hAnsi="Times New Roman" w:cs="Times New Roman"/>
            <w:sz w:val="24"/>
            <w:szCs w:val="24"/>
            <w:lang w:val="en-US"/>
            <w:rPrChange w:id="593"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594" w:author="Luana Soares" w:date="2025-05-06T19:32:00Z">
              <w:rPr>
                <w:rFonts w:eastAsia="Times New Roman"/>
                <w:i/>
                <w:iCs/>
                <w:color w:val="000000"/>
              </w:rPr>
            </w:rPrChange>
          </w:rPr>
          <w:t>12</w:t>
        </w:r>
        <w:r w:rsidRPr="002B2313">
          <w:rPr>
            <w:rFonts w:ascii="Times New Roman" w:eastAsia="Times New Roman" w:hAnsi="Times New Roman" w:cs="Times New Roman"/>
            <w:sz w:val="24"/>
            <w:szCs w:val="24"/>
            <w:lang w:val="en-US"/>
            <w:rPrChange w:id="595" w:author="Luana Soares" w:date="2025-05-06T19:32:00Z">
              <w:rPr>
                <w:rFonts w:eastAsia="Times New Roman"/>
                <w:color w:val="000000"/>
              </w:rPr>
            </w:rPrChange>
          </w:rPr>
          <w:t>(7), 499–510. https://doi.org/10.1038/nrg3012</w:t>
        </w:r>
      </w:ins>
    </w:p>
    <w:p w14:paraId="48C80D98" w14:textId="77777777" w:rsidR="005817B6" w:rsidRPr="002B2313" w:rsidRDefault="005817B6" w:rsidP="005817B6">
      <w:pPr>
        <w:autoSpaceDE w:val="0"/>
        <w:autoSpaceDN w:val="0"/>
        <w:ind w:hanging="480"/>
        <w:rPr>
          <w:ins w:id="596" w:author="Luana Soares" w:date="2025-05-06T18:46:00Z"/>
          <w:rFonts w:ascii="Times New Roman" w:eastAsia="Times New Roman" w:hAnsi="Times New Roman" w:cs="Times New Roman"/>
          <w:sz w:val="24"/>
          <w:szCs w:val="24"/>
          <w:lang w:val="en-US"/>
          <w:rPrChange w:id="597" w:author="Luana Soares" w:date="2025-05-06T19:32:00Z">
            <w:rPr>
              <w:ins w:id="598" w:author="Luana Soares" w:date="2025-05-06T18:46:00Z"/>
              <w:rFonts w:eastAsia="Times New Roman"/>
              <w:color w:val="000000"/>
            </w:rPr>
          </w:rPrChange>
        </w:rPr>
      </w:pPr>
      <w:ins w:id="599" w:author="Luana Soares" w:date="2025-05-06T18:46:00Z">
        <w:r w:rsidRPr="002B2313">
          <w:rPr>
            <w:rFonts w:ascii="Times New Roman" w:eastAsia="Times New Roman" w:hAnsi="Times New Roman" w:cs="Times New Roman"/>
            <w:sz w:val="24"/>
            <w:szCs w:val="24"/>
            <w:lang w:val="en-US"/>
            <w:rPrChange w:id="600" w:author="Luana Soares" w:date="2025-05-06T19:32:00Z">
              <w:rPr>
                <w:rFonts w:eastAsia="Times New Roman"/>
                <w:color w:val="000000"/>
              </w:rPr>
            </w:rPrChange>
          </w:rPr>
          <w:t xml:space="preserve">Duchen, P., &amp; Salamin, N. (2021). A Cautionary Note on the Use of Genotype Callers in </w:t>
        </w:r>
        <w:proofErr w:type="spellStart"/>
        <w:r w:rsidRPr="002B2313">
          <w:rPr>
            <w:rFonts w:ascii="Times New Roman" w:eastAsia="Times New Roman" w:hAnsi="Times New Roman" w:cs="Times New Roman"/>
            <w:sz w:val="24"/>
            <w:szCs w:val="24"/>
            <w:lang w:val="en-US"/>
            <w:rPrChange w:id="601" w:author="Luana Soares" w:date="2025-05-06T19:32:00Z">
              <w:rPr>
                <w:rFonts w:eastAsia="Times New Roman"/>
                <w:color w:val="000000"/>
              </w:rPr>
            </w:rPrChange>
          </w:rPr>
          <w:t>Phylogenomics</w:t>
        </w:r>
        <w:proofErr w:type="spellEnd"/>
        <w:r w:rsidRPr="002B2313">
          <w:rPr>
            <w:rFonts w:ascii="Times New Roman" w:eastAsia="Times New Roman" w:hAnsi="Times New Roman" w:cs="Times New Roman"/>
            <w:sz w:val="24"/>
            <w:szCs w:val="24"/>
            <w:lang w:val="en-US"/>
            <w:rPrChange w:id="602"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03" w:author="Luana Soares" w:date="2025-05-06T19:32:00Z">
              <w:rPr>
                <w:rFonts w:eastAsia="Times New Roman"/>
                <w:i/>
                <w:iCs/>
                <w:color w:val="000000"/>
              </w:rPr>
            </w:rPrChange>
          </w:rPr>
          <w:t>Systematic Biology</w:t>
        </w:r>
        <w:r w:rsidRPr="002B2313">
          <w:rPr>
            <w:rFonts w:ascii="Times New Roman" w:eastAsia="Times New Roman" w:hAnsi="Times New Roman" w:cs="Times New Roman"/>
            <w:sz w:val="24"/>
            <w:szCs w:val="24"/>
            <w:lang w:val="en-US"/>
            <w:rPrChange w:id="60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05" w:author="Luana Soares" w:date="2025-05-06T19:32:00Z">
              <w:rPr>
                <w:rFonts w:eastAsia="Times New Roman"/>
                <w:i/>
                <w:iCs/>
                <w:color w:val="000000"/>
              </w:rPr>
            </w:rPrChange>
          </w:rPr>
          <w:t>70</w:t>
        </w:r>
        <w:r w:rsidRPr="002B2313">
          <w:rPr>
            <w:rFonts w:ascii="Times New Roman" w:eastAsia="Times New Roman" w:hAnsi="Times New Roman" w:cs="Times New Roman"/>
            <w:sz w:val="24"/>
            <w:szCs w:val="24"/>
            <w:lang w:val="en-US"/>
            <w:rPrChange w:id="606" w:author="Luana Soares" w:date="2025-05-06T19:32:00Z">
              <w:rPr>
                <w:rFonts w:eastAsia="Times New Roman"/>
                <w:color w:val="000000"/>
              </w:rPr>
            </w:rPrChange>
          </w:rPr>
          <w:t>(4), 844–854. https://doi.org/10.1093/sysbio/syaa081</w:t>
        </w:r>
      </w:ins>
    </w:p>
    <w:p w14:paraId="3DBE4A07" w14:textId="77777777" w:rsidR="005817B6" w:rsidRPr="002B2313" w:rsidRDefault="005817B6" w:rsidP="005817B6">
      <w:pPr>
        <w:autoSpaceDE w:val="0"/>
        <w:autoSpaceDN w:val="0"/>
        <w:ind w:hanging="480"/>
        <w:rPr>
          <w:ins w:id="607" w:author="Luana Soares" w:date="2025-05-06T18:46:00Z"/>
          <w:rFonts w:ascii="Times New Roman" w:eastAsia="Times New Roman" w:hAnsi="Times New Roman" w:cs="Times New Roman"/>
          <w:sz w:val="24"/>
          <w:szCs w:val="24"/>
          <w:lang w:val="en-US"/>
          <w:rPrChange w:id="608" w:author="Luana Soares" w:date="2025-05-06T19:32:00Z">
            <w:rPr>
              <w:ins w:id="609" w:author="Luana Soares" w:date="2025-05-06T18:46:00Z"/>
              <w:rFonts w:eastAsia="Times New Roman"/>
              <w:color w:val="000000"/>
            </w:rPr>
          </w:rPrChange>
        </w:rPr>
      </w:pPr>
      <w:ins w:id="610" w:author="Luana Soares" w:date="2025-05-06T18:46:00Z">
        <w:r w:rsidRPr="002B2313">
          <w:rPr>
            <w:rFonts w:ascii="Times New Roman" w:eastAsia="Times New Roman" w:hAnsi="Times New Roman" w:cs="Times New Roman"/>
            <w:sz w:val="24"/>
            <w:szCs w:val="24"/>
            <w:lang w:val="en-US"/>
            <w:rPrChange w:id="611" w:author="Luana Soares" w:date="2025-05-06T19:32:00Z">
              <w:rPr>
                <w:rFonts w:eastAsia="Times New Roman"/>
                <w:color w:val="000000"/>
              </w:rPr>
            </w:rPrChange>
          </w:rPr>
          <w:t xml:space="preserve">Earl, D. A., &amp; </w:t>
        </w:r>
        <w:proofErr w:type="spellStart"/>
        <w:r w:rsidRPr="002B2313">
          <w:rPr>
            <w:rFonts w:ascii="Times New Roman" w:eastAsia="Times New Roman" w:hAnsi="Times New Roman" w:cs="Times New Roman"/>
            <w:sz w:val="24"/>
            <w:szCs w:val="24"/>
            <w:lang w:val="en-US"/>
            <w:rPrChange w:id="612" w:author="Luana Soares" w:date="2025-05-06T19:32:00Z">
              <w:rPr>
                <w:rFonts w:eastAsia="Times New Roman"/>
                <w:color w:val="000000"/>
              </w:rPr>
            </w:rPrChange>
          </w:rPr>
          <w:t>vonHoldt</w:t>
        </w:r>
        <w:proofErr w:type="spellEnd"/>
        <w:r w:rsidRPr="002B2313">
          <w:rPr>
            <w:rFonts w:ascii="Times New Roman" w:eastAsia="Times New Roman" w:hAnsi="Times New Roman" w:cs="Times New Roman"/>
            <w:sz w:val="24"/>
            <w:szCs w:val="24"/>
            <w:lang w:val="en-US"/>
            <w:rPrChange w:id="613" w:author="Luana Soares" w:date="2025-05-06T19:32:00Z">
              <w:rPr>
                <w:rFonts w:eastAsia="Times New Roman"/>
                <w:color w:val="000000"/>
              </w:rPr>
            </w:rPrChange>
          </w:rPr>
          <w:t xml:space="preserve">, B. M. (2012). STRUCTURE HARVESTER: a website and program for visualizing STRUCTURE output and implementing the </w:t>
        </w:r>
        <w:proofErr w:type="spellStart"/>
        <w:r w:rsidRPr="002B2313">
          <w:rPr>
            <w:rFonts w:ascii="Times New Roman" w:eastAsia="Times New Roman" w:hAnsi="Times New Roman" w:cs="Times New Roman"/>
            <w:sz w:val="24"/>
            <w:szCs w:val="24"/>
            <w:lang w:val="en-US"/>
            <w:rPrChange w:id="614" w:author="Luana Soares" w:date="2025-05-06T19:32:00Z">
              <w:rPr>
                <w:rFonts w:eastAsia="Times New Roman"/>
                <w:color w:val="000000"/>
              </w:rPr>
            </w:rPrChange>
          </w:rPr>
          <w:t>Evanno</w:t>
        </w:r>
        <w:proofErr w:type="spellEnd"/>
        <w:r w:rsidRPr="002B2313">
          <w:rPr>
            <w:rFonts w:ascii="Times New Roman" w:eastAsia="Times New Roman" w:hAnsi="Times New Roman" w:cs="Times New Roman"/>
            <w:sz w:val="24"/>
            <w:szCs w:val="24"/>
            <w:lang w:val="en-US"/>
            <w:rPrChange w:id="615" w:author="Luana Soares" w:date="2025-05-06T19:32:00Z">
              <w:rPr>
                <w:rFonts w:eastAsia="Times New Roman"/>
                <w:color w:val="000000"/>
              </w:rPr>
            </w:rPrChange>
          </w:rPr>
          <w:t xml:space="preserve"> method. </w:t>
        </w:r>
        <w:r w:rsidRPr="002B2313">
          <w:rPr>
            <w:rFonts w:ascii="Times New Roman" w:eastAsia="Times New Roman" w:hAnsi="Times New Roman" w:cs="Times New Roman"/>
            <w:i/>
            <w:iCs/>
            <w:sz w:val="24"/>
            <w:szCs w:val="24"/>
            <w:lang w:val="en-US"/>
            <w:rPrChange w:id="616" w:author="Luana Soares" w:date="2025-05-06T19:32:00Z">
              <w:rPr>
                <w:rFonts w:eastAsia="Times New Roman"/>
                <w:i/>
                <w:iCs/>
                <w:color w:val="000000"/>
              </w:rPr>
            </w:rPrChange>
          </w:rPr>
          <w:t>Conservation Genetics Resources</w:t>
        </w:r>
        <w:r w:rsidRPr="002B2313">
          <w:rPr>
            <w:rFonts w:ascii="Times New Roman" w:eastAsia="Times New Roman" w:hAnsi="Times New Roman" w:cs="Times New Roman"/>
            <w:sz w:val="24"/>
            <w:szCs w:val="24"/>
            <w:lang w:val="en-US"/>
            <w:rPrChange w:id="61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18" w:author="Luana Soares" w:date="2025-05-06T19:32:00Z">
              <w:rPr>
                <w:rFonts w:eastAsia="Times New Roman"/>
                <w:i/>
                <w:iCs/>
                <w:color w:val="000000"/>
              </w:rPr>
            </w:rPrChange>
          </w:rPr>
          <w:t>4</w:t>
        </w:r>
        <w:r w:rsidRPr="002B2313">
          <w:rPr>
            <w:rFonts w:ascii="Times New Roman" w:eastAsia="Times New Roman" w:hAnsi="Times New Roman" w:cs="Times New Roman"/>
            <w:sz w:val="24"/>
            <w:szCs w:val="24"/>
            <w:lang w:val="en-US"/>
            <w:rPrChange w:id="619" w:author="Luana Soares" w:date="2025-05-06T19:32:00Z">
              <w:rPr>
                <w:rFonts w:eastAsia="Times New Roman"/>
                <w:color w:val="000000"/>
              </w:rPr>
            </w:rPrChange>
          </w:rPr>
          <w:t>(2), 359–361. https://doi.org/10.1007/s12686-011-9548-7</w:t>
        </w:r>
      </w:ins>
    </w:p>
    <w:p w14:paraId="482AB5CD" w14:textId="77777777" w:rsidR="005817B6" w:rsidRPr="002B2313" w:rsidRDefault="005817B6" w:rsidP="005817B6">
      <w:pPr>
        <w:autoSpaceDE w:val="0"/>
        <w:autoSpaceDN w:val="0"/>
        <w:ind w:hanging="480"/>
        <w:rPr>
          <w:ins w:id="620" w:author="Luana Soares" w:date="2025-05-06T18:46:00Z"/>
          <w:rFonts w:ascii="Times New Roman" w:eastAsia="Times New Roman" w:hAnsi="Times New Roman" w:cs="Times New Roman"/>
          <w:sz w:val="24"/>
          <w:szCs w:val="24"/>
          <w:lang w:val="en-US"/>
          <w:rPrChange w:id="621" w:author="Luana Soares" w:date="2025-05-06T19:32:00Z">
            <w:rPr>
              <w:ins w:id="622" w:author="Luana Soares" w:date="2025-05-06T18:46:00Z"/>
              <w:rFonts w:eastAsia="Times New Roman"/>
              <w:color w:val="000000"/>
            </w:rPr>
          </w:rPrChange>
        </w:rPr>
      </w:pPr>
      <w:ins w:id="623" w:author="Luana Soares" w:date="2025-05-06T18:46:00Z">
        <w:r w:rsidRPr="002B2313">
          <w:rPr>
            <w:rFonts w:ascii="Times New Roman" w:eastAsia="Times New Roman" w:hAnsi="Times New Roman" w:cs="Times New Roman"/>
            <w:sz w:val="24"/>
            <w:szCs w:val="24"/>
            <w:lang w:val="en-US"/>
            <w:rPrChange w:id="624" w:author="Luana Soares" w:date="2025-05-06T19:32:00Z">
              <w:rPr>
                <w:rFonts w:eastAsia="Times New Roman"/>
                <w:color w:val="000000"/>
              </w:rPr>
            </w:rPrChange>
          </w:rPr>
          <w:t xml:space="preserve">Ellegren, H. (2014). Genome sequencing and population genomics in non-model organisms. </w:t>
        </w:r>
        <w:r w:rsidRPr="002B2313">
          <w:rPr>
            <w:rFonts w:ascii="Times New Roman" w:eastAsia="Times New Roman" w:hAnsi="Times New Roman" w:cs="Times New Roman"/>
            <w:i/>
            <w:iCs/>
            <w:sz w:val="24"/>
            <w:szCs w:val="24"/>
            <w:lang w:val="en-US"/>
            <w:rPrChange w:id="625" w:author="Luana Soares" w:date="2025-05-06T19:32:00Z">
              <w:rPr>
                <w:rFonts w:eastAsia="Times New Roman"/>
                <w:i/>
                <w:iCs/>
                <w:color w:val="000000"/>
              </w:rPr>
            </w:rPrChange>
          </w:rPr>
          <w:t>Trends in Ecology &amp; Evolution</w:t>
        </w:r>
        <w:r w:rsidRPr="002B2313">
          <w:rPr>
            <w:rFonts w:ascii="Times New Roman" w:eastAsia="Times New Roman" w:hAnsi="Times New Roman" w:cs="Times New Roman"/>
            <w:sz w:val="24"/>
            <w:szCs w:val="24"/>
            <w:lang w:val="en-US"/>
            <w:rPrChange w:id="626"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27" w:author="Luana Soares" w:date="2025-05-06T19:32:00Z">
              <w:rPr>
                <w:rFonts w:eastAsia="Times New Roman"/>
                <w:i/>
                <w:iCs/>
                <w:color w:val="000000"/>
              </w:rPr>
            </w:rPrChange>
          </w:rPr>
          <w:t>29</w:t>
        </w:r>
        <w:r w:rsidRPr="002B2313">
          <w:rPr>
            <w:rFonts w:ascii="Times New Roman" w:eastAsia="Times New Roman" w:hAnsi="Times New Roman" w:cs="Times New Roman"/>
            <w:sz w:val="24"/>
            <w:szCs w:val="24"/>
            <w:lang w:val="en-US"/>
            <w:rPrChange w:id="628" w:author="Luana Soares" w:date="2025-05-06T19:32:00Z">
              <w:rPr>
                <w:rFonts w:eastAsia="Times New Roman"/>
                <w:color w:val="000000"/>
              </w:rPr>
            </w:rPrChange>
          </w:rPr>
          <w:t>(1), 51–63. https://doi.org/10.1016/J.TREE.2013.09.008</w:t>
        </w:r>
      </w:ins>
    </w:p>
    <w:p w14:paraId="298D4959" w14:textId="77777777" w:rsidR="005817B6" w:rsidRPr="002B2313" w:rsidRDefault="005817B6" w:rsidP="005817B6">
      <w:pPr>
        <w:autoSpaceDE w:val="0"/>
        <w:autoSpaceDN w:val="0"/>
        <w:ind w:hanging="480"/>
        <w:rPr>
          <w:ins w:id="629" w:author="Luana Soares" w:date="2025-05-06T18:46:00Z"/>
          <w:rFonts w:ascii="Times New Roman" w:eastAsia="Times New Roman" w:hAnsi="Times New Roman" w:cs="Times New Roman"/>
          <w:sz w:val="24"/>
          <w:szCs w:val="24"/>
          <w:lang w:val="en-US"/>
          <w:rPrChange w:id="630" w:author="Luana Soares" w:date="2025-05-06T19:32:00Z">
            <w:rPr>
              <w:ins w:id="631" w:author="Luana Soares" w:date="2025-05-06T18:46:00Z"/>
              <w:rFonts w:eastAsia="Times New Roman"/>
              <w:color w:val="000000"/>
            </w:rPr>
          </w:rPrChange>
        </w:rPr>
      </w:pPr>
      <w:ins w:id="632" w:author="Luana Soares" w:date="2025-05-06T18:46:00Z">
        <w:r w:rsidRPr="002B2313">
          <w:rPr>
            <w:rFonts w:ascii="Times New Roman" w:eastAsia="Times New Roman" w:hAnsi="Times New Roman" w:cs="Times New Roman"/>
            <w:sz w:val="24"/>
            <w:szCs w:val="24"/>
            <w:lang w:val="en-US"/>
            <w:rPrChange w:id="633" w:author="Luana Soares" w:date="2025-05-06T19:32:00Z">
              <w:rPr>
                <w:rFonts w:eastAsia="Times New Roman"/>
                <w:color w:val="000000"/>
              </w:rPr>
            </w:rPrChange>
          </w:rPr>
          <w:t>EVANNO, G., REGNAUT, S., &amp; GOUDET, J. (2005). Detecting the number of clusters of individuals using the software &lt;</w:t>
        </w:r>
        <w:proofErr w:type="spellStart"/>
        <w:r w:rsidRPr="002B2313">
          <w:rPr>
            <w:rFonts w:ascii="Times New Roman" w:eastAsia="Times New Roman" w:hAnsi="Times New Roman" w:cs="Times New Roman"/>
            <w:sz w:val="24"/>
            <w:szCs w:val="24"/>
            <w:lang w:val="en-US"/>
            <w:rPrChange w:id="634"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635" w:author="Luana Soares" w:date="2025-05-06T19:32:00Z">
              <w:rPr>
                <w:rFonts w:eastAsia="Times New Roman"/>
                <w:color w:val="000000"/>
              </w:rPr>
            </w:rPrChange>
          </w:rPr>
          <w:t>&gt;structure&lt;/</w:t>
        </w:r>
        <w:proofErr w:type="spellStart"/>
        <w:r w:rsidRPr="002B2313">
          <w:rPr>
            <w:rFonts w:ascii="Times New Roman" w:eastAsia="Times New Roman" w:hAnsi="Times New Roman" w:cs="Times New Roman"/>
            <w:sz w:val="24"/>
            <w:szCs w:val="24"/>
            <w:lang w:val="en-US"/>
            <w:rPrChange w:id="636" w:author="Luana Soares" w:date="2025-05-06T19:32:00Z">
              <w:rPr>
                <w:rFonts w:eastAsia="Times New Roman"/>
                <w:color w:val="000000"/>
              </w:rPr>
            </w:rPrChange>
          </w:rPr>
          <w:t>scp</w:t>
        </w:r>
        <w:proofErr w:type="spellEnd"/>
        <w:proofErr w:type="gramStart"/>
        <w:r w:rsidRPr="002B2313">
          <w:rPr>
            <w:rFonts w:ascii="Times New Roman" w:eastAsia="Times New Roman" w:hAnsi="Times New Roman" w:cs="Times New Roman"/>
            <w:sz w:val="24"/>
            <w:szCs w:val="24"/>
            <w:lang w:val="en-US"/>
            <w:rPrChange w:id="637" w:author="Luana Soares" w:date="2025-05-06T19:32:00Z">
              <w:rPr>
                <w:rFonts w:eastAsia="Times New Roman"/>
                <w:color w:val="000000"/>
              </w:rPr>
            </w:rPrChange>
          </w:rPr>
          <w:t>&gt; :</w:t>
        </w:r>
        <w:proofErr w:type="gramEnd"/>
        <w:r w:rsidRPr="002B2313">
          <w:rPr>
            <w:rFonts w:ascii="Times New Roman" w:eastAsia="Times New Roman" w:hAnsi="Times New Roman" w:cs="Times New Roman"/>
            <w:sz w:val="24"/>
            <w:szCs w:val="24"/>
            <w:lang w:val="en-US"/>
            <w:rPrChange w:id="638" w:author="Luana Soares" w:date="2025-05-06T19:32:00Z">
              <w:rPr>
                <w:rFonts w:eastAsia="Times New Roman"/>
                <w:color w:val="000000"/>
              </w:rPr>
            </w:rPrChange>
          </w:rPr>
          <w:t xml:space="preserve"> a simulation study. </w:t>
        </w:r>
        <w:r w:rsidRPr="002B2313">
          <w:rPr>
            <w:rFonts w:ascii="Times New Roman" w:eastAsia="Times New Roman" w:hAnsi="Times New Roman" w:cs="Times New Roman"/>
            <w:i/>
            <w:iCs/>
            <w:sz w:val="24"/>
            <w:szCs w:val="24"/>
            <w:lang w:val="en-US"/>
            <w:rPrChange w:id="639" w:author="Luana Soares" w:date="2025-05-06T19:32:00Z">
              <w:rPr>
                <w:rFonts w:eastAsia="Times New Roman"/>
                <w:i/>
                <w:iCs/>
                <w:color w:val="000000"/>
              </w:rPr>
            </w:rPrChange>
          </w:rPr>
          <w:t>Molecular Ecology</w:t>
        </w:r>
        <w:r w:rsidRPr="002B2313">
          <w:rPr>
            <w:rFonts w:ascii="Times New Roman" w:eastAsia="Times New Roman" w:hAnsi="Times New Roman" w:cs="Times New Roman"/>
            <w:sz w:val="24"/>
            <w:szCs w:val="24"/>
            <w:lang w:val="en-US"/>
            <w:rPrChange w:id="64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41" w:author="Luana Soares" w:date="2025-05-06T19:32:00Z">
              <w:rPr>
                <w:rFonts w:eastAsia="Times New Roman"/>
                <w:i/>
                <w:iCs/>
                <w:color w:val="000000"/>
              </w:rPr>
            </w:rPrChange>
          </w:rPr>
          <w:t>14</w:t>
        </w:r>
        <w:r w:rsidRPr="002B2313">
          <w:rPr>
            <w:rFonts w:ascii="Times New Roman" w:eastAsia="Times New Roman" w:hAnsi="Times New Roman" w:cs="Times New Roman"/>
            <w:sz w:val="24"/>
            <w:szCs w:val="24"/>
            <w:lang w:val="en-US"/>
            <w:rPrChange w:id="642" w:author="Luana Soares" w:date="2025-05-06T19:32:00Z">
              <w:rPr>
                <w:rFonts w:eastAsia="Times New Roman"/>
                <w:color w:val="000000"/>
              </w:rPr>
            </w:rPrChange>
          </w:rPr>
          <w:t>(8), 2611–2620. https://doi.org/10.1111/j.1365-294X.2005.02553.x</w:t>
        </w:r>
      </w:ins>
    </w:p>
    <w:p w14:paraId="2C43A6F0" w14:textId="77777777" w:rsidR="005817B6" w:rsidRPr="002B2313" w:rsidRDefault="005817B6" w:rsidP="005817B6">
      <w:pPr>
        <w:autoSpaceDE w:val="0"/>
        <w:autoSpaceDN w:val="0"/>
        <w:ind w:hanging="480"/>
        <w:rPr>
          <w:ins w:id="643" w:author="Luana Soares" w:date="2025-05-06T18:46:00Z"/>
          <w:rFonts w:ascii="Times New Roman" w:eastAsia="Times New Roman" w:hAnsi="Times New Roman" w:cs="Times New Roman"/>
          <w:sz w:val="24"/>
          <w:szCs w:val="24"/>
          <w:lang w:val="en-US"/>
          <w:rPrChange w:id="644" w:author="Luana Soares" w:date="2025-05-06T19:32:00Z">
            <w:rPr>
              <w:ins w:id="645" w:author="Luana Soares" w:date="2025-05-06T18:46:00Z"/>
              <w:rFonts w:eastAsia="Times New Roman"/>
              <w:color w:val="000000"/>
            </w:rPr>
          </w:rPrChange>
        </w:rPr>
      </w:pPr>
      <w:proofErr w:type="spellStart"/>
      <w:ins w:id="646" w:author="Luana Soares" w:date="2025-05-06T18:46:00Z">
        <w:r w:rsidRPr="002B2313">
          <w:rPr>
            <w:rFonts w:ascii="Times New Roman" w:eastAsia="Times New Roman" w:hAnsi="Times New Roman" w:cs="Times New Roman"/>
            <w:sz w:val="24"/>
            <w:szCs w:val="24"/>
            <w:lang w:val="en-US"/>
            <w:rPrChange w:id="647" w:author="Luana Soares" w:date="2025-05-06T19:32:00Z">
              <w:rPr>
                <w:rFonts w:eastAsia="Times New Roman"/>
                <w:color w:val="000000"/>
              </w:rPr>
            </w:rPrChange>
          </w:rPr>
          <w:lastRenderedPageBreak/>
          <w:t>Ewels</w:t>
        </w:r>
        <w:proofErr w:type="spellEnd"/>
        <w:r w:rsidRPr="002B2313">
          <w:rPr>
            <w:rFonts w:ascii="Times New Roman" w:eastAsia="Times New Roman" w:hAnsi="Times New Roman" w:cs="Times New Roman"/>
            <w:sz w:val="24"/>
            <w:szCs w:val="24"/>
            <w:lang w:val="en-US"/>
            <w:rPrChange w:id="648" w:author="Luana Soares" w:date="2025-05-06T19:32:00Z">
              <w:rPr>
                <w:rFonts w:eastAsia="Times New Roman"/>
                <w:color w:val="000000"/>
              </w:rPr>
            </w:rPrChange>
          </w:rPr>
          <w:t xml:space="preserve">, P., Magnusson, M., Lundin, S., &amp; </w:t>
        </w:r>
        <w:proofErr w:type="spellStart"/>
        <w:r w:rsidRPr="002B2313">
          <w:rPr>
            <w:rFonts w:ascii="Times New Roman" w:eastAsia="Times New Roman" w:hAnsi="Times New Roman" w:cs="Times New Roman"/>
            <w:sz w:val="24"/>
            <w:szCs w:val="24"/>
            <w:lang w:val="en-US"/>
            <w:rPrChange w:id="649" w:author="Luana Soares" w:date="2025-05-06T19:32:00Z">
              <w:rPr>
                <w:rFonts w:eastAsia="Times New Roman"/>
                <w:color w:val="000000"/>
              </w:rPr>
            </w:rPrChange>
          </w:rPr>
          <w:t>Käller</w:t>
        </w:r>
        <w:proofErr w:type="spellEnd"/>
        <w:r w:rsidRPr="002B2313">
          <w:rPr>
            <w:rFonts w:ascii="Times New Roman" w:eastAsia="Times New Roman" w:hAnsi="Times New Roman" w:cs="Times New Roman"/>
            <w:sz w:val="24"/>
            <w:szCs w:val="24"/>
            <w:lang w:val="en-US"/>
            <w:rPrChange w:id="650" w:author="Luana Soares" w:date="2025-05-06T19:32:00Z">
              <w:rPr>
                <w:rFonts w:eastAsia="Times New Roman"/>
                <w:color w:val="000000"/>
              </w:rPr>
            </w:rPrChange>
          </w:rPr>
          <w:t xml:space="preserve">, M. (2016). </w:t>
        </w:r>
        <w:proofErr w:type="spellStart"/>
        <w:r w:rsidRPr="002B2313">
          <w:rPr>
            <w:rFonts w:ascii="Times New Roman" w:eastAsia="Times New Roman" w:hAnsi="Times New Roman" w:cs="Times New Roman"/>
            <w:sz w:val="24"/>
            <w:szCs w:val="24"/>
            <w:lang w:val="en-US"/>
            <w:rPrChange w:id="651" w:author="Luana Soares" w:date="2025-05-06T19:32:00Z">
              <w:rPr>
                <w:rFonts w:eastAsia="Times New Roman"/>
                <w:color w:val="000000"/>
              </w:rPr>
            </w:rPrChange>
          </w:rPr>
          <w:t>MultiQC</w:t>
        </w:r>
        <w:proofErr w:type="spellEnd"/>
        <w:r w:rsidRPr="002B2313">
          <w:rPr>
            <w:rFonts w:ascii="Times New Roman" w:eastAsia="Times New Roman" w:hAnsi="Times New Roman" w:cs="Times New Roman"/>
            <w:sz w:val="24"/>
            <w:szCs w:val="24"/>
            <w:lang w:val="en-US"/>
            <w:rPrChange w:id="652" w:author="Luana Soares" w:date="2025-05-06T19:32:00Z">
              <w:rPr>
                <w:rFonts w:eastAsia="Times New Roman"/>
                <w:color w:val="000000"/>
              </w:rPr>
            </w:rPrChange>
          </w:rPr>
          <w:t xml:space="preserve">: summarize analysis results for multiple tools and samples in a single report. </w:t>
        </w:r>
        <w:r w:rsidRPr="002B2313">
          <w:rPr>
            <w:rFonts w:ascii="Times New Roman" w:eastAsia="Times New Roman" w:hAnsi="Times New Roman" w:cs="Times New Roman"/>
            <w:i/>
            <w:iCs/>
            <w:sz w:val="24"/>
            <w:szCs w:val="24"/>
            <w:lang w:val="en-US"/>
            <w:rPrChange w:id="653" w:author="Luana Soares" w:date="2025-05-06T19:32:00Z">
              <w:rPr>
                <w:rFonts w:eastAsia="Times New Roman"/>
                <w:i/>
                <w:iCs/>
                <w:color w:val="000000"/>
              </w:rPr>
            </w:rPrChange>
          </w:rPr>
          <w:t>Bioinformatics</w:t>
        </w:r>
        <w:r w:rsidRPr="002B2313">
          <w:rPr>
            <w:rFonts w:ascii="Times New Roman" w:eastAsia="Times New Roman" w:hAnsi="Times New Roman" w:cs="Times New Roman"/>
            <w:sz w:val="24"/>
            <w:szCs w:val="24"/>
            <w:lang w:val="en-US"/>
            <w:rPrChange w:id="65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55" w:author="Luana Soares" w:date="2025-05-06T19:32:00Z">
              <w:rPr>
                <w:rFonts w:eastAsia="Times New Roman"/>
                <w:i/>
                <w:iCs/>
                <w:color w:val="000000"/>
              </w:rPr>
            </w:rPrChange>
          </w:rPr>
          <w:t>32</w:t>
        </w:r>
        <w:r w:rsidRPr="002B2313">
          <w:rPr>
            <w:rFonts w:ascii="Times New Roman" w:eastAsia="Times New Roman" w:hAnsi="Times New Roman" w:cs="Times New Roman"/>
            <w:sz w:val="24"/>
            <w:szCs w:val="24"/>
            <w:lang w:val="en-US"/>
            <w:rPrChange w:id="656" w:author="Luana Soares" w:date="2025-05-06T19:32:00Z">
              <w:rPr>
                <w:rFonts w:eastAsia="Times New Roman"/>
                <w:color w:val="000000"/>
              </w:rPr>
            </w:rPrChange>
          </w:rPr>
          <w:t>(19), 3047–3048. https://doi.org/10.1093/bioinformatics/btw354</w:t>
        </w:r>
      </w:ins>
    </w:p>
    <w:p w14:paraId="3A68033B" w14:textId="77777777" w:rsidR="005817B6" w:rsidRPr="002B2313" w:rsidRDefault="005817B6" w:rsidP="005817B6">
      <w:pPr>
        <w:autoSpaceDE w:val="0"/>
        <w:autoSpaceDN w:val="0"/>
        <w:ind w:hanging="480"/>
        <w:rPr>
          <w:ins w:id="657" w:author="Luana Soares" w:date="2025-05-06T18:46:00Z"/>
          <w:rFonts w:ascii="Times New Roman" w:eastAsia="Times New Roman" w:hAnsi="Times New Roman" w:cs="Times New Roman"/>
          <w:sz w:val="24"/>
          <w:szCs w:val="24"/>
          <w:lang w:val="en-US"/>
          <w:rPrChange w:id="658" w:author="Luana Soares" w:date="2025-05-06T19:32:00Z">
            <w:rPr>
              <w:ins w:id="659" w:author="Luana Soares" w:date="2025-05-06T18:46:00Z"/>
              <w:rFonts w:eastAsia="Times New Roman"/>
              <w:color w:val="000000"/>
            </w:rPr>
          </w:rPrChange>
        </w:rPr>
      </w:pPr>
      <w:proofErr w:type="spellStart"/>
      <w:ins w:id="660" w:author="Luana Soares" w:date="2025-05-06T18:46:00Z">
        <w:r w:rsidRPr="002B2313">
          <w:rPr>
            <w:rFonts w:ascii="Times New Roman" w:eastAsia="Times New Roman" w:hAnsi="Times New Roman" w:cs="Times New Roman"/>
            <w:sz w:val="24"/>
            <w:szCs w:val="24"/>
            <w:lang w:val="en-US"/>
            <w:rPrChange w:id="661" w:author="Luana Soares" w:date="2025-05-06T19:32:00Z">
              <w:rPr>
                <w:rFonts w:eastAsia="Times New Roman"/>
                <w:color w:val="000000"/>
              </w:rPr>
            </w:rPrChange>
          </w:rPr>
          <w:t>Excoffier</w:t>
        </w:r>
        <w:proofErr w:type="spellEnd"/>
        <w:r w:rsidRPr="002B2313">
          <w:rPr>
            <w:rFonts w:ascii="Times New Roman" w:eastAsia="Times New Roman" w:hAnsi="Times New Roman" w:cs="Times New Roman"/>
            <w:sz w:val="24"/>
            <w:szCs w:val="24"/>
            <w:lang w:val="en-US"/>
            <w:rPrChange w:id="662" w:author="Luana Soares" w:date="2025-05-06T19:32:00Z">
              <w:rPr>
                <w:rFonts w:eastAsia="Times New Roman"/>
                <w:color w:val="000000"/>
              </w:rPr>
            </w:rPrChange>
          </w:rPr>
          <w:t xml:space="preserve">, L., &amp; Lischer, H. E. L. (2010). Arlequin suite </w:t>
        </w:r>
        <w:proofErr w:type="spellStart"/>
        <w:r w:rsidRPr="002B2313">
          <w:rPr>
            <w:rFonts w:ascii="Times New Roman" w:eastAsia="Times New Roman" w:hAnsi="Times New Roman" w:cs="Times New Roman"/>
            <w:sz w:val="24"/>
            <w:szCs w:val="24"/>
            <w:lang w:val="en-US"/>
            <w:rPrChange w:id="663" w:author="Luana Soares" w:date="2025-05-06T19:32:00Z">
              <w:rPr>
                <w:rFonts w:eastAsia="Times New Roman"/>
                <w:color w:val="000000"/>
              </w:rPr>
            </w:rPrChange>
          </w:rPr>
          <w:t>ver</w:t>
        </w:r>
        <w:proofErr w:type="spellEnd"/>
        <w:r w:rsidRPr="002B2313">
          <w:rPr>
            <w:rFonts w:ascii="Times New Roman" w:eastAsia="Times New Roman" w:hAnsi="Times New Roman" w:cs="Times New Roman"/>
            <w:sz w:val="24"/>
            <w:szCs w:val="24"/>
            <w:lang w:val="en-US"/>
            <w:rPrChange w:id="664" w:author="Luana Soares" w:date="2025-05-06T19:32:00Z">
              <w:rPr>
                <w:rFonts w:eastAsia="Times New Roman"/>
                <w:color w:val="000000"/>
              </w:rPr>
            </w:rPrChange>
          </w:rPr>
          <w:t xml:space="preserve"> 3.5: a new series of programs to perform population genetics analyses under Linux and Windows. </w:t>
        </w:r>
        <w:r w:rsidRPr="002B2313">
          <w:rPr>
            <w:rFonts w:ascii="Times New Roman" w:eastAsia="Times New Roman" w:hAnsi="Times New Roman" w:cs="Times New Roman"/>
            <w:i/>
            <w:iCs/>
            <w:sz w:val="24"/>
            <w:szCs w:val="24"/>
            <w:lang w:val="en-US"/>
            <w:rPrChange w:id="665" w:author="Luana Soares" w:date="2025-05-06T19:32:00Z">
              <w:rPr>
                <w:rFonts w:eastAsia="Times New Roman"/>
                <w:i/>
                <w:iCs/>
                <w:color w:val="000000"/>
              </w:rPr>
            </w:rPrChange>
          </w:rPr>
          <w:t>Molecular Ecology Resources</w:t>
        </w:r>
        <w:r w:rsidRPr="002B2313">
          <w:rPr>
            <w:rFonts w:ascii="Times New Roman" w:eastAsia="Times New Roman" w:hAnsi="Times New Roman" w:cs="Times New Roman"/>
            <w:sz w:val="24"/>
            <w:szCs w:val="24"/>
            <w:lang w:val="en-US"/>
            <w:rPrChange w:id="666"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67" w:author="Luana Soares" w:date="2025-05-06T19:32:00Z">
              <w:rPr>
                <w:rFonts w:eastAsia="Times New Roman"/>
                <w:i/>
                <w:iCs/>
                <w:color w:val="000000"/>
              </w:rPr>
            </w:rPrChange>
          </w:rPr>
          <w:t>10</w:t>
        </w:r>
        <w:r w:rsidRPr="002B2313">
          <w:rPr>
            <w:rFonts w:ascii="Times New Roman" w:eastAsia="Times New Roman" w:hAnsi="Times New Roman" w:cs="Times New Roman"/>
            <w:sz w:val="24"/>
            <w:szCs w:val="24"/>
            <w:lang w:val="en-US"/>
            <w:rPrChange w:id="668" w:author="Luana Soares" w:date="2025-05-06T19:32:00Z">
              <w:rPr>
                <w:rFonts w:eastAsia="Times New Roman"/>
                <w:color w:val="000000"/>
              </w:rPr>
            </w:rPrChange>
          </w:rPr>
          <w:t>(3), 564–567. https://doi.org/10.1111/J.1755-0998.2010.02847.X</w:t>
        </w:r>
      </w:ins>
    </w:p>
    <w:p w14:paraId="4350B132" w14:textId="77777777" w:rsidR="005817B6" w:rsidRPr="002B2313" w:rsidRDefault="005817B6" w:rsidP="005817B6">
      <w:pPr>
        <w:autoSpaceDE w:val="0"/>
        <w:autoSpaceDN w:val="0"/>
        <w:ind w:hanging="480"/>
        <w:rPr>
          <w:ins w:id="669" w:author="Luana Soares" w:date="2025-05-06T18:46:00Z"/>
          <w:rFonts w:ascii="Times New Roman" w:eastAsia="Times New Roman" w:hAnsi="Times New Roman" w:cs="Times New Roman"/>
          <w:sz w:val="24"/>
          <w:szCs w:val="24"/>
          <w:lang w:val="en-US"/>
          <w:rPrChange w:id="670" w:author="Luana Soares" w:date="2025-05-06T19:32:00Z">
            <w:rPr>
              <w:ins w:id="671" w:author="Luana Soares" w:date="2025-05-06T18:46:00Z"/>
              <w:rFonts w:eastAsia="Times New Roman"/>
              <w:color w:val="000000"/>
            </w:rPr>
          </w:rPrChange>
        </w:rPr>
      </w:pPr>
      <w:ins w:id="672" w:author="Luana Soares" w:date="2025-05-06T18:46:00Z">
        <w:r w:rsidRPr="002B2313">
          <w:rPr>
            <w:rFonts w:ascii="Times New Roman" w:eastAsia="Times New Roman" w:hAnsi="Times New Roman" w:cs="Times New Roman"/>
            <w:sz w:val="24"/>
            <w:szCs w:val="24"/>
            <w:lang w:val="en-US"/>
            <w:rPrChange w:id="673" w:author="Luana Soares" w:date="2025-05-06T19:32:00Z">
              <w:rPr>
                <w:rFonts w:eastAsia="Times New Roman"/>
                <w:color w:val="000000"/>
              </w:rPr>
            </w:rPrChange>
          </w:rPr>
          <w:t>Francis, R. M. (2017). &lt;</w:t>
        </w:r>
        <w:proofErr w:type="spellStart"/>
        <w:r w:rsidRPr="002B2313">
          <w:rPr>
            <w:rFonts w:ascii="Times New Roman" w:eastAsia="Times New Roman" w:hAnsi="Times New Roman" w:cs="Times New Roman"/>
            <w:sz w:val="24"/>
            <w:szCs w:val="24"/>
            <w:lang w:val="en-US"/>
            <w:rPrChange w:id="674"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675" w:author="Luana Soares" w:date="2025-05-06T19:32:00Z">
              <w:rPr>
                <w:rFonts w:eastAsia="Times New Roman"/>
                <w:color w:val="000000"/>
              </w:rPr>
            </w:rPrChange>
          </w:rPr>
          <w:t>&gt;</w:t>
        </w:r>
        <w:proofErr w:type="spellStart"/>
        <w:r w:rsidRPr="002B2313">
          <w:rPr>
            <w:rFonts w:ascii="Times New Roman" w:eastAsia="Times New Roman" w:hAnsi="Times New Roman" w:cs="Times New Roman"/>
            <w:sz w:val="24"/>
            <w:szCs w:val="24"/>
            <w:lang w:val="en-US"/>
            <w:rPrChange w:id="676" w:author="Luana Soares" w:date="2025-05-06T19:32:00Z">
              <w:rPr>
                <w:rFonts w:eastAsia="Times New Roman"/>
                <w:color w:val="000000"/>
              </w:rPr>
            </w:rPrChange>
          </w:rPr>
          <w:t>pophelper</w:t>
        </w:r>
        <w:proofErr w:type="spellEnd"/>
        <w:r w:rsidRPr="002B2313">
          <w:rPr>
            <w:rFonts w:ascii="Times New Roman" w:eastAsia="Times New Roman" w:hAnsi="Times New Roman" w:cs="Times New Roman"/>
            <w:sz w:val="24"/>
            <w:szCs w:val="24"/>
            <w:lang w:val="en-US"/>
            <w:rPrChange w:id="677" w:author="Luana Soares" w:date="2025-05-06T19:32:00Z">
              <w:rPr>
                <w:rFonts w:eastAsia="Times New Roman"/>
                <w:color w:val="000000"/>
              </w:rPr>
            </w:rPrChange>
          </w:rPr>
          <w:t>&lt;/</w:t>
        </w:r>
        <w:proofErr w:type="spellStart"/>
        <w:r w:rsidRPr="002B2313">
          <w:rPr>
            <w:rFonts w:ascii="Times New Roman" w:eastAsia="Times New Roman" w:hAnsi="Times New Roman" w:cs="Times New Roman"/>
            <w:sz w:val="24"/>
            <w:szCs w:val="24"/>
            <w:lang w:val="en-US"/>
            <w:rPrChange w:id="678" w:author="Luana Soares" w:date="2025-05-06T19:32:00Z">
              <w:rPr>
                <w:rFonts w:eastAsia="Times New Roman"/>
                <w:color w:val="000000"/>
              </w:rPr>
            </w:rPrChange>
          </w:rPr>
          <w:t>scp</w:t>
        </w:r>
        <w:proofErr w:type="spellEnd"/>
        <w:proofErr w:type="gramStart"/>
        <w:r w:rsidRPr="002B2313">
          <w:rPr>
            <w:rFonts w:ascii="Times New Roman" w:eastAsia="Times New Roman" w:hAnsi="Times New Roman" w:cs="Times New Roman"/>
            <w:sz w:val="24"/>
            <w:szCs w:val="24"/>
            <w:lang w:val="en-US"/>
            <w:rPrChange w:id="679" w:author="Luana Soares" w:date="2025-05-06T19:32:00Z">
              <w:rPr>
                <w:rFonts w:eastAsia="Times New Roman"/>
                <w:color w:val="000000"/>
              </w:rPr>
            </w:rPrChange>
          </w:rPr>
          <w:t>&gt; :</w:t>
        </w:r>
        <w:proofErr w:type="gramEnd"/>
        <w:r w:rsidRPr="002B2313">
          <w:rPr>
            <w:rFonts w:ascii="Times New Roman" w:eastAsia="Times New Roman" w:hAnsi="Times New Roman" w:cs="Times New Roman"/>
            <w:sz w:val="24"/>
            <w:szCs w:val="24"/>
            <w:lang w:val="en-US"/>
            <w:rPrChange w:id="680" w:author="Luana Soares" w:date="2025-05-06T19:32:00Z">
              <w:rPr>
                <w:rFonts w:eastAsia="Times New Roman"/>
                <w:color w:val="000000"/>
              </w:rPr>
            </w:rPrChange>
          </w:rPr>
          <w:t xml:space="preserve"> an R package and web app to </w:t>
        </w:r>
        <w:proofErr w:type="spellStart"/>
        <w:r w:rsidRPr="002B2313">
          <w:rPr>
            <w:rFonts w:ascii="Times New Roman" w:eastAsia="Times New Roman" w:hAnsi="Times New Roman" w:cs="Times New Roman"/>
            <w:sz w:val="24"/>
            <w:szCs w:val="24"/>
            <w:lang w:val="en-US"/>
            <w:rPrChange w:id="681" w:author="Luana Soares" w:date="2025-05-06T19:32:00Z">
              <w:rPr>
                <w:rFonts w:eastAsia="Times New Roman"/>
                <w:color w:val="000000"/>
              </w:rPr>
            </w:rPrChange>
          </w:rPr>
          <w:t>analyse</w:t>
        </w:r>
        <w:proofErr w:type="spellEnd"/>
        <w:r w:rsidRPr="002B2313">
          <w:rPr>
            <w:rFonts w:ascii="Times New Roman" w:eastAsia="Times New Roman" w:hAnsi="Times New Roman" w:cs="Times New Roman"/>
            <w:sz w:val="24"/>
            <w:szCs w:val="24"/>
            <w:lang w:val="en-US"/>
            <w:rPrChange w:id="682" w:author="Luana Soares" w:date="2025-05-06T19:32:00Z">
              <w:rPr>
                <w:rFonts w:eastAsia="Times New Roman"/>
                <w:color w:val="000000"/>
              </w:rPr>
            </w:rPrChange>
          </w:rPr>
          <w:t xml:space="preserve"> and visualize population structure. </w:t>
        </w:r>
        <w:r w:rsidRPr="002B2313">
          <w:rPr>
            <w:rFonts w:ascii="Times New Roman" w:eastAsia="Times New Roman" w:hAnsi="Times New Roman" w:cs="Times New Roman"/>
            <w:i/>
            <w:iCs/>
            <w:sz w:val="24"/>
            <w:szCs w:val="24"/>
            <w:lang w:val="en-US"/>
            <w:rPrChange w:id="683" w:author="Luana Soares" w:date="2025-05-06T19:32:00Z">
              <w:rPr>
                <w:rFonts w:eastAsia="Times New Roman"/>
                <w:i/>
                <w:iCs/>
                <w:color w:val="000000"/>
              </w:rPr>
            </w:rPrChange>
          </w:rPr>
          <w:t>Molecular Ecology Resources</w:t>
        </w:r>
        <w:r w:rsidRPr="002B2313">
          <w:rPr>
            <w:rFonts w:ascii="Times New Roman" w:eastAsia="Times New Roman" w:hAnsi="Times New Roman" w:cs="Times New Roman"/>
            <w:sz w:val="24"/>
            <w:szCs w:val="24"/>
            <w:lang w:val="en-US"/>
            <w:rPrChange w:id="68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685" w:author="Luana Soares" w:date="2025-05-06T19:32:00Z">
              <w:rPr>
                <w:rFonts w:eastAsia="Times New Roman"/>
                <w:i/>
                <w:iCs/>
                <w:color w:val="000000"/>
              </w:rPr>
            </w:rPrChange>
          </w:rPr>
          <w:t>17</w:t>
        </w:r>
        <w:r w:rsidRPr="002B2313">
          <w:rPr>
            <w:rFonts w:ascii="Times New Roman" w:eastAsia="Times New Roman" w:hAnsi="Times New Roman" w:cs="Times New Roman"/>
            <w:sz w:val="24"/>
            <w:szCs w:val="24"/>
            <w:lang w:val="en-US"/>
            <w:rPrChange w:id="686" w:author="Luana Soares" w:date="2025-05-06T19:32:00Z">
              <w:rPr>
                <w:rFonts w:eastAsia="Times New Roman"/>
                <w:color w:val="000000"/>
              </w:rPr>
            </w:rPrChange>
          </w:rPr>
          <w:t>(1), 27–32. https://doi.org/10.1111/1755-0998.12509</w:t>
        </w:r>
      </w:ins>
    </w:p>
    <w:p w14:paraId="09AA9EF0" w14:textId="77777777" w:rsidR="005817B6" w:rsidRPr="002B2313" w:rsidRDefault="005817B6" w:rsidP="005817B6">
      <w:pPr>
        <w:autoSpaceDE w:val="0"/>
        <w:autoSpaceDN w:val="0"/>
        <w:ind w:hanging="480"/>
        <w:rPr>
          <w:ins w:id="687" w:author="Luana Soares" w:date="2025-05-06T18:46:00Z"/>
          <w:rFonts w:ascii="Times New Roman" w:eastAsia="Times New Roman" w:hAnsi="Times New Roman" w:cs="Times New Roman"/>
          <w:sz w:val="24"/>
          <w:szCs w:val="24"/>
          <w:lang w:val="en-US"/>
          <w:rPrChange w:id="688" w:author="Luana Soares" w:date="2025-05-06T19:32:00Z">
            <w:rPr>
              <w:ins w:id="689" w:author="Luana Soares" w:date="2025-05-06T18:46:00Z"/>
              <w:rFonts w:eastAsia="Times New Roman"/>
              <w:color w:val="000000"/>
            </w:rPr>
          </w:rPrChange>
        </w:rPr>
      </w:pPr>
      <w:proofErr w:type="spellStart"/>
      <w:ins w:id="690" w:author="Luana Soares" w:date="2025-05-06T18:46:00Z">
        <w:r w:rsidRPr="002B2313">
          <w:rPr>
            <w:rFonts w:ascii="Times New Roman" w:eastAsia="Times New Roman" w:hAnsi="Times New Roman" w:cs="Times New Roman"/>
            <w:sz w:val="24"/>
            <w:szCs w:val="24"/>
            <w:lang w:val="en-US"/>
            <w:rPrChange w:id="691" w:author="Luana Soares" w:date="2025-05-06T19:32:00Z">
              <w:rPr>
                <w:rFonts w:eastAsia="Times New Roman"/>
                <w:color w:val="000000"/>
              </w:rPr>
            </w:rPrChange>
          </w:rPr>
          <w:t>Fregonezi</w:t>
        </w:r>
        <w:proofErr w:type="spellEnd"/>
        <w:r w:rsidRPr="002B2313">
          <w:rPr>
            <w:rFonts w:ascii="Times New Roman" w:eastAsia="Times New Roman" w:hAnsi="Times New Roman" w:cs="Times New Roman"/>
            <w:sz w:val="24"/>
            <w:szCs w:val="24"/>
            <w:lang w:val="en-US"/>
            <w:rPrChange w:id="692" w:author="Luana Soares" w:date="2025-05-06T19:32:00Z">
              <w:rPr>
                <w:rFonts w:eastAsia="Times New Roman"/>
                <w:color w:val="000000"/>
              </w:rPr>
            </w:rPrChange>
          </w:rPr>
          <w:t xml:space="preserve">, J. N., de Freitas, L. B., </w:t>
        </w:r>
        <w:proofErr w:type="spellStart"/>
        <w:r w:rsidRPr="002B2313">
          <w:rPr>
            <w:rFonts w:ascii="Times New Roman" w:eastAsia="Times New Roman" w:hAnsi="Times New Roman" w:cs="Times New Roman"/>
            <w:sz w:val="24"/>
            <w:szCs w:val="24"/>
            <w:lang w:val="en-US"/>
            <w:rPrChange w:id="693" w:author="Luana Soares" w:date="2025-05-06T19:32:00Z">
              <w:rPr>
                <w:rFonts w:eastAsia="Times New Roman"/>
                <w:color w:val="000000"/>
              </w:rPr>
            </w:rPrChange>
          </w:rPr>
          <w:t>Bonatto</w:t>
        </w:r>
        <w:proofErr w:type="spellEnd"/>
        <w:r w:rsidRPr="002B2313">
          <w:rPr>
            <w:rFonts w:ascii="Times New Roman" w:eastAsia="Times New Roman" w:hAnsi="Times New Roman" w:cs="Times New Roman"/>
            <w:sz w:val="24"/>
            <w:szCs w:val="24"/>
            <w:lang w:val="en-US"/>
            <w:rPrChange w:id="694" w:author="Luana Soares" w:date="2025-05-06T19:32:00Z">
              <w:rPr>
                <w:rFonts w:eastAsia="Times New Roman"/>
                <w:color w:val="000000"/>
              </w:rPr>
            </w:rPrChange>
          </w:rPr>
          <w:t xml:space="preserve">, S. L., Semir, J., &amp; </w:t>
        </w:r>
        <w:proofErr w:type="spellStart"/>
        <w:r w:rsidRPr="002B2313">
          <w:rPr>
            <w:rFonts w:ascii="Times New Roman" w:eastAsia="Times New Roman" w:hAnsi="Times New Roman" w:cs="Times New Roman"/>
            <w:sz w:val="24"/>
            <w:szCs w:val="24"/>
            <w:lang w:val="en-US"/>
            <w:rPrChange w:id="695" w:author="Luana Soares" w:date="2025-05-06T19:32:00Z">
              <w:rPr>
                <w:rFonts w:eastAsia="Times New Roman"/>
                <w:color w:val="000000"/>
              </w:rPr>
            </w:rPrChange>
          </w:rPr>
          <w:t>Stehmann</w:t>
        </w:r>
        <w:proofErr w:type="spellEnd"/>
        <w:r w:rsidRPr="002B2313">
          <w:rPr>
            <w:rFonts w:ascii="Times New Roman" w:eastAsia="Times New Roman" w:hAnsi="Times New Roman" w:cs="Times New Roman"/>
            <w:sz w:val="24"/>
            <w:szCs w:val="24"/>
            <w:lang w:val="en-US"/>
            <w:rPrChange w:id="696" w:author="Luana Soares" w:date="2025-05-06T19:32:00Z">
              <w:rPr>
                <w:rFonts w:eastAsia="Times New Roman"/>
                <w:color w:val="000000"/>
              </w:rPr>
            </w:rPrChange>
          </w:rPr>
          <w:t xml:space="preserve">, J. R. (2012). Infrageneric classification of </w:t>
        </w:r>
        <w:r w:rsidRPr="002B2313">
          <w:rPr>
            <w:rFonts w:ascii="Times New Roman" w:eastAsia="Times New Roman" w:hAnsi="Times New Roman" w:cs="Times New Roman"/>
            <w:i/>
            <w:iCs/>
            <w:sz w:val="24"/>
            <w:szCs w:val="24"/>
            <w:lang w:val="en-US"/>
            <w:rPrChange w:id="697" w:author="Luana Soares" w:date="2025-05-06T19:32:00Z">
              <w:rPr>
                <w:rFonts w:eastAsia="Times New Roman"/>
                <w:i/>
                <w:iCs/>
                <w:color w:val="000000"/>
              </w:rPr>
            </w:rPrChange>
          </w:rPr>
          <w:t>Calibrachoa</w:t>
        </w:r>
        <w:r w:rsidRPr="002B2313">
          <w:rPr>
            <w:rFonts w:ascii="Times New Roman" w:eastAsia="Times New Roman" w:hAnsi="Times New Roman" w:cs="Times New Roman"/>
            <w:sz w:val="24"/>
            <w:szCs w:val="24"/>
            <w:lang w:val="en-US"/>
            <w:rPrChange w:id="698" w:author="Luana Soares" w:date="2025-05-06T19:32:00Z">
              <w:rPr>
                <w:rFonts w:eastAsia="Times New Roman"/>
                <w:color w:val="000000"/>
              </w:rPr>
            </w:rPrChange>
          </w:rPr>
          <w:t xml:space="preserve"> (Solanaceae) based on morphological and molecular evidence. </w:t>
        </w:r>
        <w:r w:rsidRPr="002B2313">
          <w:rPr>
            <w:rFonts w:ascii="Times New Roman" w:eastAsia="Times New Roman" w:hAnsi="Times New Roman" w:cs="Times New Roman"/>
            <w:i/>
            <w:iCs/>
            <w:sz w:val="24"/>
            <w:szCs w:val="24"/>
            <w:lang w:val="en-US"/>
            <w:rPrChange w:id="699" w:author="Luana Soares" w:date="2025-05-06T19:32:00Z">
              <w:rPr>
                <w:rFonts w:eastAsia="Times New Roman"/>
                <w:i/>
                <w:iCs/>
                <w:color w:val="000000"/>
              </w:rPr>
            </w:rPrChange>
          </w:rPr>
          <w:t>TAXON</w:t>
        </w:r>
        <w:r w:rsidRPr="002B2313">
          <w:rPr>
            <w:rFonts w:ascii="Times New Roman" w:eastAsia="Times New Roman" w:hAnsi="Times New Roman" w:cs="Times New Roman"/>
            <w:sz w:val="24"/>
            <w:szCs w:val="24"/>
            <w:lang w:val="en-US"/>
            <w:rPrChange w:id="70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01" w:author="Luana Soares" w:date="2025-05-06T19:32:00Z">
              <w:rPr>
                <w:rFonts w:eastAsia="Times New Roman"/>
                <w:i/>
                <w:iCs/>
                <w:color w:val="000000"/>
              </w:rPr>
            </w:rPrChange>
          </w:rPr>
          <w:t>61</w:t>
        </w:r>
        <w:r w:rsidRPr="002B2313">
          <w:rPr>
            <w:rFonts w:ascii="Times New Roman" w:eastAsia="Times New Roman" w:hAnsi="Times New Roman" w:cs="Times New Roman"/>
            <w:sz w:val="24"/>
            <w:szCs w:val="24"/>
            <w:lang w:val="en-US"/>
            <w:rPrChange w:id="702" w:author="Luana Soares" w:date="2025-05-06T19:32:00Z">
              <w:rPr>
                <w:rFonts w:eastAsia="Times New Roman"/>
                <w:color w:val="000000"/>
              </w:rPr>
            </w:rPrChange>
          </w:rPr>
          <w:t>(1), 120–130. https://doi.org/10.1002/tax.611009</w:t>
        </w:r>
      </w:ins>
    </w:p>
    <w:p w14:paraId="71A01382" w14:textId="77777777" w:rsidR="005817B6" w:rsidRPr="002B2313" w:rsidRDefault="005817B6" w:rsidP="005817B6">
      <w:pPr>
        <w:autoSpaceDE w:val="0"/>
        <w:autoSpaceDN w:val="0"/>
        <w:ind w:hanging="480"/>
        <w:rPr>
          <w:ins w:id="703" w:author="Luana Soares" w:date="2025-05-06T18:46:00Z"/>
          <w:rFonts w:ascii="Times New Roman" w:eastAsia="Times New Roman" w:hAnsi="Times New Roman" w:cs="Times New Roman"/>
          <w:sz w:val="24"/>
          <w:szCs w:val="24"/>
          <w:lang w:val="en-US"/>
          <w:rPrChange w:id="704" w:author="Luana Soares" w:date="2025-05-06T19:32:00Z">
            <w:rPr>
              <w:ins w:id="705" w:author="Luana Soares" w:date="2025-05-06T18:46:00Z"/>
              <w:rFonts w:eastAsia="Times New Roman"/>
              <w:color w:val="000000"/>
            </w:rPr>
          </w:rPrChange>
        </w:rPr>
      </w:pPr>
      <w:ins w:id="706" w:author="Luana Soares" w:date="2025-05-06T18:46:00Z">
        <w:r w:rsidRPr="002B2313">
          <w:rPr>
            <w:rFonts w:ascii="Times New Roman" w:eastAsia="Times New Roman" w:hAnsi="Times New Roman" w:cs="Times New Roman"/>
            <w:sz w:val="24"/>
            <w:szCs w:val="24"/>
            <w:lang w:val="en-US"/>
            <w:rPrChange w:id="707" w:author="Luana Soares" w:date="2025-05-06T19:32:00Z">
              <w:rPr>
                <w:rFonts w:eastAsia="Times New Roman"/>
                <w:color w:val="000000"/>
              </w:rPr>
            </w:rPrChange>
          </w:rPr>
          <w:t xml:space="preserve">Galla, S. J., </w:t>
        </w:r>
        <w:proofErr w:type="spellStart"/>
        <w:r w:rsidRPr="002B2313">
          <w:rPr>
            <w:rFonts w:ascii="Times New Roman" w:eastAsia="Times New Roman" w:hAnsi="Times New Roman" w:cs="Times New Roman"/>
            <w:sz w:val="24"/>
            <w:szCs w:val="24"/>
            <w:lang w:val="en-US"/>
            <w:rPrChange w:id="708" w:author="Luana Soares" w:date="2025-05-06T19:32:00Z">
              <w:rPr>
                <w:rFonts w:eastAsia="Times New Roman"/>
                <w:color w:val="000000"/>
              </w:rPr>
            </w:rPrChange>
          </w:rPr>
          <w:t>Forsdick</w:t>
        </w:r>
        <w:proofErr w:type="spellEnd"/>
        <w:r w:rsidRPr="002B2313">
          <w:rPr>
            <w:rFonts w:ascii="Times New Roman" w:eastAsia="Times New Roman" w:hAnsi="Times New Roman" w:cs="Times New Roman"/>
            <w:sz w:val="24"/>
            <w:szCs w:val="24"/>
            <w:lang w:val="en-US"/>
            <w:rPrChange w:id="709" w:author="Luana Soares" w:date="2025-05-06T19:32:00Z">
              <w:rPr>
                <w:rFonts w:eastAsia="Times New Roman"/>
                <w:color w:val="000000"/>
              </w:rPr>
            </w:rPrChange>
          </w:rPr>
          <w:t xml:space="preserve">, N. J., Brown, L., Hoeppner, M. P., Knapp, M., Maloney, R. F., Moraga, R., Santure, A. W., &amp; Steeves, T. E. (2018). Reference Genomes from Distantly Related Species Can Be Used for Discovery of Single Nucleotide Polymorphisms to Inform Conservation Management. </w:t>
        </w:r>
        <w:r w:rsidRPr="002B2313">
          <w:rPr>
            <w:rFonts w:ascii="Times New Roman" w:eastAsia="Times New Roman" w:hAnsi="Times New Roman" w:cs="Times New Roman"/>
            <w:i/>
            <w:iCs/>
            <w:sz w:val="24"/>
            <w:szCs w:val="24"/>
            <w:lang w:val="en-US"/>
            <w:rPrChange w:id="710" w:author="Luana Soares" w:date="2025-05-06T19:32:00Z">
              <w:rPr>
                <w:rFonts w:eastAsia="Times New Roman"/>
                <w:i/>
                <w:iCs/>
                <w:color w:val="000000"/>
              </w:rPr>
            </w:rPrChange>
          </w:rPr>
          <w:t>Genes 2019, Vol. 10, Page 9</w:t>
        </w:r>
        <w:r w:rsidRPr="002B2313">
          <w:rPr>
            <w:rFonts w:ascii="Times New Roman" w:eastAsia="Times New Roman" w:hAnsi="Times New Roman" w:cs="Times New Roman"/>
            <w:sz w:val="24"/>
            <w:szCs w:val="24"/>
            <w:lang w:val="en-US"/>
            <w:rPrChange w:id="711"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12" w:author="Luana Soares" w:date="2025-05-06T19:32:00Z">
              <w:rPr>
                <w:rFonts w:eastAsia="Times New Roman"/>
                <w:i/>
                <w:iCs/>
                <w:color w:val="000000"/>
              </w:rPr>
            </w:rPrChange>
          </w:rPr>
          <w:t>10</w:t>
        </w:r>
        <w:r w:rsidRPr="002B2313">
          <w:rPr>
            <w:rFonts w:ascii="Times New Roman" w:eastAsia="Times New Roman" w:hAnsi="Times New Roman" w:cs="Times New Roman"/>
            <w:sz w:val="24"/>
            <w:szCs w:val="24"/>
            <w:lang w:val="en-US"/>
            <w:rPrChange w:id="713" w:author="Luana Soares" w:date="2025-05-06T19:32:00Z">
              <w:rPr>
                <w:rFonts w:eastAsia="Times New Roman"/>
                <w:color w:val="000000"/>
              </w:rPr>
            </w:rPrChange>
          </w:rPr>
          <w:t>(1), 9. https://doi.org/10.3390/GENES10010009</w:t>
        </w:r>
      </w:ins>
    </w:p>
    <w:p w14:paraId="25195684" w14:textId="77777777" w:rsidR="005817B6" w:rsidRPr="002B2313" w:rsidRDefault="005817B6" w:rsidP="005817B6">
      <w:pPr>
        <w:autoSpaceDE w:val="0"/>
        <w:autoSpaceDN w:val="0"/>
        <w:ind w:hanging="480"/>
        <w:rPr>
          <w:ins w:id="714" w:author="Luana Soares" w:date="2025-05-06T18:46:00Z"/>
          <w:rFonts w:ascii="Times New Roman" w:eastAsia="Times New Roman" w:hAnsi="Times New Roman" w:cs="Times New Roman"/>
          <w:sz w:val="24"/>
          <w:szCs w:val="24"/>
          <w:lang w:val="en-US"/>
          <w:rPrChange w:id="715" w:author="Luana Soares" w:date="2025-05-06T19:32:00Z">
            <w:rPr>
              <w:ins w:id="716" w:author="Luana Soares" w:date="2025-05-06T18:46:00Z"/>
              <w:rFonts w:eastAsia="Times New Roman"/>
              <w:color w:val="000000"/>
            </w:rPr>
          </w:rPrChange>
        </w:rPr>
      </w:pPr>
      <w:ins w:id="717" w:author="Luana Soares" w:date="2025-05-06T18:46:00Z">
        <w:r w:rsidRPr="002B2313">
          <w:rPr>
            <w:rFonts w:ascii="Times New Roman" w:eastAsia="Times New Roman" w:hAnsi="Times New Roman" w:cs="Times New Roman"/>
            <w:sz w:val="24"/>
            <w:szCs w:val="24"/>
            <w:lang w:val="en-US"/>
            <w:rPrChange w:id="718" w:author="Luana Soares" w:date="2025-05-06T19:32:00Z">
              <w:rPr>
                <w:rFonts w:eastAsia="Times New Roman"/>
                <w:color w:val="000000"/>
              </w:rPr>
            </w:rPrChange>
          </w:rPr>
          <w:t xml:space="preserve">Garrison, E., &amp; Marth, G. (2012). </w:t>
        </w:r>
        <w:r w:rsidRPr="002B2313">
          <w:rPr>
            <w:rFonts w:ascii="Times New Roman" w:eastAsia="Times New Roman" w:hAnsi="Times New Roman" w:cs="Times New Roman"/>
            <w:i/>
            <w:iCs/>
            <w:sz w:val="24"/>
            <w:szCs w:val="24"/>
            <w:lang w:val="en-US"/>
            <w:rPrChange w:id="719" w:author="Luana Soares" w:date="2025-05-06T19:32:00Z">
              <w:rPr>
                <w:rFonts w:eastAsia="Times New Roman"/>
                <w:i/>
                <w:iCs/>
                <w:color w:val="000000"/>
              </w:rPr>
            </w:rPrChange>
          </w:rPr>
          <w:t>Haplotype-based variant detection from short-read sequencing</w:t>
        </w:r>
        <w:r w:rsidRPr="002B2313">
          <w:rPr>
            <w:rFonts w:ascii="Times New Roman" w:eastAsia="Times New Roman" w:hAnsi="Times New Roman" w:cs="Times New Roman"/>
            <w:sz w:val="24"/>
            <w:szCs w:val="24"/>
            <w:lang w:val="en-US"/>
            <w:rPrChange w:id="720" w:author="Luana Soares" w:date="2025-05-06T19:32:00Z">
              <w:rPr>
                <w:rFonts w:eastAsia="Times New Roman"/>
                <w:color w:val="000000"/>
              </w:rPr>
            </w:rPrChange>
          </w:rPr>
          <w:t>. http://arxiv.org/abs/1207.3907</w:t>
        </w:r>
      </w:ins>
    </w:p>
    <w:p w14:paraId="5818DC32" w14:textId="77777777" w:rsidR="005817B6" w:rsidRPr="002B2313" w:rsidRDefault="005817B6" w:rsidP="005817B6">
      <w:pPr>
        <w:autoSpaceDE w:val="0"/>
        <w:autoSpaceDN w:val="0"/>
        <w:ind w:hanging="480"/>
        <w:rPr>
          <w:ins w:id="721" w:author="Luana Soares" w:date="2025-05-06T18:46:00Z"/>
          <w:rFonts w:ascii="Times New Roman" w:eastAsia="Times New Roman" w:hAnsi="Times New Roman" w:cs="Times New Roman"/>
          <w:sz w:val="24"/>
          <w:szCs w:val="24"/>
          <w:lang w:val="en-US"/>
          <w:rPrChange w:id="722" w:author="Luana Soares" w:date="2025-05-06T19:32:00Z">
            <w:rPr>
              <w:ins w:id="723" w:author="Luana Soares" w:date="2025-05-06T18:46:00Z"/>
              <w:rFonts w:eastAsia="Times New Roman"/>
              <w:color w:val="000000"/>
            </w:rPr>
          </w:rPrChange>
        </w:rPr>
      </w:pPr>
      <w:ins w:id="724" w:author="Luana Soares" w:date="2025-05-06T18:46:00Z">
        <w:r w:rsidRPr="002B2313">
          <w:rPr>
            <w:rFonts w:ascii="Times New Roman" w:eastAsia="Times New Roman" w:hAnsi="Times New Roman" w:cs="Times New Roman"/>
            <w:sz w:val="24"/>
            <w:szCs w:val="24"/>
            <w:lang w:val="en-US"/>
            <w:rPrChange w:id="725" w:author="Luana Soares" w:date="2025-05-06T19:32:00Z">
              <w:rPr>
                <w:rFonts w:eastAsia="Times New Roman"/>
                <w:color w:val="000000"/>
              </w:rPr>
            </w:rPrChange>
          </w:rPr>
          <w:t xml:space="preserve">Günther, T., &amp; </w:t>
        </w:r>
        <w:proofErr w:type="spellStart"/>
        <w:r w:rsidRPr="002B2313">
          <w:rPr>
            <w:rFonts w:ascii="Times New Roman" w:eastAsia="Times New Roman" w:hAnsi="Times New Roman" w:cs="Times New Roman"/>
            <w:sz w:val="24"/>
            <w:szCs w:val="24"/>
            <w:lang w:val="en-US"/>
            <w:rPrChange w:id="726" w:author="Luana Soares" w:date="2025-05-06T19:32:00Z">
              <w:rPr>
                <w:rFonts w:eastAsia="Times New Roman"/>
                <w:color w:val="000000"/>
              </w:rPr>
            </w:rPrChange>
          </w:rPr>
          <w:t>Nettelblad</w:t>
        </w:r>
        <w:proofErr w:type="spellEnd"/>
        <w:r w:rsidRPr="002B2313">
          <w:rPr>
            <w:rFonts w:ascii="Times New Roman" w:eastAsia="Times New Roman" w:hAnsi="Times New Roman" w:cs="Times New Roman"/>
            <w:sz w:val="24"/>
            <w:szCs w:val="24"/>
            <w:lang w:val="en-US"/>
            <w:rPrChange w:id="727" w:author="Luana Soares" w:date="2025-05-06T19:32:00Z">
              <w:rPr>
                <w:rFonts w:eastAsia="Times New Roman"/>
                <w:color w:val="000000"/>
              </w:rPr>
            </w:rPrChange>
          </w:rPr>
          <w:t xml:space="preserve">, C. (2019). The presence and impact of reference bias on population genomic studies of prehistoric human populations. </w:t>
        </w:r>
        <w:r w:rsidRPr="002B2313">
          <w:rPr>
            <w:rFonts w:ascii="Times New Roman" w:eastAsia="Times New Roman" w:hAnsi="Times New Roman" w:cs="Times New Roman"/>
            <w:i/>
            <w:iCs/>
            <w:sz w:val="24"/>
            <w:szCs w:val="24"/>
            <w:lang w:val="en-US"/>
            <w:rPrChange w:id="728" w:author="Luana Soares" w:date="2025-05-06T19:32:00Z">
              <w:rPr>
                <w:rFonts w:eastAsia="Times New Roman"/>
                <w:i/>
                <w:iCs/>
                <w:color w:val="000000"/>
              </w:rPr>
            </w:rPrChange>
          </w:rPr>
          <w:t>PLOS Genetics</w:t>
        </w:r>
        <w:r w:rsidRPr="002B2313">
          <w:rPr>
            <w:rFonts w:ascii="Times New Roman" w:eastAsia="Times New Roman" w:hAnsi="Times New Roman" w:cs="Times New Roman"/>
            <w:sz w:val="24"/>
            <w:szCs w:val="24"/>
            <w:lang w:val="en-US"/>
            <w:rPrChange w:id="72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30" w:author="Luana Soares" w:date="2025-05-06T19:32:00Z">
              <w:rPr>
                <w:rFonts w:eastAsia="Times New Roman"/>
                <w:i/>
                <w:iCs/>
                <w:color w:val="000000"/>
              </w:rPr>
            </w:rPrChange>
          </w:rPr>
          <w:t>15</w:t>
        </w:r>
        <w:r w:rsidRPr="002B2313">
          <w:rPr>
            <w:rFonts w:ascii="Times New Roman" w:eastAsia="Times New Roman" w:hAnsi="Times New Roman" w:cs="Times New Roman"/>
            <w:sz w:val="24"/>
            <w:szCs w:val="24"/>
            <w:lang w:val="en-US"/>
            <w:rPrChange w:id="731" w:author="Luana Soares" w:date="2025-05-06T19:32:00Z">
              <w:rPr>
                <w:rFonts w:eastAsia="Times New Roman"/>
                <w:color w:val="000000"/>
              </w:rPr>
            </w:rPrChange>
          </w:rPr>
          <w:t>(7), e1008302. https://doi.org/10.1371/JOURNAL.PGEN.1008302</w:t>
        </w:r>
      </w:ins>
    </w:p>
    <w:p w14:paraId="4CC446A0" w14:textId="77777777" w:rsidR="005817B6" w:rsidRPr="002B2313" w:rsidRDefault="005817B6" w:rsidP="005817B6">
      <w:pPr>
        <w:autoSpaceDE w:val="0"/>
        <w:autoSpaceDN w:val="0"/>
        <w:ind w:hanging="480"/>
        <w:rPr>
          <w:ins w:id="732" w:author="Luana Soares" w:date="2025-05-06T18:46:00Z"/>
          <w:rFonts w:ascii="Times New Roman" w:eastAsia="Times New Roman" w:hAnsi="Times New Roman" w:cs="Times New Roman"/>
          <w:sz w:val="24"/>
          <w:szCs w:val="24"/>
          <w:lang w:val="en-US"/>
          <w:rPrChange w:id="733" w:author="Luana Soares" w:date="2025-05-06T19:32:00Z">
            <w:rPr>
              <w:ins w:id="734" w:author="Luana Soares" w:date="2025-05-06T18:46:00Z"/>
              <w:rFonts w:eastAsia="Times New Roman"/>
              <w:color w:val="000000"/>
            </w:rPr>
          </w:rPrChange>
        </w:rPr>
      </w:pPr>
      <w:proofErr w:type="spellStart"/>
      <w:ins w:id="735" w:author="Luana Soares" w:date="2025-05-06T18:46:00Z">
        <w:r w:rsidRPr="002B2313">
          <w:rPr>
            <w:rFonts w:ascii="Times New Roman" w:eastAsia="Times New Roman" w:hAnsi="Times New Roman" w:cs="Times New Roman"/>
            <w:sz w:val="24"/>
            <w:szCs w:val="24"/>
            <w:lang w:val="en-US"/>
            <w:rPrChange w:id="736" w:author="Luana Soares" w:date="2025-05-06T19:32:00Z">
              <w:rPr>
                <w:rFonts w:eastAsia="Times New Roman"/>
                <w:color w:val="000000"/>
              </w:rPr>
            </w:rPrChange>
          </w:rPr>
          <w:t>Hovmöller</w:t>
        </w:r>
        <w:proofErr w:type="spellEnd"/>
        <w:r w:rsidRPr="002B2313">
          <w:rPr>
            <w:rFonts w:ascii="Times New Roman" w:eastAsia="Times New Roman" w:hAnsi="Times New Roman" w:cs="Times New Roman"/>
            <w:sz w:val="24"/>
            <w:szCs w:val="24"/>
            <w:lang w:val="en-US"/>
            <w:rPrChange w:id="737" w:author="Luana Soares" w:date="2025-05-06T19:32:00Z">
              <w:rPr>
                <w:rFonts w:eastAsia="Times New Roman"/>
                <w:color w:val="000000"/>
              </w:rPr>
            </w:rPrChange>
          </w:rPr>
          <w:t xml:space="preserve">, R., Lacey Knowles, L., &amp; </w:t>
        </w:r>
        <w:proofErr w:type="spellStart"/>
        <w:r w:rsidRPr="002B2313">
          <w:rPr>
            <w:rFonts w:ascii="Times New Roman" w:eastAsia="Times New Roman" w:hAnsi="Times New Roman" w:cs="Times New Roman"/>
            <w:sz w:val="24"/>
            <w:szCs w:val="24"/>
            <w:lang w:val="en-US"/>
            <w:rPrChange w:id="738" w:author="Luana Soares" w:date="2025-05-06T19:32:00Z">
              <w:rPr>
                <w:rFonts w:eastAsia="Times New Roman"/>
                <w:color w:val="000000"/>
              </w:rPr>
            </w:rPrChange>
          </w:rPr>
          <w:t>Kubatko</w:t>
        </w:r>
        <w:proofErr w:type="spellEnd"/>
        <w:r w:rsidRPr="002B2313">
          <w:rPr>
            <w:rFonts w:ascii="Times New Roman" w:eastAsia="Times New Roman" w:hAnsi="Times New Roman" w:cs="Times New Roman"/>
            <w:sz w:val="24"/>
            <w:szCs w:val="24"/>
            <w:lang w:val="en-US"/>
            <w:rPrChange w:id="739" w:author="Luana Soares" w:date="2025-05-06T19:32:00Z">
              <w:rPr>
                <w:rFonts w:eastAsia="Times New Roman"/>
                <w:color w:val="000000"/>
              </w:rPr>
            </w:rPrChange>
          </w:rPr>
          <w:t xml:space="preserve">, L. S. (2013). Effects of missing data on species tree estimation under the coalescent. </w:t>
        </w:r>
        <w:r w:rsidRPr="002B2313">
          <w:rPr>
            <w:rFonts w:ascii="Times New Roman" w:eastAsia="Times New Roman" w:hAnsi="Times New Roman" w:cs="Times New Roman"/>
            <w:i/>
            <w:iCs/>
            <w:sz w:val="24"/>
            <w:szCs w:val="24"/>
            <w:lang w:val="en-US"/>
            <w:rPrChange w:id="740" w:author="Luana Soares" w:date="2025-05-06T19:32:00Z">
              <w:rPr>
                <w:rFonts w:eastAsia="Times New Roman"/>
                <w:i/>
                <w:iCs/>
                <w:color w:val="000000"/>
              </w:rPr>
            </w:rPrChange>
          </w:rPr>
          <w:t>Molecular Phylogenetics and Evolution</w:t>
        </w:r>
        <w:r w:rsidRPr="002B2313">
          <w:rPr>
            <w:rFonts w:ascii="Times New Roman" w:eastAsia="Times New Roman" w:hAnsi="Times New Roman" w:cs="Times New Roman"/>
            <w:sz w:val="24"/>
            <w:szCs w:val="24"/>
            <w:lang w:val="en-US"/>
            <w:rPrChange w:id="741"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42" w:author="Luana Soares" w:date="2025-05-06T19:32:00Z">
              <w:rPr>
                <w:rFonts w:eastAsia="Times New Roman"/>
                <w:i/>
                <w:iCs/>
                <w:color w:val="000000"/>
              </w:rPr>
            </w:rPrChange>
          </w:rPr>
          <w:t>69</w:t>
        </w:r>
        <w:r w:rsidRPr="002B2313">
          <w:rPr>
            <w:rFonts w:ascii="Times New Roman" w:eastAsia="Times New Roman" w:hAnsi="Times New Roman" w:cs="Times New Roman"/>
            <w:sz w:val="24"/>
            <w:szCs w:val="24"/>
            <w:lang w:val="en-US"/>
            <w:rPrChange w:id="743" w:author="Luana Soares" w:date="2025-05-06T19:32:00Z">
              <w:rPr>
                <w:rFonts w:eastAsia="Times New Roman"/>
                <w:color w:val="000000"/>
              </w:rPr>
            </w:rPrChange>
          </w:rPr>
          <w:t>(3), 1057–1062. https://doi.org/10.1016/j.ympev.2013.06.004</w:t>
        </w:r>
      </w:ins>
    </w:p>
    <w:p w14:paraId="20D64783" w14:textId="77777777" w:rsidR="005817B6" w:rsidRPr="002B2313" w:rsidRDefault="005817B6" w:rsidP="005817B6">
      <w:pPr>
        <w:autoSpaceDE w:val="0"/>
        <w:autoSpaceDN w:val="0"/>
        <w:ind w:hanging="480"/>
        <w:rPr>
          <w:ins w:id="744" w:author="Luana Soares" w:date="2025-05-06T18:46:00Z"/>
          <w:rFonts w:ascii="Times New Roman" w:eastAsia="Times New Roman" w:hAnsi="Times New Roman" w:cs="Times New Roman"/>
          <w:sz w:val="24"/>
          <w:szCs w:val="24"/>
          <w:lang w:val="en-US"/>
          <w:rPrChange w:id="745" w:author="Luana Soares" w:date="2025-05-06T19:32:00Z">
            <w:rPr>
              <w:ins w:id="746" w:author="Luana Soares" w:date="2025-05-06T18:46:00Z"/>
              <w:rFonts w:eastAsia="Times New Roman"/>
              <w:color w:val="000000"/>
            </w:rPr>
          </w:rPrChange>
        </w:rPr>
      </w:pPr>
      <w:ins w:id="747" w:author="Luana Soares" w:date="2025-05-06T18:46:00Z">
        <w:r w:rsidRPr="002B2313">
          <w:rPr>
            <w:rFonts w:ascii="Times New Roman" w:eastAsia="Times New Roman" w:hAnsi="Times New Roman" w:cs="Times New Roman"/>
            <w:sz w:val="24"/>
            <w:szCs w:val="24"/>
            <w:lang w:val="en-US"/>
            <w:rPrChange w:id="748" w:author="Luana Soares" w:date="2025-05-06T19:32:00Z">
              <w:rPr>
                <w:rFonts w:eastAsia="Times New Roman"/>
                <w:color w:val="000000"/>
              </w:rPr>
            </w:rPrChange>
          </w:rPr>
          <w:t xml:space="preserve">Huang, H., &amp; Knowles, L. L. (2016). Unforeseen Consequences of Excluding Missing Data from Next-Generation Sequences: Simulation Study of RAD Sequences. </w:t>
        </w:r>
        <w:r w:rsidRPr="002B2313">
          <w:rPr>
            <w:rFonts w:ascii="Times New Roman" w:eastAsia="Times New Roman" w:hAnsi="Times New Roman" w:cs="Times New Roman"/>
            <w:i/>
            <w:iCs/>
            <w:sz w:val="24"/>
            <w:szCs w:val="24"/>
            <w:lang w:val="en-US"/>
            <w:rPrChange w:id="749" w:author="Luana Soares" w:date="2025-05-06T19:32:00Z">
              <w:rPr>
                <w:rFonts w:eastAsia="Times New Roman"/>
                <w:i/>
                <w:iCs/>
                <w:color w:val="000000"/>
              </w:rPr>
            </w:rPrChange>
          </w:rPr>
          <w:t>Systematic Biology</w:t>
        </w:r>
        <w:r w:rsidRPr="002B2313">
          <w:rPr>
            <w:rFonts w:ascii="Times New Roman" w:eastAsia="Times New Roman" w:hAnsi="Times New Roman" w:cs="Times New Roman"/>
            <w:sz w:val="24"/>
            <w:szCs w:val="24"/>
            <w:lang w:val="en-US"/>
            <w:rPrChange w:id="75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51" w:author="Luana Soares" w:date="2025-05-06T19:32:00Z">
              <w:rPr>
                <w:rFonts w:eastAsia="Times New Roman"/>
                <w:i/>
                <w:iCs/>
                <w:color w:val="000000"/>
              </w:rPr>
            </w:rPrChange>
          </w:rPr>
          <w:t>65</w:t>
        </w:r>
        <w:r w:rsidRPr="002B2313">
          <w:rPr>
            <w:rFonts w:ascii="Times New Roman" w:eastAsia="Times New Roman" w:hAnsi="Times New Roman" w:cs="Times New Roman"/>
            <w:sz w:val="24"/>
            <w:szCs w:val="24"/>
            <w:lang w:val="en-US"/>
            <w:rPrChange w:id="752" w:author="Luana Soares" w:date="2025-05-06T19:32:00Z">
              <w:rPr>
                <w:rFonts w:eastAsia="Times New Roman"/>
                <w:color w:val="000000"/>
              </w:rPr>
            </w:rPrChange>
          </w:rPr>
          <w:t>(3), 357–365. https://doi.org/10.1093/sysbio/syu046</w:t>
        </w:r>
      </w:ins>
    </w:p>
    <w:p w14:paraId="578228D5" w14:textId="77777777" w:rsidR="005817B6" w:rsidRPr="002B2313" w:rsidRDefault="005817B6" w:rsidP="005817B6">
      <w:pPr>
        <w:autoSpaceDE w:val="0"/>
        <w:autoSpaceDN w:val="0"/>
        <w:ind w:hanging="480"/>
        <w:rPr>
          <w:ins w:id="753" w:author="Luana Soares" w:date="2025-05-06T18:46:00Z"/>
          <w:rFonts w:ascii="Times New Roman" w:eastAsia="Times New Roman" w:hAnsi="Times New Roman" w:cs="Times New Roman"/>
          <w:sz w:val="24"/>
          <w:szCs w:val="24"/>
          <w:lang w:val="en-US"/>
          <w:rPrChange w:id="754" w:author="Luana Soares" w:date="2025-05-06T19:32:00Z">
            <w:rPr>
              <w:ins w:id="755" w:author="Luana Soares" w:date="2025-05-06T18:46:00Z"/>
              <w:rFonts w:eastAsia="Times New Roman"/>
              <w:color w:val="000000"/>
            </w:rPr>
          </w:rPrChange>
        </w:rPr>
      </w:pPr>
      <w:ins w:id="756" w:author="Luana Soares" w:date="2025-05-06T18:46:00Z">
        <w:r w:rsidRPr="002B2313">
          <w:rPr>
            <w:rFonts w:ascii="Times New Roman" w:eastAsia="Times New Roman" w:hAnsi="Times New Roman" w:cs="Times New Roman"/>
            <w:sz w:val="24"/>
            <w:szCs w:val="24"/>
            <w:lang w:val="en-US"/>
            <w:rPrChange w:id="757" w:author="Luana Soares" w:date="2025-05-06T19:32:00Z">
              <w:rPr>
                <w:rFonts w:eastAsia="Times New Roman"/>
                <w:color w:val="000000"/>
              </w:rPr>
            </w:rPrChange>
          </w:rPr>
          <w:t xml:space="preserve">Huson, D. H., &amp; Bryant, D. (2006). Application of Phylogenetic Networks in Evolutionary Studies. </w:t>
        </w:r>
        <w:r w:rsidRPr="002B2313">
          <w:rPr>
            <w:rFonts w:ascii="Times New Roman" w:eastAsia="Times New Roman" w:hAnsi="Times New Roman" w:cs="Times New Roman"/>
            <w:i/>
            <w:iCs/>
            <w:sz w:val="24"/>
            <w:szCs w:val="24"/>
            <w:lang w:val="en-US"/>
            <w:rPrChange w:id="758" w:author="Luana Soares" w:date="2025-05-06T19:32:00Z">
              <w:rPr>
                <w:rFonts w:eastAsia="Times New Roman"/>
                <w:i/>
                <w:iCs/>
                <w:color w:val="000000"/>
              </w:rPr>
            </w:rPrChange>
          </w:rPr>
          <w:t>Molecular Biology and Evolution</w:t>
        </w:r>
        <w:r w:rsidRPr="002B2313">
          <w:rPr>
            <w:rFonts w:ascii="Times New Roman" w:eastAsia="Times New Roman" w:hAnsi="Times New Roman" w:cs="Times New Roman"/>
            <w:sz w:val="24"/>
            <w:szCs w:val="24"/>
            <w:lang w:val="en-US"/>
            <w:rPrChange w:id="75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60" w:author="Luana Soares" w:date="2025-05-06T19:32:00Z">
              <w:rPr>
                <w:rFonts w:eastAsia="Times New Roman"/>
                <w:i/>
                <w:iCs/>
                <w:color w:val="000000"/>
              </w:rPr>
            </w:rPrChange>
          </w:rPr>
          <w:t>23</w:t>
        </w:r>
        <w:r w:rsidRPr="002B2313">
          <w:rPr>
            <w:rFonts w:ascii="Times New Roman" w:eastAsia="Times New Roman" w:hAnsi="Times New Roman" w:cs="Times New Roman"/>
            <w:sz w:val="24"/>
            <w:szCs w:val="24"/>
            <w:lang w:val="en-US"/>
            <w:rPrChange w:id="761" w:author="Luana Soares" w:date="2025-05-06T19:32:00Z">
              <w:rPr>
                <w:rFonts w:eastAsia="Times New Roman"/>
                <w:color w:val="000000"/>
              </w:rPr>
            </w:rPrChange>
          </w:rPr>
          <w:t>(2), 254–267. https://doi.org/10.1093/MOLBEV/MSJ030</w:t>
        </w:r>
      </w:ins>
    </w:p>
    <w:p w14:paraId="37654EB8" w14:textId="77777777" w:rsidR="005817B6" w:rsidRPr="002B2313" w:rsidRDefault="005817B6" w:rsidP="005817B6">
      <w:pPr>
        <w:autoSpaceDE w:val="0"/>
        <w:autoSpaceDN w:val="0"/>
        <w:ind w:hanging="480"/>
        <w:rPr>
          <w:ins w:id="762" w:author="Luana Soares" w:date="2025-05-06T18:46:00Z"/>
          <w:rFonts w:ascii="Times New Roman" w:eastAsia="Times New Roman" w:hAnsi="Times New Roman" w:cs="Times New Roman"/>
          <w:sz w:val="24"/>
          <w:szCs w:val="24"/>
          <w:lang w:val="en-US"/>
          <w:rPrChange w:id="763" w:author="Luana Soares" w:date="2025-05-06T19:32:00Z">
            <w:rPr>
              <w:ins w:id="764" w:author="Luana Soares" w:date="2025-05-06T18:46:00Z"/>
              <w:rFonts w:eastAsia="Times New Roman"/>
              <w:color w:val="000000"/>
            </w:rPr>
          </w:rPrChange>
        </w:rPr>
      </w:pPr>
      <w:ins w:id="765" w:author="Luana Soares" w:date="2025-05-06T18:46:00Z">
        <w:r w:rsidRPr="002B2313">
          <w:rPr>
            <w:rFonts w:ascii="Times New Roman" w:eastAsia="Times New Roman" w:hAnsi="Times New Roman" w:cs="Times New Roman"/>
            <w:sz w:val="24"/>
            <w:szCs w:val="24"/>
            <w:lang w:val="en-US"/>
            <w:rPrChange w:id="766" w:author="Luana Soares" w:date="2025-05-06T19:32:00Z">
              <w:rPr>
                <w:rFonts w:eastAsia="Times New Roman"/>
                <w:color w:val="000000"/>
              </w:rPr>
            </w:rPrChange>
          </w:rPr>
          <w:t xml:space="preserve">Kumar, S., Stecher, G., Suleski, M., &amp; Hedges, S. B. (2017). </w:t>
        </w:r>
        <w:proofErr w:type="spellStart"/>
        <w:r w:rsidRPr="002B2313">
          <w:rPr>
            <w:rFonts w:ascii="Times New Roman" w:eastAsia="Times New Roman" w:hAnsi="Times New Roman" w:cs="Times New Roman"/>
            <w:sz w:val="24"/>
            <w:szCs w:val="24"/>
            <w:lang w:val="en-US"/>
            <w:rPrChange w:id="767" w:author="Luana Soares" w:date="2025-05-06T19:32:00Z">
              <w:rPr>
                <w:rFonts w:eastAsia="Times New Roman"/>
                <w:color w:val="000000"/>
              </w:rPr>
            </w:rPrChange>
          </w:rPr>
          <w:t>TimeTree</w:t>
        </w:r>
        <w:proofErr w:type="spellEnd"/>
        <w:r w:rsidRPr="002B2313">
          <w:rPr>
            <w:rFonts w:ascii="Times New Roman" w:eastAsia="Times New Roman" w:hAnsi="Times New Roman" w:cs="Times New Roman"/>
            <w:sz w:val="24"/>
            <w:szCs w:val="24"/>
            <w:lang w:val="en-US"/>
            <w:rPrChange w:id="768" w:author="Luana Soares" w:date="2025-05-06T19:32:00Z">
              <w:rPr>
                <w:rFonts w:eastAsia="Times New Roman"/>
                <w:color w:val="000000"/>
              </w:rPr>
            </w:rPrChange>
          </w:rPr>
          <w:t xml:space="preserve">: A Resource for Timelines, </w:t>
        </w:r>
        <w:proofErr w:type="spellStart"/>
        <w:r w:rsidRPr="002B2313">
          <w:rPr>
            <w:rFonts w:ascii="Times New Roman" w:eastAsia="Times New Roman" w:hAnsi="Times New Roman" w:cs="Times New Roman"/>
            <w:sz w:val="24"/>
            <w:szCs w:val="24"/>
            <w:lang w:val="en-US"/>
            <w:rPrChange w:id="769" w:author="Luana Soares" w:date="2025-05-06T19:32:00Z">
              <w:rPr>
                <w:rFonts w:eastAsia="Times New Roman"/>
                <w:color w:val="000000"/>
              </w:rPr>
            </w:rPrChange>
          </w:rPr>
          <w:t>Timetrees</w:t>
        </w:r>
        <w:proofErr w:type="spellEnd"/>
        <w:r w:rsidRPr="002B2313">
          <w:rPr>
            <w:rFonts w:ascii="Times New Roman" w:eastAsia="Times New Roman" w:hAnsi="Times New Roman" w:cs="Times New Roman"/>
            <w:sz w:val="24"/>
            <w:szCs w:val="24"/>
            <w:lang w:val="en-US"/>
            <w:rPrChange w:id="770" w:author="Luana Soares" w:date="2025-05-06T19:32:00Z">
              <w:rPr>
                <w:rFonts w:eastAsia="Times New Roman"/>
                <w:color w:val="000000"/>
              </w:rPr>
            </w:rPrChange>
          </w:rPr>
          <w:t xml:space="preserve">, and Divergence Times. </w:t>
        </w:r>
        <w:r w:rsidRPr="002B2313">
          <w:rPr>
            <w:rFonts w:ascii="Times New Roman" w:eastAsia="Times New Roman" w:hAnsi="Times New Roman" w:cs="Times New Roman"/>
            <w:i/>
            <w:iCs/>
            <w:sz w:val="24"/>
            <w:szCs w:val="24"/>
            <w:lang w:val="en-US"/>
            <w:rPrChange w:id="771" w:author="Luana Soares" w:date="2025-05-06T19:32:00Z">
              <w:rPr>
                <w:rFonts w:eastAsia="Times New Roman"/>
                <w:i/>
                <w:iCs/>
                <w:color w:val="000000"/>
              </w:rPr>
            </w:rPrChange>
          </w:rPr>
          <w:t>Molecular Biology and Evolution</w:t>
        </w:r>
        <w:r w:rsidRPr="002B2313">
          <w:rPr>
            <w:rFonts w:ascii="Times New Roman" w:eastAsia="Times New Roman" w:hAnsi="Times New Roman" w:cs="Times New Roman"/>
            <w:sz w:val="24"/>
            <w:szCs w:val="24"/>
            <w:lang w:val="en-US"/>
            <w:rPrChange w:id="772"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73" w:author="Luana Soares" w:date="2025-05-06T19:32:00Z">
              <w:rPr>
                <w:rFonts w:eastAsia="Times New Roman"/>
                <w:i/>
                <w:iCs/>
                <w:color w:val="000000"/>
              </w:rPr>
            </w:rPrChange>
          </w:rPr>
          <w:t>34</w:t>
        </w:r>
        <w:r w:rsidRPr="002B2313">
          <w:rPr>
            <w:rFonts w:ascii="Times New Roman" w:eastAsia="Times New Roman" w:hAnsi="Times New Roman" w:cs="Times New Roman"/>
            <w:sz w:val="24"/>
            <w:szCs w:val="24"/>
            <w:lang w:val="en-US"/>
            <w:rPrChange w:id="774" w:author="Luana Soares" w:date="2025-05-06T19:32:00Z">
              <w:rPr>
                <w:rFonts w:eastAsia="Times New Roman"/>
                <w:color w:val="000000"/>
              </w:rPr>
            </w:rPrChange>
          </w:rPr>
          <w:t>(7), 1812–1819. https://doi.org/10.1093/molbev/msx116</w:t>
        </w:r>
      </w:ins>
    </w:p>
    <w:p w14:paraId="4489AC6E" w14:textId="77777777" w:rsidR="005817B6" w:rsidRPr="002B2313" w:rsidRDefault="005817B6" w:rsidP="005817B6">
      <w:pPr>
        <w:autoSpaceDE w:val="0"/>
        <w:autoSpaceDN w:val="0"/>
        <w:ind w:hanging="480"/>
        <w:rPr>
          <w:ins w:id="775" w:author="Luana Soares" w:date="2025-05-06T18:46:00Z"/>
          <w:rFonts w:ascii="Times New Roman" w:eastAsia="Times New Roman" w:hAnsi="Times New Roman" w:cs="Times New Roman"/>
          <w:sz w:val="24"/>
          <w:szCs w:val="24"/>
          <w:lang w:val="en-US"/>
          <w:rPrChange w:id="776" w:author="Luana Soares" w:date="2025-05-06T19:32:00Z">
            <w:rPr>
              <w:ins w:id="777" w:author="Luana Soares" w:date="2025-05-06T18:46:00Z"/>
              <w:rFonts w:eastAsia="Times New Roman"/>
              <w:color w:val="000000"/>
            </w:rPr>
          </w:rPrChange>
        </w:rPr>
      </w:pPr>
      <w:ins w:id="778" w:author="Luana Soares" w:date="2025-05-06T18:46:00Z">
        <w:r w:rsidRPr="002B2313">
          <w:rPr>
            <w:rFonts w:ascii="Times New Roman" w:eastAsia="Times New Roman" w:hAnsi="Times New Roman" w:cs="Times New Roman"/>
            <w:sz w:val="24"/>
            <w:szCs w:val="24"/>
            <w:lang w:val="en-US"/>
            <w:rPrChange w:id="779" w:author="Luana Soares" w:date="2025-05-06T19:32:00Z">
              <w:rPr>
                <w:rFonts w:eastAsia="Times New Roman"/>
                <w:color w:val="000000"/>
              </w:rPr>
            </w:rPrChange>
          </w:rPr>
          <w:t xml:space="preserve">Lanier, H. C., Huang, H., &amp; Knowles, L. L. (2014). How low can you go? The effects of mutation rate on the accuracy of species-tree estimation. </w:t>
        </w:r>
        <w:r w:rsidRPr="002B2313">
          <w:rPr>
            <w:rFonts w:ascii="Times New Roman" w:eastAsia="Times New Roman" w:hAnsi="Times New Roman" w:cs="Times New Roman"/>
            <w:i/>
            <w:iCs/>
            <w:sz w:val="24"/>
            <w:szCs w:val="24"/>
            <w:lang w:val="en-US"/>
            <w:rPrChange w:id="780" w:author="Luana Soares" w:date="2025-05-06T19:32:00Z">
              <w:rPr>
                <w:rFonts w:eastAsia="Times New Roman"/>
                <w:i/>
                <w:iCs/>
                <w:color w:val="000000"/>
              </w:rPr>
            </w:rPrChange>
          </w:rPr>
          <w:t>Molecular Phylogenetics and Evolution</w:t>
        </w:r>
        <w:r w:rsidRPr="002B2313">
          <w:rPr>
            <w:rFonts w:ascii="Times New Roman" w:eastAsia="Times New Roman" w:hAnsi="Times New Roman" w:cs="Times New Roman"/>
            <w:sz w:val="24"/>
            <w:szCs w:val="24"/>
            <w:lang w:val="en-US"/>
            <w:rPrChange w:id="781"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82" w:author="Luana Soares" w:date="2025-05-06T19:32:00Z">
              <w:rPr>
                <w:rFonts w:eastAsia="Times New Roman"/>
                <w:i/>
                <w:iCs/>
                <w:color w:val="000000"/>
              </w:rPr>
            </w:rPrChange>
          </w:rPr>
          <w:t>70</w:t>
        </w:r>
        <w:r w:rsidRPr="002B2313">
          <w:rPr>
            <w:rFonts w:ascii="Times New Roman" w:eastAsia="Times New Roman" w:hAnsi="Times New Roman" w:cs="Times New Roman"/>
            <w:sz w:val="24"/>
            <w:szCs w:val="24"/>
            <w:lang w:val="en-US"/>
            <w:rPrChange w:id="783" w:author="Luana Soares" w:date="2025-05-06T19:32:00Z">
              <w:rPr>
                <w:rFonts w:eastAsia="Times New Roman"/>
                <w:color w:val="000000"/>
              </w:rPr>
            </w:rPrChange>
          </w:rPr>
          <w:t>, 112–119. https://doi.org/10.1016/j.ympev.2013.09.006</w:t>
        </w:r>
      </w:ins>
    </w:p>
    <w:p w14:paraId="70A8CBA7" w14:textId="77777777" w:rsidR="005817B6" w:rsidRPr="002B2313" w:rsidRDefault="005817B6" w:rsidP="005817B6">
      <w:pPr>
        <w:autoSpaceDE w:val="0"/>
        <w:autoSpaceDN w:val="0"/>
        <w:ind w:hanging="480"/>
        <w:rPr>
          <w:ins w:id="784" w:author="Luana Soares" w:date="2025-05-06T18:46:00Z"/>
          <w:rFonts w:ascii="Times New Roman" w:eastAsia="Times New Roman" w:hAnsi="Times New Roman" w:cs="Times New Roman"/>
          <w:sz w:val="24"/>
          <w:szCs w:val="24"/>
          <w:lang w:val="en-US"/>
          <w:rPrChange w:id="785" w:author="Luana Soares" w:date="2025-05-06T19:32:00Z">
            <w:rPr>
              <w:ins w:id="786" w:author="Luana Soares" w:date="2025-05-06T18:46:00Z"/>
              <w:rFonts w:eastAsia="Times New Roman"/>
              <w:color w:val="000000"/>
            </w:rPr>
          </w:rPrChange>
        </w:rPr>
      </w:pPr>
      <w:ins w:id="787" w:author="Luana Soares" w:date="2025-05-06T18:46:00Z">
        <w:r w:rsidRPr="002B2313">
          <w:rPr>
            <w:rFonts w:ascii="Times New Roman" w:eastAsia="Times New Roman" w:hAnsi="Times New Roman" w:cs="Times New Roman"/>
            <w:sz w:val="24"/>
            <w:szCs w:val="24"/>
            <w:lang w:val="en-US"/>
            <w:rPrChange w:id="788" w:author="Luana Soares" w:date="2025-05-06T19:32:00Z">
              <w:rPr>
                <w:rFonts w:eastAsia="Times New Roman"/>
                <w:color w:val="000000"/>
              </w:rPr>
            </w:rPrChange>
          </w:rPr>
          <w:t xml:space="preserve">Li, H., &amp; Durbin, R. (2010). Fast and accurate long-read alignment with Burrows–Wheeler transform. </w:t>
        </w:r>
        <w:r w:rsidRPr="002B2313">
          <w:rPr>
            <w:rFonts w:ascii="Times New Roman" w:eastAsia="Times New Roman" w:hAnsi="Times New Roman" w:cs="Times New Roman"/>
            <w:i/>
            <w:iCs/>
            <w:sz w:val="24"/>
            <w:szCs w:val="24"/>
            <w:lang w:val="en-US"/>
            <w:rPrChange w:id="789" w:author="Luana Soares" w:date="2025-05-06T19:32:00Z">
              <w:rPr>
                <w:rFonts w:eastAsia="Times New Roman"/>
                <w:i/>
                <w:iCs/>
                <w:color w:val="000000"/>
              </w:rPr>
            </w:rPrChange>
          </w:rPr>
          <w:t>Bioinformatics</w:t>
        </w:r>
        <w:r w:rsidRPr="002B2313">
          <w:rPr>
            <w:rFonts w:ascii="Times New Roman" w:eastAsia="Times New Roman" w:hAnsi="Times New Roman" w:cs="Times New Roman"/>
            <w:sz w:val="24"/>
            <w:szCs w:val="24"/>
            <w:lang w:val="en-US"/>
            <w:rPrChange w:id="79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791" w:author="Luana Soares" w:date="2025-05-06T19:32:00Z">
              <w:rPr>
                <w:rFonts w:eastAsia="Times New Roman"/>
                <w:i/>
                <w:iCs/>
                <w:color w:val="000000"/>
              </w:rPr>
            </w:rPrChange>
          </w:rPr>
          <w:t>26</w:t>
        </w:r>
        <w:r w:rsidRPr="002B2313">
          <w:rPr>
            <w:rFonts w:ascii="Times New Roman" w:eastAsia="Times New Roman" w:hAnsi="Times New Roman" w:cs="Times New Roman"/>
            <w:sz w:val="24"/>
            <w:szCs w:val="24"/>
            <w:lang w:val="en-US"/>
            <w:rPrChange w:id="792" w:author="Luana Soares" w:date="2025-05-06T19:32:00Z">
              <w:rPr>
                <w:rFonts w:eastAsia="Times New Roman"/>
                <w:color w:val="000000"/>
              </w:rPr>
            </w:rPrChange>
          </w:rPr>
          <w:t>(5), 589–595. https://doi.org/10.1093/bioinformatics/btp698</w:t>
        </w:r>
      </w:ins>
    </w:p>
    <w:p w14:paraId="1699C1C1" w14:textId="77777777" w:rsidR="005817B6" w:rsidRPr="002B2313" w:rsidRDefault="005817B6" w:rsidP="005817B6">
      <w:pPr>
        <w:autoSpaceDE w:val="0"/>
        <w:autoSpaceDN w:val="0"/>
        <w:ind w:hanging="480"/>
        <w:rPr>
          <w:ins w:id="793" w:author="Luana Soares" w:date="2025-05-06T18:46:00Z"/>
          <w:rFonts w:ascii="Times New Roman" w:eastAsia="Times New Roman" w:hAnsi="Times New Roman" w:cs="Times New Roman"/>
          <w:sz w:val="24"/>
          <w:szCs w:val="24"/>
          <w:lang w:val="en-US"/>
          <w:rPrChange w:id="794" w:author="Luana Soares" w:date="2025-05-06T19:32:00Z">
            <w:rPr>
              <w:ins w:id="795" w:author="Luana Soares" w:date="2025-05-06T18:46:00Z"/>
              <w:rFonts w:eastAsia="Times New Roman"/>
              <w:color w:val="000000"/>
            </w:rPr>
          </w:rPrChange>
        </w:rPr>
      </w:pPr>
      <w:ins w:id="796" w:author="Luana Soares" w:date="2025-05-06T18:46:00Z">
        <w:r w:rsidRPr="002B2313">
          <w:rPr>
            <w:rFonts w:ascii="Times New Roman" w:eastAsia="Times New Roman" w:hAnsi="Times New Roman" w:cs="Times New Roman"/>
            <w:sz w:val="24"/>
            <w:szCs w:val="24"/>
            <w:lang w:val="en-US"/>
            <w:rPrChange w:id="797" w:author="Luana Soares" w:date="2025-05-06T19:32:00Z">
              <w:rPr>
                <w:rFonts w:eastAsia="Times New Roman"/>
                <w:color w:val="000000"/>
              </w:rPr>
            </w:rPrChange>
          </w:rPr>
          <w:t xml:space="preserve">Linck, E., &amp; Battey, C. J. (2019). Minor allele frequency thresholds strongly affect population structure inference with genomic data sets. </w:t>
        </w:r>
        <w:r w:rsidRPr="002B2313">
          <w:rPr>
            <w:rFonts w:ascii="Times New Roman" w:eastAsia="Times New Roman" w:hAnsi="Times New Roman" w:cs="Times New Roman"/>
            <w:i/>
            <w:iCs/>
            <w:sz w:val="24"/>
            <w:szCs w:val="24"/>
            <w:lang w:val="en-US"/>
            <w:rPrChange w:id="798" w:author="Luana Soares" w:date="2025-05-06T19:32:00Z">
              <w:rPr>
                <w:rFonts w:eastAsia="Times New Roman"/>
                <w:i/>
                <w:iCs/>
                <w:color w:val="000000"/>
              </w:rPr>
            </w:rPrChange>
          </w:rPr>
          <w:t>Molecular Ecology Resources</w:t>
        </w:r>
        <w:r w:rsidRPr="002B2313">
          <w:rPr>
            <w:rFonts w:ascii="Times New Roman" w:eastAsia="Times New Roman" w:hAnsi="Times New Roman" w:cs="Times New Roman"/>
            <w:sz w:val="24"/>
            <w:szCs w:val="24"/>
            <w:lang w:val="en-US"/>
            <w:rPrChange w:id="79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00" w:author="Luana Soares" w:date="2025-05-06T19:32:00Z">
              <w:rPr>
                <w:rFonts w:eastAsia="Times New Roman"/>
                <w:i/>
                <w:iCs/>
                <w:color w:val="000000"/>
              </w:rPr>
            </w:rPrChange>
          </w:rPr>
          <w:t>19</w:t>
        </w:r>
        <w:r w:rsidRPr="002B2313">
          <w:rPr>
            <w:rFonts w:ascii="Times New Roman" w:eastAsia="Times New Roman" w:hAnsi="Times New Roman" w:cs="Times New Roman"/>
            <w:sz w:val="24"/>
            <w:szCs w:val="24"/>
            <w:lang w:val="en-US"/>
            <w:rPrChange w:id="801" w:author="Luana Soares" w:date="2025-05-06T19:32:00Z">
              <w:rPr>
                <w:rFonts w:eastAsia="Times New Roman"/>
                <w:color w:val="000000"/>
              </w:rPr>
            </w:rPrChange>
          </w:rPr>
          <w:t>(3), 639–647. https://doi.org/10.1111/1755-0998.12995</w:t>
        </w:r>
      </w:ins>
    </w:p>
    <w:p w14:paraId="23AAB4CC" w14:textId="77777777" w:rsidR="005817B6" w:rsidRPr="002B2313" w:rsidRDefault="005817B6" w:rsidP="005817B6">
      <w:pPr>
        <w:autoSpaceDE w:val="0"/>
        <w:autoSpaceDN w:val="0"/>
        <w:ind w:hanging="480"/>
        <w:rPr>
          <w:ins w:id="802" w:author="Luana Soares" w:date="2025-05-06T18:46:00Z"/>
          <w:rFonts w:ascii="Times New Roman" w:eastAsia="Times New Roman" w:hAnsi="Times New Roman" w:cs="Times New Roman"/>
          <w:sz w:val="24"/>
          <w:szCs w:val="24"/>
          <w:lang w:val="en-US"/>
          <w:rPrChange w:id="803" w:author="Luana Soares" w:date="2025-05-06T19:32:00Z">
            <w:rPr>
              <w:ins w:id="804" w:author="Luana Soares" w:date="2025-05-06T18:46:00Z"/>
              <w:rFonts w:eastAsia="Times New Roman"/>
              <w:color w:val="000000"/>
            </w:rPr>
          </w:rPrChange>
        </w:rPr>
      </w:pPr>
      <w:proofErr w:type="spellStart"/>
      <w:ins w:id="805" w:author="Luana Soares" w:date="2025-05-06T18:46:00Z">
        <w:r w:rsidRPr="002B2313">
          <w:rPr>
            <w:rFonts w:ascii="Times New Roman" w:eastAsia="Times New Roman" w:hAnsi="Times New Roman" w:cs="Times New Roman"/>
            <w:sz w:val="24"/>
            <w:szCs w:val="24"/>
            <w:lang w:val="en-US"/>
            <w:rPrChange w:id="806" w:author="Luana Soares" w:date="2025-05-06T19:32:00Z">
              <w:rPr>
                <w:rFonts w:eastAsia="Times New Roman"/>
                <w:color w:val="000000"/>
              </w:rPr>
            </w:rPrChange>
          </w:rPr>
          <w:lastRenderedPageBreak/>
          <w:t>Mäder</w:t>
        </w:r>
        <w:proofErr w:type="spellEnd"/>
        <w:r w:rsidRPr="002B2313">
          <w:rPr>
            <w:rFonts w:ascii="Times New Roman" w:eastAsia="Times New Roman" w:hAnsi="Times New Roman" w:cs="Times New Roman"/>
            <w:sz w:val="24"/>
            <w:szCs w:val="24"/>
            <w:lang w:val="en-US"/>
            <w:rPrChange w:id="807" w:author="Luana Soares" w:date="2025-05-06T19:32:00Z">
              <w:rPr>
                <w:rFonts w:eastAsia="Times New Roman"/>
                <w:color w:val="000000"/>
              </w:rPr>
            </w:rPrChange>
          </w:rPr>
          <w:t xml:space="preserve">, G., &amp; Freitas, L. B. (2019). Biogeographical, ecological, and phylogenetic analyses clarifying the evolutionary history of Calibrachoa in South American grasslands. </w:t>
        </w:r>
        <w:r w:rsidRPr="002B2313">
          <w:rPr>
            <w:rFonts w:ascii="Times New Roman" w:eastAsia="Times New Roman" w:hAnsi="Times New Roman" w:cs="Times New Roman"/>
            <w:i/>
            <w:iCs/>
            <w:sz w:val="24"/>
            <w:szCs w:val="24"/>
            <w:lang w:val="en-US"/>
            <w:rPrChange w:id="808" w:author="Luana Soares" w:date="2025-05-06T19:32:00Z">
              <w:rPr>
                <w:rFonts w:eastAsia="Times New Roman"/>
                <w:i/>
                <w:iCs/>
                <w:color w:val="000000"/>
              </w:rPr>
            </w:rPrChange>
          </w:rPr>
          <w:t>Molecular Phylogenetics and Evolution</w:t>
        </w:r>
        <w:r w:rsidRPr="002B2313">
          <w:rPr>
            <w:rFonts w:ascii="Times New Roman" w:eastAsia="Times New Roman" w:hAnsi="Times New Roman" w:cs="Times New Roman"/>
            <w:sz w:val="24"/>
            <w:szCs w:val="24"/>
            <w:lang w:val="en-US"/>
            <w:rPrChange w:id="80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10" w:author="Luana Soares" w:date="2025-05-06T19:32:00Z">
              <w:rPr>
                <w:rFonts w:eastAsia="Times New Roman"/>
                <w:i/>
                <w:iCs/>
                <w:color w:val="000000"/>
              </w:rPr>
            </w:rPrChange>
          </w:rPr>
          <w:t>141</w:t>
        </w:r>
        <w:r w:rsidRPr="002B2313">
          <w:rPr>
            <w:rFonts w:ascii="Times New Roman" w:eastAsia="Times New Roman" w:hAnsi="Times New Roman" w:cs="Times New Roman"/>
            <w:sz w:val="24"/>
            <w:szCs w:val="24"/>
            <w:lang w:val="en-US"/>
            <w:rPrChange w:id="811" w:author="Luana Soares" w:date="2025-05-06T19:32:00Z">
              <w:rPr>
                <w:rFonts w:eastAsia="Times New Roman"/>
                <w:color w:val="000000"/>
              </w:rPr>
            </w:rPrChange>
          </w:rPr>
          <w:t>, 106614. https://doi.org/10.1016/j.ympev.2019.106614</w:t>
        </w:r>
      </w:ins>
    </w:p>
    <w:p w14:paraId="66E6CBFA" w14:textId="77777777" w:rsidR="005817B6" w:rsidRPr="002B2313" w:rsidRDefault="005817B6" w:rsidP="005817B6">
      <w:pPr>
        <w:autoSpaceDE w:val="0"/>
        <w:autoSpaceDN w:val="0"/>
        <w:ind w:hanging="480"/>
        <w:rPr>
          <w:ins w:id="812" w:author="Luana Soares" w:date="2025-05-06T18:46:00Z"/>
          <w:rFonts w:ascii="Times New Roman" w:eastAsia="Times New Roman" w:hAnsi="Times New Roman" w:cs="Times New Roman"/>
          <w:sz w:val="24"/>
          <w:szCs w:val="24"/>
          <w:lang w:val="en-US"/>
          <w:rPrChange w:id="813" w:author="Luana Soares" w:date="2025-05-06T19:32:00Z">
            <w:rPr>
              <w:ins w:id="814" w:author="Luana Soares" w:date="2025-05-06T18:46:00Z"/>
              <w:rFonts w:eastAsia="Times New Roman"/>
              <w:color w:val="000000"/>
            </w:rPr>
          </w:rPrChange>
        </w:rPr>
      </w:pPr>
      <w:ins w:id="815" w:author="Luana Soares" w:date="2025-05-06T18:46:00Z">
        <w:r w:rsidRPr="002B2313">
          <w:rPr>
            <w:rFonts w:ascii="Times New Roman" w:eastAsia="Times New Roman" w:hAnsi="Times New Roman" w:cs="Times New Roman"/>
            <w:sz w:val="24"/>
            <w:szCs w:val="24"/>
            <w:lang w:val="en-US"/>
            <w:rPrChange w:id="816" w:author="Luana Soares" w:date="2025-05-06T19:32:00Z">
              <w:rPr>
                <w:rFonts w:eastAsia="Times New Roman"/>
                <w:color w:val="000000"/>
              </w:rPr>
            </w:rPrChange>
          </w:rPr>
          <w:t xml:space="preserve">Manel, S., Perrier, C., </w:t>
        </w:r>
        <w:proofErr w:type="spellStart"/>
        <w:r w:rsidRPr="002B2313">
          <w:rPr>
            <w:rFonts w:ascii="Times New Roman" w:eastAsia="Times New Roman" w:hAnsi="Times New Roman" w:cs="Times New Roman"/>
            <w:sz w:val="24"/>
            <w:szCs w:val="24"/>
            <w:lang w:val="en-US"/>
            <w:rPrChange w:id="817" w:author="Luana Soares" w:date="2025-05-06T19:32:00Z">
              <w:rPr>
                <w:rFonts w:eastAsia="Times New Roman"/>
                <w:color w:val="000000"/>
              </w:rPr>
            </w:rPrChange>
          </w:rPr>
          <w:t>Pratlong</w:t>
        </w:r>
        <w:proofErr w:type="spellEnd"/>
        <w:r w:rsidRPr="002B2313">
          <w:rPr>
            <w:rFonts w:ascii="Times New Roman" w:eastAsia="Times New Roman" w:hAnsi="Times New Roman" w:cs="Times New Roman"/>
            <w:sz w:val="24"/>
            <w:szCs w:val="24"/>
            <w:lang w:val="en-US"/>
            <w:rPrChange w:id="818" w:author="Luana Soares" w:date="2025-05-06T19:32:00Z">
              <w:rPr>
                <w:rFonts w:eastAsia="Times New Roman"/>
                <w:color w:val="000000"/>
              </w:rPr>
            </w:rPrChange>
          </w:rPr>
          <w:t xml:space="preserve">, M., Abi‐Rached, L., Paganini, J., </w:t>
        </w:r>
        <w:proofErr w:type="spellStart"/>
        <w:r w:rsidRPr="002B2313">
          <w:rPr>
            <w:rFonts w:ascii="Times New Roman" w:eastAsia="Times New Roman" w:hAnsi="Times New Roman" w:cs="Times New Roman"/>
            <w:sz w:val="24"/>
            <w:szCs w:val="24"/>
            <w:lang w:val="en-US"/>
            <w:rPrChange w:id="819" w:author="Luana Soares" w:date="2025-05-06T19:32:00Z">
              <w:rPr>
                <w:rFonts w:eastAsia="Times New Roman"/>
                <w:color w:val="000000"/>
              </w:rPr>
            </w:rPrChange>
          </w:rPr>
          <w:t>Pontarotti</w:t>
        </w:r>
        <w:proofErr w:type="spellEnd"/>
        <w:r w:rsidRPr="002B2313">
          <w:rPr>
            <w:rFonts w:ascii="Times New Roman" w:eastAsia="Times New Roman" w:hAnsi="Times New Roman" w:cs="Times New Roman"/>
            <w:sz w:val="24"/>
            <w:szCs w:val="24"/>
            <w:lang w:val="en-US"/>
            <w:rPrChange w:id="820" w:author="Luana Soares" w:date="2025-05-06T19:32:00Z">
              <w:rPr>
                <w:rFonts w:eastAsia="Times New Roman"/>
                <w:color w:val="000000"/>
              </w:rPr>
            </w:rPrChange>
          </w:rPr>
          <w:t xml:space="preserve">, P., &amp; Aurelle, D. (2016). Genomic resources and their influence on the detection of the signal of positive selection in genome scans. </w:t>
        </w:r>
        <w:r w:rsidRPr="002B2313">
          <w:rPr>
            <w:rFonts w:ascii="Times New Roman" w:eastAsia="Times New Roman" w:hAnsi="Times New Roman" w:cs="Times New Roman"/>
            <w:i/>
            <w:iCs/>
            <w:sz w:val="24"/>
            <w:szCs w:val="24"/>
            <w:lang w:val="en-US"/>
            <w:rPrChange w:id="821" w:author="Luana Soares" w:date="2025-05-06T19:32:00Z">
              <w:rPr>
                <w:rFonts w:eastAsia="Times New Roman"/>
                <w:i/>
                <w:iCs/>
                <w:color w:val="000000"/>
              </w:rPr>
            </w:rPrChange>
          </w:rPr>
          <w:t>Molecular Ecology</w:t>
        </w:r>
        <w:r w:rsidRPr="002B2313">
          <w:rPr>
            <w:rFonts w:ascii="Times New Roman" w:eastAsia="Times New Roman" w:hAnsi="Times New Roman" w:cs="Times New Roman"/>
            <w:sz w:val="24"/>
            <w:szCs w:val="24"/>
            <w:lang w:val="en-US"/>
            <w:rPrChange w:id="822"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23" w:author="Luana Soares" w:date="2025-05-06T19:32:00Z">
              <w:rPr>
                <w:rFonts w:eastAsia="Times New Roman"/>
                <w:i/>
                <w:iCs/>
                <w:color w:val="000000"/>
              </w:rPr>
            </w:rPrChange>
          </w:rPr>
          <w:t>25</w:t>
        </w:r>
        <w:r w:rsidRPr="002B2313">
          <w:rPr>
            <w:rFonts w:ascii="Times New Roman" w:eastAsia="Times New Roman" w:hAnsi="Times New Roman" w:cs="Times New Roman"/>
            <w:sz w:val="24"/>
            <w:szCs w:val="24"/>
            <w:lang w:val="en-US"/>
            <w:rPrChange w:id="824" w:author="Luana Soares" w:date="2025-05-06T19:32:00Z">
              <w:rPr>
                <w:rFonts w:eastAsia="Times New Roman"/>
                <w:color w:val="000000"/>
              </w:rPr>
            </w:rPrChange>
          </w:rPr>
          <w:t>(1), 170–184. https://doi.org/10.1111/mec.13468</w:t>
        </w:r>
      </w:ins>
    </w:p>
    <w:p w14:paraId="3F2C15CE" w14:textId="77777777" w:rsidR="005817B6" w:rsidRPr="002B2313" w:rsidRDefault="005817B6" w:rsidP="005817B6">
      <w:pPr>
        <w:autoSpaceDE w:val="0"/>
        <w:autoSpaceDN w:val="0"/>
        <w:ind w:hanging="480"/>
        <w:rPr>
          <w:ins w:id="825" w:author="Luana Soares" w:date="2025-05-06T18:46:00Z"/>
          <w:rFonts w:ascii="Times New Roman" w:eastAsia="Times New Roman" w:hAnsi="Times New Roman" w:cs="Times New Roman"/>
          <w:sz w:val="24"/>
          <w:szCs w:val="24"/>
          <w:lang w:val="en-US"/>
          <w:rPrChange w:id="826" w:author="Luana Soares" w:date="2025-05-06T19:32:00Z">
            <w:rPr>
              <w:ins w:id="827" w:author="Luana Soares" w:date="2025-05-06T18:46:00Z"/>
              <w:rFonts w:eastAsia="Times New Roman"/>
              <w:color w:val="000000"/>
            </w:rPr>
          </w:rPrChange>
        </w:rPr>
      </w:pPr>
      <w:ins w:id="828" w:author="Luana Soares" w:date="2025-05-06T18:46:00Z">
        <w:r w:rsidRPr="002B2313">
          <w:rPr>
            <w:rFonts w:ascii="Times New Roman" w:eastAsia="Times New Roman" w:hAnsi="Times New Roman" w:cs="Times New Roman"/>
            <w:sz w:val="24"/>
            <w:szCs w:val="24"/>
            <w:lang w:val="en-US"/>
            <w:rPrChange w:id="829" w:author="Luana Soares" w:date="2025-05-06T19:32:00Z">
              <w:rPr>
                <w:rFonts w:eastAsia="Times New Roman"/>
                <w:color w:val="000000"/>
              </w:rPr>
            </w:rPrChange>
          </w:rPr>
          <w:t xml:space="preserve">Mijangos, J. L., Gruber, B., Berry, O., </w:t>
        </w:r>
        <w:proofErr w:type="spellStart"/>
        <w:r w:rsidRPr="002B2313">
          <w:rPr>
            <w:rFonts w:ascii="Times New Roman" w:eastAsia="Times New Roman" w:hAnsi="Times New Roman" w:cs="Times New Roman"/>
            <w:sz w:val="24"/>
            <w:szCs w:val="24"/>
            <w:lang w:val="en-US"/>
            <w:rPrChange w:id="830" w:author="Luana Soares" w:date="2025-05-06T19:32:00Z">
              <w:rPr>
                <w:rFonts w:eastAsia="Times New Roman"/>
                <w:color w:val="000000"/>
              </w:rPr>
            </w:rPrChange>
          </w:rPr>
          <w:t>Pacioni</w:t>
        </w:r>
        <w:proofErr w:type="spellEnd"/>
        <w:r w:rsidRPr="002B2313">
          <w:rPr>
            <w:rFonts w:ascii="Times New Roman" w:eastAsia="Times New Roman" w:hAnsi="Times New Roman" w:cs="Times New Roman"/>
            <w:sz w:val="24"/>
            <w:szCs w:val="24"/>
            <w:lang w:val="en-US"/>
            <w:rPrChange w:id="831" w:author="Luana Soares" w:date="2025-05-06T19:32:00Z">
              <w:rPr>
                <w:rFonts w:eastAsia="Times New Roman"/>
                <w:color w:val="000000"/>
              </w:rPr>
            </w:rPrChange>
          </w:rPr>
          <w:t>, C., &amp; Georges, A. (2022). &lt;</w:t>
        </w:r>
        <w:proofErr w:type="spellStart"/>
        <w:r w:rsidRPr="002B2313">
          <w:rPr>
            <w:rFonts w:ascii="Times New Roman" w:eastAsia="Times New Roman" w:hAnsi="Times New Roman" w:cs="Times New Roman"/>
            <w:sz w:val="24"/>
            <w:szCs w:val="24"/>
            <w:lang w:val="en-US"/>
            <w:rPrChange w:id="832"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833" w:author="Luana Soares" w:date="2025-05-06T19:32:00Z">
              <w:rPr>
                <w:rFonts w:eastAsia="Times New Roman"/>
                <w:color w:val="000000"/>
              </w:rPr>
            </w:rPrChange>
          </w:rPr>
          <w:t xml:space="preserve">&gt; </w:t>
        </w:r>
        <w:proofErr w:type="spellStart"/>
        <w:r w:rsidRPr="002B2313">
          <w:rPr>
            <w:rFonts w:ascii="Times New Roman" w:eastAsia="Times New Roman" w:hAnsi="Times New Roman" w:cs="Times New Roman"/>
            <w:i/>
            <w:iCs/>
            <w:sz w:val="24"/>
            <w:szCs w:val="24"/>
            <w:lang w:val="en-US"/>
            <w:rPrChange w:id="834" w:author="Luana Soares" w:date="2025-05-06T19:32:00Z">
              <w:rPr>
                <w:rFonts w:eastAsia="Times New Roman"/>
                <w:i/>
                <w:iCs/>
                <w:color w:val="000000"/>
              </w:rPr>
            </w:rPrChange>
          </w:rPr>
          <w:t>dartR</w:t>
        </w:r>
        <w:proofErr w:type="spellEnd"/>
        <w:r w:rsidRPr="002B2313">
          <w:rPr>
            <w:rFonts w:ascii="Times New Roman" w:eastAsia="Times New Roman" w:hAnsi="Times New Roman" w:cs="Times New Roman"/>
            <w:sz w:val="24"/>
            <w:szCs w:val="24"/>
            <w:lang w:val="en-US"/>
            <w:rPrChange w:id="835" w:author="Luana Soares" w:date="2025-05-06T19:32:00Z">
              <w:rPr>
                <w:rFonts w:eastAsia="Times New Roman"/>
                <w:color w:val="000000"/>
              </w:rPr>
            </w:rPrChange>
          </w:rPr>
          <w:t xml:space="preserve"> &lt;/</w:t>
        </w:r>
        <w:proofErr w:type="spellStart"/>
        <w:r w:rsidRPr="002B2313">
          <w:rPr>
            <w:rFonts w:ascii="Times New Roman" w:eastAsia="Times New Roman" w:hAnsi="Times New Roman" w:cs="Times New Roman"/>
            <w:sz w:val="24"/>
            <w:szCs w:val="24"/>
            <w:lang w:val="en-US"/>
            <w:rPrChange w:id="836"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837" w:author="Luana Soares" w:date="2025-05-06T19:32:00Z">
              <w:rPr>
                <w:rFonts w:eastAsia="Times New Roman"/>
                <w:color w:val="000000"/>
              </w:rPr>
            </w:rPrChange>
          </w:rPr>
          <w:t xml:space="preserve">&gt; v2: An accessible genetic analysis platform for conservation, </w:t>
        </w:r>
        <w:proofErr w:type="gramStart"/>
        <w:r w:rsidRPr="002B2313">
          <w:rPr>
            <w:rFonts w:ascii="Times New Roman" w:eastAsia="Times New Roman" w:hAnsi="Times New Roman" w:cs="Times New Roman"/>
            <w:sz w:val="24"/>
            <w:szCs w:val="24"/>
            <w:lang w:val="en-US"/>
            <w:rPrChange w:id="838" w:author="Luana Soares" w:date="2025-05-06T19:32:00Z">
              <w:rPr>
                <w:rFonts w:eastAsia="Times New Roman"/>
                <w:color w:val="000000"/>
              </w:rPr>
            </w:rPrChange>
          </w:rPr>
          <w:t>ecology</w:t>
        </w:r>
        <w:proofErr w:type="gramEnd"/>
        <w:r w:rsidRPr="002B2313">
          <w:rPr>
            <w:rFonts w:ascii="Times New Roman" w:eastAsia="Times New Roman" w:hAnsi="Times New Roman" w:cs="Times New Roman"/>
            <w:sz w:val="24"/>
            <w:szCs w:val="24"/>
            <w:lang w:val="en-US"/>
            <w:rPrChange w:id="839" w:author="Luana Soares" w:date="2025-05-06T19:32:00Z">
              <w:rPr>
                <w:rFonts w:eastAsia="Times New Roman"/>
                <w:color w:val="000000"/>
              </w:rPr>
            </w:rPrChange>
          </w:rPr>
          <w:t xml:space="preserve"> and agriculture. </w:t>
        </w:r>
        <w:r w:rsidRPr="002B2313">
          <w:rPr>
            <w:rFonts w:ascii="Times New Roman" w:eastAsia="Times New Roman" w:hAnsi="Times New Roman" w:cs="Times New Roman"/>
            <w:i/>
            <w:iCs/>
            <w:sz w:val="24"/>
            <w:szCs w:val="24"/>
            <w:lang w:val="en-US"/>
            <w:rPrChange w:id="840" w:author="Luana Soares" w:date="2025-05-06T19:32:00Z">
              <w:rPr>
                <w:rFonts w:eastAsia="Times New Roman"/>
                <w:i/>
                <w:iCs/>
                <w:color w:val="000000"/>
              </w:rPr>
            </w:rPrChange>
          </w:rPr>
          <w:t>Methods in Ecology and Evolution</w:t>
        </w:r>
        <w:r w:rsidRPr="002B2313">
          <w:rPr>
            <w:rFonts w:ascii="Times New Roman" w:eastAsia="Times New Roman" w:hAnsi="Times New Roman" w:cs="Times New Roman"/>
            <w:sz w:val="24"/>
            <w:szCs w:val="24"/>
            <w:lang w:val="en-US"/>
            <w:rPrChange w:id="841"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42" w:author="Luana Soares" w:date="2025-05-06T19:32:00Z">
              <w:rPr>
                <w:rFonts w:eastAsia="Times New Roman"/>
                <w:i/>
                <w:iCs/>
                <w:color w:val="000000"/>
              </w:rPr>
            </w:rPrChange>
          </w:rPr>
          <w:t>13</w:t>
        </w:r>
        <w:r w:rsidRPr="002B2313">
          <w:rPr>
            <w:rFonts w:ascii="Times New Roman" w:eastAsia="Times New Roman" w:hAnsi="Times New Roman" w:cs="Times New Roman"/>
            <w:sz w:val="24"/>
            <w:szCs w:val="24"/>
            <w:lang w:val="en-US"/>
            <w:rPrChange w:id="843" w:author="Luana Soares" w:date="2025-05-06T19:32:00Z">
              <w:rPr>
                <w:rFonts w:eastAsia="Times New Roman"/>
                <w:color w:val="000000"/>
              </w:rPr>
            </w:rPrChange>
          </w:rPr>
          <w:t>(10), 2150–2158. https://doi.org/10.1111/2041-210X.13918</w:t>
        </w:r>
      </w:ins>
    </w:p>
    <w:p w14:paraId="194D4D77" w14:textId="77777777" w:rsidR="005817B6" w:rsidRPr="002B2313" w:rsidRDefault="005817B6" w:rsidP="005817B6">
      <w:pPr>
        <w:autoSpaceDE w:val="0"/>
        <w:autoSpaceDN w:val="0"/>
        <w:ind w:hanging="480"/>
        <w:rPr>
          <w:ins w:id="844" w:author="Luana Soares" w:date="2025-05-06T18:46:00Z"/>
          <w:rFonts w:ascii="Times New Roman" w:eastAsia="Times New Roman" w:hAnsi="Times New Roman" w:cs="Times New Roman"/>
          <w:sz w:val="24"/>
          <w:szCs w:val="24"/>
          <w:lang w:val="en-US"/>
          <w:rPrChange w:id="845" w:author="Luana Soares" w:date="2025-05-06T19:32:00Z">
            <w:rPr>
              <w:ins w:id="846" w:author="Luana Soares" w:date="2025-05-06T18:46:00Z"/>
              <w:rFonts w:eastAsia="Times New Roman"/>
              <w:color w:val="000000"/>
            </w:rPr>
          </w:rPrChange>
        </w:rPr>
      </w:pPr>
      <w:ins w:id="847" w:author="Luana Soares" w:date="2025-05-06T18:46:00Z">
        <w:r w:rsidRPr="002B2313">
          <w:rPr>
            <w:rFonts w:ascii="Times New Roman" w:eastAsia="Times New Roman" w:hAnsi="Times New Roman" w:cs="Times New Roman"/>
            <w:sz w:val="24"/>
            <w:szCs w:val="24"/>
            <w:lang w:val="en-US"/>
            <w:rPrChange w:id="848" w:author="Luana Soares" w:date="2025-05-06T19:32:00Z">
              <w:rPr>
                <w:rFonts w:eastAsia="Times New Roman"/>
                <w:color w:val="000000"/>
              </w:rPr>
            </w:rPrChange>
          </w:rPr>
          <w:t xml:space="preserve">Molloy, E. K., &amp; </w:t>
        </w:r>
        <w:proofErr w:type="spellStart"/>
        <w:r w:rsidRPr="002B2313">
          <w:rPr>
            <w:rFonts w:ascii="Times New Roman" w:eastAsia="Times New Roman" w:hAnsi="Times New Roman" w:cs="Times New Roman"/>
            <w:sz w:val="24"/>
            <w:szCs w:val="24"/>
            <w:lang w:val="en-US"/>
            <w:rPrChange w:id="849" w:author="Luana Soares" w:date="2025-05-06T19:32:00Z">
              <w:rPr>
                <w:rFonts w:eastAsia="Times New Roman"/>
                <w:color w:val="000000"/>
              </w:rPr>
            </w:rPrChange>
          </w:rPr>
          <w:t>Warnow</w:t>
        </w:r>
        <w:proofErr w:type="spellEnd"/>
        <w:r w:rsidRPr="002B2313">
          <w:rPr>
            <w:rFonts w:ascii="Times New Roman" w:eastAsia="Times New Roman" w:hAnsi="Times New Roman" w:cs="Times New Roman"/>
            <w:sz w:val="24"/>
            <w:szCs w:val="24"/>
            <w:lang w:val="en-US"/>
            <w:rPrChange w:id="850" w:author="Luana Soares" w:date="2025-05-06T19:32:00Z">
              <w:rPr>
                <w:rFonts w:eastAsia="Times New Roman"/>
                <w:color w:val="000000"/>
              </w:rPr>
            </w:rPrChange>
          </w:rPr>
          <w:t xml:space="preserve">, T. (2018). To Include or Not to Include: The Impact of Gene Filtering on Species Tree Estimation Methods. </w:t>
        </w:r>
        <w:r w:rsidRPr="002B2313">
          <w:rPr>
            <w:rFonts w:ascii="Times New Roman" w:eastAsia="Times New Roman" w:hAnsi="Times New Roman" w:cs="Times New Roman"/>
            <w:i/>
            <w:iCs/>
            <w:sz w:val="24"/>
            <w:szCs w:val="24"/>
            <w:lang w:val="en-US"/>
            <w:rPrChange w:id="851" w:author="Luana Soares" w:date="2025-05-06T19:32:00Z">
              <w:rPr>
                <w:rFonts w:eastAsia="Times New Roman"/>
                <w:i/>
                <w:iCs/>
                <w:color w:val="000000"/>
              </w:rPr>
            </w:rPrChange>
          </w:rPr>
          <w:t>Systematic Biology</w:t>
        </w:r>
        <w:r w:rsidRPr="002B2313">
          <w:rPr>
            <w:rFonts w:ascii="Times New Roman" w:eastAsia="Times New Roman" w:hAnsi="Times New Roman" w:cs="Times New Roman"/>
            <w:sz w:val="24"/>
            <w:szCs w:val="24"/>
            <w:lang w:val="en-US"/>
            <w:rPrChange w:id="852"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53" w:author="Luana Soares" w:date="2025-05-06T19:32:00Z">
              <w:rPr>
                <w:rFonts w:eastAsia="Times New Roman"/>
                <w:i/>
                <w:iCs/>
                <w:color w:val="000000"/>
              </w:rPr>
            </w:rPrChange>
          </w:rPr>
          <w:t>67</w:t>
        </w:r>
        <w:r w:rsidRPr="002B2313">
          <w:rPr>
            <w:rFonts w:ascii="Times New Roman" w:eastAsia="Times New Roman" w:hAnsi="Times New Roman" w:cs="Times New Roman"/>
            <w:sz w:val="24"/>
            <w:szCs w:val="24"/>
            <w:lang w:val="en-US"/>
            <w:rPrChange w:id="854" w:author="Luana Soares" w:date="2025-05-06T19:32:00Z">
              <w:rPr>
                <w:rFonts w:eastAsia="Times New Roman"/>
                <w:color w:val="000000"/>
              </w:rPr>
            </w:rPrChange>
          </w:rPr>
          <w:t>(2), 285–303. https://doi.org/10.1093/sysbio/syx077</w:t>
        </w:r>
      </w:ins>
    </w:p>
    <w:p w14:paraId="45A18899" w14:textId="77777777" w:rsidR="005817B6" w:rsidRPr="002B2313" w:rsidRDefault="005817B6" w:rsidP="005817B6">
      <w:pPr>
        <w:autoSpaceDE w:val="0"/>
        <w:autoSpaceDN w:val="0"/>
        <w:ind w:hanging="480"/>
        <w:rPr>
          <w:ins w:id="855" w:author="Luana Soares" w:date="2025-05-06T18:46:00Z"/>
          <w:rFonts w:ascii="Times New Roman" w:eastAsia="Times New Roman" w:hAnsi="Times New Roman" w:cs="Times New Roman"/>
          <w:sz w:val="24"/>
          <w:szCs w:val="24"/>
          <w:lang w:val="en-US"/>
          <w:rPrChange w:id="856" w:author="Luana Soares" w:date="2025-05-06T19:32:00Z">
            <w:rPr>
              <w:ins w:id="857" w:author="Luana Soares" w:date="2025-05-06T18:46:00Z"/>
              <w:rFonts w:eastAsia="Times New Roman"/>
              <w:color w:val="000000"/>
            </w:rPr>
          </w:rPrChange>
        </w:rPr>
      </w:pPr>
      <w:ins w:id="858" w:author="Luana Soares" w:date="2025-05-06T18:46:00Z">
        <w:r w:rsidRPr="002B2313">
          <w:rPr>
            <w:rFonts w:ascii="Times New Roman" w:eastAsia="Times New Roman" w:hAnsi="Times New Roman" w:cs="Times New Roman"/>
            <w:sz w:val="24"/>
            <w:szCs w:val="24"/>
            <w:lang w:val="en-US"/>
            <w:rPrChange w:id="859" w:author="Luana Soares" w:date="2025-05-06T19:32:00Z">
              <w:rPr>
                <w:rFonts w:eastAsia="Times New Roman"/>
                <w:color w:val="000000"/>
              </w:rPr>
            </w:rPrChange>
          </w:rPr>
          <w:t xml:space="preserve">Nielsen, R., Paul, J. S., Albrechtsen, A., &amp; Song, Y. S. (2011). Genotype and SNP calling from next-generation sequencing data. </w:t>
        </w:r>
        <w:r w:rsidRPr="002B2313">
          <w:rPr>
            <w:rFonts w:ascii="Times New Roman" w:eastAsia="Times New Roman" w:hAnsi="Times New Roman" w:cs="Times New Roman"/>
            <w:i/>
            <w:iCs/>
            <w:sz w:val="24"/>
            <w:szCs w:val="24"/>
            <w:lang w:val="en-US"/>
            <w:rPrChange w:id="860" w:author="Luana Soares" w:date="2025-05-06T19:32:00Z">
              <w:rPr>
                <w:rFonts w:eastAsia="Times New Roman"/>
                <w:i/>
                <w:iCs/>
                <w:color w:val="000000"/>
              </w:rPr>
            </w:rPrChange>
          </w:rPr>
          <w:t>Nature Reviews Genetics</w:t>
        </w:r>
        <w:r w:rsidRPr="002B2313">
          <w:rPr>
            <w:rFonts w:ascii="Times New Roman" w:eastAsia="Times New Roman" w:hAnsi="Times New Roman" w:cs="Times New Roman"/>
            <w:sz w:val="24"/>
            <w:szCs w:val="24"/>
            <w:lang w:val="en-US"/>
            <w:rPrChange w:id="861"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62" w:author="Luana Soares" w:date="2025-05-06T19:32:00Z">
              <w:rPr>
                <w:rFonts w:eastAsia="Times New Roman"/>
                <w:i/>
                <w:iCs/>
                <w:color w:val="000000"/>
              </w:rPr>
            </w:rPrChange>
          </w:rPr>
          <w:t>12</w:t>
        </w:r>
        <w:r w:rsidRPr="002B2313">
          <w:rPr>
            <w:rFonts w:ascii="Times New Roman" w:eastAsia="Times New Roman" w:hAnsi="Times New Roman" w:cs="Times New Roman"/>
            <w:sz w:val="24"/>
            <w:szCs w:val="24"/>
            <w:lang w:val="en-US"/>
            <w:rPrChange w:id="863" w:author="Luana Soares" w:date="2025-05-06T19:32:00Z">
              <w:rPr>
                <w:rFonts w:eastAsia="Times New Roman"/>
                <w:color w:val="000000"/>
              </w:rPr>
            </w:rPrChange>
          </w:rPr>
          <w:t>(6), 443–451. https://doi.org/10.1038/nrg2986</w:t>
        </w:r>
      </w:ins>
    </w:p>
    <w:p w14:paraId="61024287" w14:textId="77777777" w:rsidR="005817B6" w:rsidRPr="002B2313" w:rsidRDefault="005817B6" w:rsidP="005817B6">
      <w:pPr>
        <w:autoSpaceDE w:val="0"/>
        <w:autoSpaceDN w:val="0"/>
        <w:ind w:hanging="480"/>
        <w:rPr>
          <w:ins w:id="864" w:author="Luana Soares" w:date="2025-05-06T18:46:00Z"/>
          <w:rFonts w:ascii="Times New Roman" w:eastAsia="Times New Roman" w:hAnsi="Times New Roman" w:cs="Times New Roman"/>
          <w:sz w:val="24"/>
          <w:szCs w:val="24"/>
          <w:lang w:val="en-US"/>
          <w:rPrChange w:id="865" w:author="Luana Soares" w:date="2025-05-06T19:32:00Z">
            <w:rPr>
              <w:ins w:id="866" w:author="Luana Soares" w:date="2025-05-06T18:46:00Z"/>
              <w:rFonts w:eastAsia="Times New Roman"/>
              <w:color w:val="000000"/>
            </w:rPr>
          </w:rPrChange>
        </w:rPr>
      </w:pPr>
      <w:ins w:id="867" w:author="Luana Soares" w:date="2025-05-06T18:46:00Z">
        <w:r w:rsidRPr="002B2313">
          <w:rPr>
            <w:rFonts w:ascii="Times New Roman" w:eastAsia="Times New Roman" w:hAnsi="Times New Roman" w:cs="Times New Roman"/>
            <w:sz w:val="24"/>
            <w:szCs w:val="24"/>
            <w:lang w:val="en-US"/>
            <w:rPrChange w:id="868" w:author="Luana Soares" w:date="2025-05-06T19:32:00Z">
              <w:rPr>
                <w:rFonts w:eastAsia="Times New Roman"/>
                <w:color w:val="000000"/>
              </w:rPr>
            </w:rPrChange>
          </w:rPr>
          <w:t xml:space="preserve">Patton, A. H., </w:t>
        </w:r>
        <w:proofErr w:type="spellStart"/>
        <w:r w:rsidRPr="002B2313">
          <w:rPr>
            <w:rFonts w:ascii="Times New Roman" w:eastAsia="Times New Roman" w:hAnsi="Times New Roman" w:cs="Times New Roman"/>
            <w:sz w:val="24"/>
            <w:szCs w:val="24"/>
            <w:lang w:val="en-US"/>
            <w:rPrChange w:id="869" w:author="Luana Soares" w:date="2025-05-06T19:32:00Z">
              <w:rPr>
                <w:rFonts w:eastAsia="Times New Roman"/>
                <w:color w:val="000000"/>
              </w:rPr>
            </w:rPrChange>
          </w:rPr>
          <w:t>Margres</w:t>
        </w:r>
        <w:proofErr w:type="spellEnd"/>
        <w:r w:rsidRPr="002B2313">
          <w:rPr>
            <w:rFonts w:ascii="Times New Roman" w:eastAsia="Times New Roman" w:hAnsi="Times New Roman" w:cs="Times New Roman"/>
            <w:sz w:val="24"/>
            <w:szCs w:val="24"/>
            <w:lang w:val="en-US"/>
            <w:rPrChange w:id="870" w:author="Luana Soares" w:date="2025-05-06T19:32:00Z">
              <w:rPr>
                <w:rFonts w:eastAsia="Times New Roman"/>
                <w:color w:val="000000"/>
              </w:rPr>
            </w:rPrChange>
          </w:rPr>
          <w:t xml:space="preserve">, M. J., Stahlke, A. R., Hendricks, S., Lewallen, K., </w:t>
        </w:r>
        <w:proofErr w:type="spellStart"/>
        <w:r w:rsidRPr="002B2313">
          <w:rPr>
            <w:rFonts w:ascii="Times New Roman" w:eastAsia="Times New Roman" w:hAnsi="Times New Roman" w:cs="Times New Roman"/>
            <w:sz w:val="24"/>
            <w:szCs w:val="24"/>
            <w:lang w:val="en-US"/>
            <w:rPrChange w:id="871" w:author="Luana Soares" w:date="2025-05-06T19:32:00Z">
              <w:rPr>
                <w:rFonts w:eastAsia="Times New Roman"/>
                <w:color w:val="000000"/>
              </w:rPr>
            </w:rPrChange>
          </w:rPr>
          <w:t>Hamede</w:t>
        </w:r>
        <w:proofErr w:type="spellEnd"/>
        <w:r w:rsidRPr="002B2313">
          <w:rPr>
            <w:rFonts w:ascii="Times New Roman" w:eastAsia="Times New Roman" w:hAnsi="Times New Roman" w:cs="Times New Roman"/>
            <w:sz w:val="24"/>
            <w:szCs w:val="24"/>
            <w:lang w:val="en-US"/>
            <w:rPrChange w:id="872" w:author="Luana Soares" w:date="2025-05-06T19:32:00Z">
              <w:rPr>
                <w:rFonts w:eastAsia="Times New Roman"/>
                <w:color w:val="000000"/>
              </w:rPr>
            </w:rPrChange>
          </w:rPr>
          <w:t xml:space="preserve">, R. K., Ruiz-Aravena, M., Ryder, O., McCallum, H. I., Jones, M. E., Hohenlohe, P. A., &amp; </w:t>
        </w:r>
        <w:proofErr w:type="spellStart"/>
        <w:r w:rsidRPr="002B2313">
          <w:rPr>
            <w:rFonts w:ascii="Times New Roman" w:eastAsia="Times New Roman" w:hAnsi="Times New Roman" w:cs="Times New Roman"/>
            <w:sz w:val="24"/>
            <w:szCs w:val="24"/>
            <w:lang w:val="en-US"/>
            <w:rPrChange w:id="873" w:author="Luana Soares" w:date="2025-05-06T19:32:00Z">
              <w:rPr>
                <w:rFonts w:eastAsia="Times New Roman"/>
                <w:color w:val="000000"/>
              </w:rPr>
            </w:rPrChange>
          </w:rPr>
          <w:t>Storfer</w:t>
        </w:r>
        <w:proofErr w:type="spellEnd"/>
        <w:r w:rsidRPr="002B2313">
          <w:rPr>
            <w:rFonts w:ascii="Times New Roman" w:eastAsia="Times New Roman" w:hAnsi="Times New Roman" w:cs="Times New Roman"/>
            <w:sz w:val="24"/>
            <w:szCs w:val="24"/>
            <w:lang w:val="en-US"/>
            <w:rPrChange w:id="874" w:author="Luana Soares" w:date="2025-05-06T19:32:00Z">
              <w:rPr>
                <w:rFonts w:eastAsia="Times New Roman"/>
                <w:color w:val="000000"/>
              </w:rPr>
            </w:rPrChange>
          </w:rPr>
          <w:t xml:space="preserve">, A. (2019). Contemporary Demographic Reconstruction Methods Are Robust to Genome Assembly Quality: A Case Study in Tasmanian Devils. </w:t>
        </w:r>
        <w:r w:rsidRPr="002B2313">
          <w:rPr>
            <w:rFonts w:ascii="Times New Roman" w:eastAsia="Times New Roman" w:hAnsi="Times New Roman" w:cs="Times New Roman"/>
            <w:i/>
            <w:iCs/>
            <w:sz w:val="24"/>
            <w:szCs w:val="24"/>
            <w:lang w:val="en-US"/>
            <w:rPrChange w:id="875" w:author="Luana Soares" w:date="2025-05-06T19:32:00Z">
              <w:rPr>
                <w:rFonts w:eastAsia="Times New Roman"/>
                <w:i/>
                <w:iCs/>
                <w:color w:val="000000"/>
              </w:rPr>
            </w:rPrChange>
          </w:rPr>
          <w:t>Molecular Biology and Evolution</w:t>
        </w:r>
        <w:r w:rsidRPr="002B2313">
          <w:rPr>
            <w:rFonts w:ascii="Times New Roman" w:eastAsia="Times New Roman" w:hAnsi="Times New Roman" w:cs="Times New Roman"/>
            <w:sz w:val="24"/>
            <w:szCs w:val="24"/>
            <w:lang w:val="en-US"/>
            <w:rPrChange w:id="876"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77" w:author="Luana Soares" w:date="2025-05-06T19:32:00Z">
              <w:rPr>
                <w:rFonts w:eastAsia="Times New Roman"/>
                <w:i/>
                <w:iCs/>
                <w:color w:val="000000"/>
              </w:rPr>
            </w:rPrChange>
          </w:rPr>
          <w:t>36</w:t>
        </w:r>
        <w:r w:rsidRPr="002B2313">
          <w:rPr>
            <w:rFonts w:ascii="Times New Roman" w:eastAsia="Times New Roman" w:hAnsi="Times New Roman" w:cs="Times New Roman"/>
            <w:sz w:val="24"/>
            <w:szCs w:val="24"/>
            <w:lang w:val="en-US"/>
            <w:rPrChange w:id="878" w:author="Luana Soares" w:date="2025-05-06T19:32:00Z">
              <w:rPr>
                <w:rFonts w:eastAsia="Times New Roman"/>
                <w:color w:val="000000"/>
              </w:rPr>
            </w:rPrChange>
          </w:rPr>
          <w:t>(12), 2906–2921. https://doi.org/10.1093/molbev/msz191</w:t>
        </w:r>
      </w:ins>
    </w:p>
    <w:p w14:paraId="2EBF12EE" w14:textId="77777777" w:rsidR="005817B6" w:rsidRPr="002B2313" w:rsidRDefault="005817B6" w:rsidP="005817B6">
      <w:pPr>
        <w:autoSpaceDE w:val="0"/>
        <w:autoSpaceDN w:val="0"/>
        <w:ind w:hanging="480"/>
        <w:rPr>
          <w:ins w:id="879" w:author="Luana Soares" w:date="2025-05-06T18:46:00Z"/>
          <w:rFonts w:ascii="Times New Roman" w:eastAsia="Times New Roman" w:hAnsi="Times New Roman" w:cs="Times New Roman"/>
          <w:sz w:val="24"/>
          <w:szCs w:val="24"/>
          <w:lang w:val="en-US"/>
          <w:rPrChange w:id="880" w:author="Luana Soares" w:date="2025-05-06T19:32:00Z">
            <w:rPr>
              <w:ins w:id="881" w:author="Luana Soares" w:date="2025-05-06T18:46:00Z"/>
              <w:rFonts w:eastAsia="Times New Roman"/>
              <w:color w:val="000000"/>
            </w:rPr>
          </w:rPrChange>
        </w:rPr>
      </w:pPr>
      <w:ins w:id="882" w:author="Luana Soares" w:date="2025-05-06T18:46:00Z">
        <w:r w:rsidRPr="002B2313">
          <w:rPr>
            <w:rFonts w:ascii="Times New Roman" w:eastAsia="Times New Roman" w:hAnsi="Times New Roman" w:cs="Times New Roman"/>
            <w:sz w:val="24"/>
            <w:szCs w:val="24"/>
            <w:lang w:val="en-US"/>
            <w:rPrChange w:id="883" w:author="Luana Soares" w:date="2025-05-06T19:32:00Z">
              <w:rPr>
                <w:rFonts w:eastAsia="Times New Roman"/>
                <w:color w:val="000000"/>
              </w:rPr>
            </w:rPrChange>
          </w:rPr>
          <w:t>Pezzi, P. H., Wheeler, L. C., Freitas, L. B., &amp; Smith, S. D. (2024). Incomplete lineage sorting and hybridization underlie tree discordance in Petunia and related genera (</w:t>
        </w:r>
        <w:proofErr w:type="spellStart"/>
        <w:r w:rsidRPr="002B2313">
          <w:rPr>
            <w:rFonts w:ascii="Times New Roman" w:eastAsia="Times New Roman" w:hAnsi="Times New Roman" w:cs="Times New Roman"/>
            <w:sz w:val="24"/>
            <w:szCs w:val="24"/>
            <w:lang w:val="en-US"/>
            <w:rPrChange w:id="884" w:author="Luana Soares" w:date="2025-05-06T19:32:00Z">
              <w:rPr>
                <w:rFonts w:eastAsia="Times New Roman"/>
                <w:color w:val="000000"/>
              </w:rPr>
            </w:rPrChange>
          </w:rPr>
          <w:t>Petunieae</w:t>
        </w:r>
        <w:proofErr w:type="spellEnd"/>
        <w:r w:rsidRPr="002B2313">
          <w:rPr>
            <w:rFonts w:ascii="Times New Roman" w:eastAsia="Times New Roman" w:hAnsi="Times New Roman" w:cs="Times New Roman"/>
            <w:sz w:val="24"/>
            <w:szCs w:val="24"/>
            <w:lang w:val="en-US"/>
            <w:rPrChange w:id="885" w:author="Luana Soares" w:date="2025-05-06T19:32:00Z">
              <w:rPr>
                <w:rFonts w:eastAsia="Times New Roman"/>
                <w:color w:val="000000"/>
              </w:rPr>
            </w:rPrChange>
          </w:rPr>
          <w:t xml:space="preserve">, Solanaceae). </w:t>
        </w:r>
        <w:r w:rsidRPr="002B2313">
          <w:rPr>
            <w:rFonts w:ascii="Times New Roman" w:eastAsia="Times New Roman" w:hAnsi="Times New Roman" w:cs="Times New Roman"/>
            <w:i/>
            <w:iCs/>
            <w:sz w:val="24"/>
            <w:szCs w:val="24"/>
            <w:lang w:val="en-US"/>
            <w:rPrChange w:id="886" w:author="Luana Soares" w:date="2025-05-06T19:32:00Z">
              <w:rPr>
                <w:rFonts w:eastAsia="Times New Roman"/>
                <w:i/>
                <w:iCs/>
                <w:color w:val="000000"/>
              </w:rPr>
            </w:rPrChange>
          </w:rPr>
          <w:t>Molecular Phylogenetics and Evolution</w:t>
        </w:r>
        <w:r w:rsidRPr="002B2313">
          <w:rPr>
            <w:rFonts w:ascii="Times New Roman" w:eastAsia="Times New Roman" w:hAnsi="Times New Roman" w:cs="Times New Roman"/>
            <w:sz w:val="24"/>
            <w:szCs w:val="24"/>
            <w:lang w:val="en-US"/>
            <w:rPrChange w:id="88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888" w:author="Luana Soares" w:date="2025-05-06T19:32:00Z">
              <w:rPr>
                <w:rFonts w:eastAsia="Times New Roman"/>
                <w:i/>
                <w:iCs/>
                <w:color w:val="000000"/>
              </w:rPr>
            </w:rPrChange>
          </w:rPr>
          <w:t>198</w:t>
        </w:r>
        <w:r w:rsidRPr="002B2313">
          <w:rPr>
            <w:rFonts w:ascii="Times New Roman" w:eastAsia="Times New Roman" w:hAnsi="Times New Roman" w:cs="Times New Roman"/>
            <w:sz w:val="24"/>
            <w:szCs w:val="24"/>
            <w:lang w:val="en-US"/>
            <w:rPrChange w:id="889" w:author="Luana Soares" w:date="2025-05-06T19:32:00Z">
              <w:rPr>
                <w:rFonts w:eastAsia="Times New Roman"/>
                <w:color w:val="000000"/>
              </w:rPr>
            </w:rPrChange>
          </w:rPr>
          <w:t>, 108136. https://doi.org/10.1016/j.ympev.2024.108136</w:t>
        </w:r>
      </w:ins>
    </w:p>
    <w:p w14:paraId="7345FEC9" w14:textId="77777777" w:rsidR="005817B6" w:rsidRPr="002B2313" w:rsidRDefault="005817B6" w:rsidP="005817B6">
      <w:pPr>
        <w:autoSpaceDE w:val="0"/>
        <w:autoSpaceDN w:val="0"/>
        <w:ind w:hanging="480"/>
        <w:rPr>
          <w:ins w:id="890" w:author="Luana Soares" w:date="2025-05-06T18:46:00Z"/>
          <w:rFonts w:ascii="Times New Roman" w:eastAsia="Times New Roman" w:hAnsi="Times New Roman" w:cs="Times New Roman"/>
          <w:sz w:val="24"/>
          <w:szCs w:val="24"/>
          <w:rPrChange w:id="891" w:author="Luana Soares" w:date="2025-05-06T19:32:00Z">
            <w:rPr>
              <w:ins w:id="892" w:author="Luana Soares" w:date="2025-05-06T18:46:00Z"/>
              <w:rFonts w:eastAsia="Times New Roman"/>
              <w:color w:val="000000"/>
            </w:rPr>
          </w:rPrChange>
        </w:rPr>
      </w:pPr>
      <w:ins w:id="893" w:author="Luana Soares" w:date="2025-05-06T18:46:00Z">
        <w:r w:rsidRPr="002B2313">
          <w:rPr>
            <w:rFonts w:ascii="Times New Roman" w:eastAsia="Times New Roman" w:hAnsi="Times New Roman" w:cs="Times New Roman"/>
            <w:sz w:val="24"/>
            <w:szCs w:val="24"/>
            <w:lang w:val="en-US"/>
            <w:rPrChange w:id="894" w:author="Luana Soares" w:date="2025-05-06T19:32:00Z">
              <w:rPr>
                <w:rFonts w:eastAsia="Times New Roman"/>
                <w:color w:val="000000"/>
              </w:rPr>
            </w:rPrChange>
          </w:rPr>
          <w:t xml:space="preserve">Pina-Martins, F., Silva, D. N., </w:t>
        </w:r>
        <w:proofErr w:type="spellStart"/>
        <w:r w:rsidRPr="002B2313">
          <w:rPr>
            <w:rFonts w:ascii="Times New Roman" w:eastAsia="Times New Roman" w:hAnsi="Times New Roman" w:cs="Times New Roman"/>
            <w:sz w:val="24"/>
            <w:szCs w:val="24"/>
            <w:lang w:val="en-US"/>
            <w:rPrChange w:id="895" w:author="Luana Soares" w:date="2025-05-06T19:32:00Z">
              <w:rPr>
                <w:rFonts w:eastAsia="Times New Roman"/>
                <w:color w:val="000000"/>
              </w:rPr>
            </w:rPrChange>
          </w:rPr>
          <w:t>Fino</w:t>
        </w:r>
        <w:proofErr w:type="spellEnd"/>
        <w:r w:rsidRPr="002B2313">
          <w:rPr>
            <w:rFonts w:ascii="Times New Roman" w:eastAsia="Times New Roman" w:hAnsi="Times New Roman" w:cs="Times New Roman"/>
            <w:sz w:val="24"/>
            <w:szCs w:val="24"/>
            <w:lang w:val="en-US"/>
            <w:rPrChange w:id="896" w:author="Luana Soares" w:date="2025-05-06T19:32:00Z">
              <w:rPr>
                <w:rFonts w:eastAsia="Times New Roman"/>
                <w:color w:val="000000"/>
              </w:rPr>
            </w:rPrChange>
          </w:rPr>
          <w:t xml:space="preserve">, J., &amp; Paulo, O. S. (2017). </w:t>
        </w:r>
        <w:proofErr w:type="spellStart"/>
        <w:r w:rsidRPr="002B2313">
          <w:rPr>
            <w:rFonts w:ascii="Times New Roman" w:eastAsia="Times New Roman" w:hAnsi="Times New Roman" w:cs="Times New Roman"/>
            <w:i/>
            <w:iCs/>
            <w:sz w:val="24"/>
            <w:szCs w:val="24"/>
            <w:lang w:val="en-US"/>
            <w:rPrChange w:id="897" w:author="Luana Soares" w:date="2025-05-06T19:32:00Z">
              <w:rPr>
                <w:rFonts w:eastAsia="Times New Roman"/>
                <w:i/>
                <w:iCs/>
                <w:color w:val="000000"/>
              </w:rPr>
            </w:rPrChange>
          </w:rPr>
          <w:t>Structure_</w:t>
        </w:r>
        <w:proofErr w:type="gramStart"/>
        <w:r w:rsidRPr="002B2313">
          <w:rPr>
            <w:rFonts w:ascii="Times New Roman" w:eastAsia="Times New Roman" w:hAnsi="Times New Roman" w:cs="Times New Roman"/>
            <w:i/>
            <w:iCs/>
            <w:sz w:val="24"/>
            <w:szCs w:val="24"/>
            <w:lang w:val="en-US"/>
            <w:rPrChange w:id="898" w:author="Luana Soares" w:date="2025-05-06T19:32:00Z">
              <w:rPr>
                <w:rFonts w:eastAsia="Times New Roman"/>
                <w:i/>
                <w:iCs/>
                <w:color w:val="000000"/>
              </w:rPr>
            </w:rPrChange>
          </w:rPr>
          <w:t>threader</w:t>
        </w:r>
        <w:proofErr w:type="spellEnd"/>
        <w:r w:rsidRPr="002B2313">
          <w:rPr>
            <w:rFonts w:ascii="Times New Roman" w:eastAsia="Times New Roman" w:hAnsi="Times New Roman" w:cs="Times New Roman"/>
            <w:sz w:val="24"/>
            <w:szCs w:val="24"/>
            <w:lang w:val="en-US"/>
            <w:rPrChange w:id="899" w:author="Luana Soares" w:date="2025-05-06T19:32:00Z">
              <w:rPr>
                <w:rFonts w:eastAsia="Times New Roman"/>
                <w:color w:val="000000"/>
              </w:rPr>
            </w:rPrChange>
          </w:rPr>
          <w:t> :</w:t>
        </w:r>
        <w:proofErr w:type="gramEnd"/>
        <w:r w:rsidRPr="002B2313">
          <w:rPr>
            <w:rFonts w:ascii="Times New Roman" w:eastAsia="Times New Roman" w:hAnsi="Times New Roman" w:cs="Times New Roman"/>
            <w:sz w:val="24"/>
            <w:szCs w:val="24"/>
            <w:lang w:val="en-US"/>
            <w:rPrChange w:id="900" w:author="Luana Soares" w:date="2025-05-06T19:32:00Z">
              <w:rPr>
                <w:rFonts w:eastAsia="Times New Roman"/>
                <w:color w:val="000000"/>
              </w:rPr>
            </w:rPrChange>
          </w:rPr>
          <w:t xml:space="preserve"> An improved method for automation and parallelization of programs &lt;</w:t>
        </w:r>
        <w:proofErr w:type="spellStart"/>
        <w:r w:rsidRPr="002B2313">
          <w:rPr>
            <w:rFonts w:ascii="Times New Roman" w:eastAsia="Times New Roman" w:hAnsi="Times New Roman" w:cs="Times New Roman"/>
            <w:sz w:val="24"/>
            <w:szCs w:val="24"/>
            <w:lang w:val="en-US"/>
            <w:rPrChange w:id="901"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902" w:author="Luana Soares" w:date="2025-05-06T19:32:00Z">
              <w:rPr>
                <w:rFonts w:eastAsia="Times New Roman"/>
                <w:color w:val="000000"/>
              </w:rPr>
            </w:rPrChange>
          </w:rPr>
          <w:t>&gt;structure&lt;/</w:t>
        </w:r>
        <w:proofErr w:type="spellStart"/>
        <w:r w:rsidRPr="002B2313">
          <w:rPr>
            <w:rFonts w:ascii="Times New Roman" w:eastAsia="Times New Roman" w:hAnsi="Times New Roman" w:cs="Times New Roman"/>
            <w:sz w:val="24"/>
            <w:szCs w:val="24"/>
            <w:lang w:val="en-US"/>
            <w:rPrChange w:id="903"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904" w:author="Luana Soares" w:date="2025-05-06T19:32:00Z">
              <w:rPr>
                <w:rFonts w:eastAsia="Times New Roman"/>
                <w:color w:val="000000"/>
              </w:rPr>
            </w:rPrChange>
          </w:rPr>
          <w:t>&gt; , &lt;</w:t>
        </w:r>
        <w:proofErr w:type="spellStart"/>
        <w:r w:rsidRPr="002B2313">
          <w:rPr>
            <w:rFonts w:ascii="Times New Roman" w:eastAsia="Times New Roman" w:hAnsi="Times New Roman" w:cs="Times New Roman"/>
            <w:sz w:val="24"/>
            <w:szCs w:val="24"/>
            <w:lang w:val="en-US"/>
            <w:rPrChange w:id="905"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906" w:author="Luana Soares" w:date="2025-05-06T19:32:00Z">
              <w:rPr>
                <w:rFonts w:eastAsia="Times New Roman"/>
                <w:color w:val="000000"/>
              </w:rPr>
            </w:rPrChange>
          </w:rPr>
          <w:t>&gt;</w:t>
        </w:r>
        <w:proofErr w:type="spellStart"/>
        <w:r w:rsidRPr="002B2313">
          <w:rPr>
            <w:rFonts w:ascii="Times New Roman" w:eastAsia="Times New Roman" w:hAnsi="Times New Roman" w:cs="Times New Roman"/>
            <w:sz w:val="24"/>
            <w:szCs w:val="24"/>
            <w:lang w:val="en-US"/>
            <w:rPrChange w:id="907" w:author="Luana Soares" w:date="2025-05-06T19:32:00Z">
              <w:rPr>
                <w:rFonts w:eastAsia="Times New Roman"/>
                <w:color w:val="000000"/>
              </w:rPr>
            </w:rPrChange>
          </w:rPr>
          <w:t>fastStructure</w:t>
        </w:r>
        <w:proofErr w:type="spellEnd"/>
        <w:r w:rsidRPr="002B2313">
          <w:rPr>
            <w:rFonts w:ascii="Times New Roman" w:eastAsia="Times New Roman" w:hAnsi="Times New Roman" w:cs="Times New Roman"/>
            <w:sz w:val="24"/>
            <w:szCs w:val="24"/>
            <w:lang w:val="en-US"/>
            <w:rPrChange w:id="908" w:author="Luana Soares" w:date="2025-05-06T19:32:00Z">
              <w:rPr>
                <w:rFonts w:eastAsia="Times New Roman"/>
                <w:color w:val="000000"/>
              </w:rPr>
            </w:rPrChange>
          </w:rPr>
          <w:t>&lt;/</w:t>
        </w:r>
        <w:proofErr w:type="spellStart"/>
        <w:r w:rsidRPr="002B2313">
          <w:rPr>
            <w:rFonts w:ascii="Times New Roman" w:eastAsia="Times New Roman" w:hAnsi="Times New Roman" w:cs="Times New Roman"/>
            <w:sz w:val="24"/>
            <w:szCs w:val="24"/>
            <w:lang w:val="en-US"/>
            <w:rPrChange w:id="909" w:author="Luana Soares" w:date="2025-05-06T19:32:00Z">
              <w:rPr>
                <w:rFonts w:eastAsia="Times New Roman"/>
                <w:color w:val="000000"/>
              </w:rPr>
            </w:rPrChange>
          </w:rPr>
          <w:t>scp</w:t>
        </w:r>
        <w:proofErr w:type="spellEnd"/>
        <w:r w:rsidRPr="002B2313">
          <w:rPr>
            <w:rFonts w:ascii="Times New Roman" w:eastAsia="Times New Roman" w:hAnsi="Times New Roman" w:cs="Times New Roman"/>
            <w:sz w:val="24"/>
            <w:szCs w:val="24"/>
            <w:lang w:val="en-US"/>
            <w:rPrChange w:id="910" w:author="Luana Soares" w:date="2025-05-06T19:32:00Z">
              <w:rPr>
                <w:rFonts w:eastAsia="Times New Roman"/>
                <w:color w:val="000000"/>
              </w:rPr>
            </w:rPrChange>
          </w:rPr>
          <w:t xml:space="preserve">&gt; and </w:t>
        </w:r>
        <w:proofErr w:type="spellStart"/>
        <w:r w:rsidRPr="002B2313">
          <w:rPr>
            <w:rFonts w:ascii="Times New Roman" w:eastAsia="Times New Roman" w:hAnsi="Times New Roman" w:cs="Times New Roman"/>
            <w:i/>
            <w:iCs/>
            <w:sz w:val="24"/>
            <w:szCs w:val="24"/>
            <w:lang w:val="en-US"/>
            <w:rPrChange w:id="911" w:author="Luana Soares" w:date="2025-05-06T19:32:00Z">
              <w:rPr>
                <w:rFonts w:eastAsia="Times New Roman"/>
                <w:i/>
                <w:iCs/>
                <w:color w:val="000000"/>
              </w:rPr>
            </w:rPrChange>
          </w:rPr>
          <w:t>MavericK</w:t>
        </w:r>
        <w:proofErr w:type="spellEnd"/>
        <w:r w:rsidRPr="002B2313">
          <w:rPr>
            <w:rFonts w:ascii="Times New Roman" w:eastAsia="Times New Roman" w:hAnsi="Times New Roman" w:cs="Times New Roman"/>
            <w:sz w:val="24"/>
            <w:szCs w:val="24"/>
            <w:lang w:val="en-US"/>
            <w:rPrChange w:id="912" w:author="Luana Soares" w:date="2025-05-06T19:32:00Z">
              <w:rPr>
                <w:rFonts w:eastAsia="Times New Roman"/>
                <w:color w:val="000000"/>
              </w:rPr>
            </w:rPrChange>
          </w:rPr>
          <w:t xml:space="preserve"> on multicore CPU systems. </w:t>
        </w:r>
        <w:r w:rsidRPr="002B2313">
          <w:rPr>
            <w:rFonts w:ascii="Times New Roman" w:eastAsia="Times New Roman" w:hAnsi="Times New Roman" w:cs="Times New Roman"/>
            <w:i/>
            <w:iCs/>
            <w:sz w:val="24"/>
            <w:szCs w:val="24"/>
            <w:rPrChange w:id="913" w:author="Luana Soares" w:date="2025-05-06T19:32:00Z">
              <w:rPr>
                <w:rFonts w:eastAsia="Times New Roman"/>
                <w:i/>
                <w:iCs/>
                <w:color w:val="000000"/>
              </w:rPr>
            </w:rPrChange>
          </w:rPr>
          <w:t xml:space="preserve">Molecular </w:t>
        </w:r>
        <w:proofErr w:type="spellStart"/>
        <w:r w:rsidRPr="002B2313">
          <w:rPr>
            <w:rFonts w:ascii="Times New Roman" w:eastAsia="Times New Roman" w:hAnsi="Times New Roman" w:cs="Times New Roman"/>
            <w:i/>
            <w:iCs/>
            <w:sz w:val="24"/>
            <w:szCs w:val="24"/>
            <w:rPrChange w:id="914" w:author="Luana Soares" w:date="2025-05-06T19:32:00Z">
              <w:rPr>
                <w:rFonts w:eastAsia="Times New Roman"/>
                <w:i/>
                <w:iCs/>
                <w:color w:val="000000"/>
              </w:rPr>
            </w:rPrChange>
          </w:rPr>
          <w:t>Ecology</w:t>
        </w:r>
        <w:proofErr w:type="spellEnd"/>
        <w:r w:rsidRPr="002B2313">
          <w:rPr>
            <w:rFonts w:ascii="Times New Roman" w:eastAsia="Times New Roman" w:hAnsi="Times New Roman" w:cs="Times New Roman"/>
            <w:i/>
            <w:iCs/>
            <w:sz w:val="24"/>
            <w:szCs w:val="24"/>
            <w:rPrChange w:id="915" w:author="Luana Soares" w:date="2025-05-06T19:32:00Z">
              <w:rPr>
                <w:rFonts w:eastAsia="Times New Roman"/>
                <w:i/>
                <w:iCs/>
                <w:color w:val="000000"/>
              </w:rPr>
            </w:rPrChange>
          </w:rPr>
          <w:t xml:space="preserve"> </w:t>
        </w:r>
        <w:proofErr w:type="spellStart"/>
        <w:r w:rsidRPr="002B2313">
          <w:rPr>
            <w:rFonts w:ascii="Times New Roman" w:eastAsia="Times New Roman" w:hAnsi="Times New Roman" w:cs="Times New Roman"/>
            <w:i/>
            <w:iCs/>
            <w:sz w:val="24"/>
            <w:szCs w:val="24"/>
            <w:rPrChange w:id="916" w:author="Luana Soares" w:date="2025-05-06T19:32:00Z">
              <w:rPr>
                <w:rFonts w:eastAsia="Times New Roman"/>
                <w:i/>
                <w:iCs/>
                <w:color w:val="000000"/>
              </w:rPr>
            </w:rPrChange>
          </w:rPr>
          <w:t>Resources</w:t>
        </w:r>
        <w:proofErr w:type="spellEnd"/>
        <w:r w:rsidRPr="002B2313">
          <w:rPr>
            <w:rFonts w:ascii="Times New Roman" w:eastAsia="Times New Roman" w:hAnsi="Times New Roman" w:cs="Times New Roman"/>
            <w:sz w:val="24"/>
            <w:szCs w:val="24"/>
            <w:rPrChange w:id="91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rPrChange w:id="918" w:author="Luana Soares" w:date="2025-05-06T19:32:00Z">
              <w:rPr>
                <w:rFonts w:eastAsia="Times New Roman"/>
                <w:i/>
                <w:iCs/>
                <w:color w:val="000000"/>
              </w:rPr>
            </w:rPrChange>
          </w:rPr>
          <w:t>17</w:t>
        </w:r>
        <w:r w:rsidRPr="002B2313">
          <w:rPr>
            <w:rFonts w:ascii="Times New Roman" w:eastAsia="Times New Roman" w:hAnsi="Times New Roman" w:cs="Times New Roman"/>
            <w:sz w:val="24"/>
            <w:szCs w:val="24"/>
            <w:rPrChange w:id="919" w:author="Luana Soares" w:date="2025-05-06T19:32:00Z">
              <w:rPr>
                <w:rFonts w:eastAsia="Times New Roman"/>
                <w:color w:val="000000"/>
              </w:rPr>
            </w:rPrChange>
          </w:rPr>
          <w:t>(6), e268–e274. https://doi.org/10.1111/1755-0998.12702</w:t>
        </w:r>
      </w:ins>
    </w:p>
    <w:p w14:paraId="5F4C6C6A" w14:textId="77777777" w:rsidR="005817B6" w:rsidRPr="002B2313" w:rsidRDefault="005817B6" w:rsidP="005817B6">
      <w:pPr>
        <w:autoSpaceDE w:val="0"/>
        <w:autoSpaceDN w:val="0"/>
        <w:ind w:hanging="480"/>
        <w:rPr>
          <w:ins w:id="920" w:author="Luana Soares" w:date="2025-05-06T18:46:00Z"/>
          <w:rFonts w:ascii="Times New Roman" w:eastAsia="Times New Roman" w:hAnsi="Times New Roman" w:cs="Times New Roman"/>
          <w:sz w:val="24"/>
          <w:szCs w:val="24"/>
          <w:lang w:val="en-US"/>
          <w:rPrChange w:id="921" w:author="Luana Soares" w:date="2025-05-06T19:32:00Z">
            <w:rPr>
              <w:ins w:id="922" w:author="Luana Soares" w:date="2025-05-06T18:46:00Z"/>
              <w:rFonts w:eastAsia="Times New Roman"/>
              <w:color w:val="000000"/>
            </w:rPr>
          </w:rPrChange>
        </w:rPr>
      </w:pPr>
      <w:ins w:id="923" w:author="Luana Soares" w:date="2025-05-06T18:46:00Z">
        <w:r w:rsidRPr="002B2313">
          <w:rPr>
            <w:rFonts w:ascii="Times New Roman" w:eastAsia="Times New Roman" w:hAnsi="Times New Roman" w:cs="Times New Roman"/>
            <w:sz w:val="24"/>
            <w:szCs w:val="24"/>
            <w:lang w:val="en-US"/>
            <w:rPrChange w:id="924" w:author="Luana Soares" w:date="2025-05-06T19:32:00Z">
              <w:rPr>
                <w:rFonts w:eastAsia="Times New Roman"/>
                <w:color w:val="000000"/>
              </w:rPr>
            </w:rPrChange>
          </w:rPr>
          <w:t xml:space="preserve">Prasad, A. B., Allard, M. W., &amp; Green, E. D. (2008). Confirming the Phylogeny of Mammals by Use of Large Comparative Sequence Data Sets. </w:t>
        </w:r>
        <w:r w:rsidRPr="002B2313">
          <w:rPr>
            <w:rFonts w:ascii="Times New Roman" w:eastAsia="Times New Roman" w:hAnsi="Times New Roman" w:cs="Times New Roman"/>
            <w:i/>
            <w:iCs/>
            <w:sz w:val="24"/>
            <w:szCs w:val="24"/>
            <w:lang w:val="en-US"/>
            <w:rPrChange w:id="925" w:author="Luana Soares" w:date="2025-05-06T19:32:00Z">
              <w:rPr>
                <w:rFonts w:eastAsia="Times New Roman"/>
                <w:i/>
                <w:iCs/>
                <w:color w:val="000000"/>
              </w:rPr>
            </w:rPrChange>
          </w:rPr>
          <w:t>Molecular Biology and Evolution</w:t>
        </w:r>
        <w:r w:rsidRPr="002B2313">
          <w:rPr>
            <w:rFonts w:ascii="Times New Roman" w:eastAsia="Times New Roman" w:hAnsi="Times New Roman" w:cs="Times New Roman"/>
            <w:sz w:val="24"/>
            <w:szCs w:val="24"/>
            <w:lang w:val="en-US"/>
            <w:rPrChange w:id="926"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927" w:author="Luana Soares" w:date="2025-05-06T19:32:00Z">
              <w:rPr>
                <w:rFonts w:eastAsia="Times New Roman"/>
                <w:i/>
                <w:iCs/>
                <w:color w:val="000000"/>
              </w:rPr>
            </w:rPrChange>
          </w:rPr>
          <w:t>25</w:t>
        </w:r>
        <w:r w:rsidRPr="002B2313">
          <w:rPr>
            <w:rFonts w:ascii="Times New Roman" w:eastAsia="Times New Roman" w:hAnsi="Times New Roman" w:cs="Times New Roman"/>
            <w:sz w:val="24"/>
            <w:szCs w:val="24"/>
            <w:lang w:val="en-US"/>
            <w:rPrChange w:id="928" w:author="Luana Soares" w:date="2025-05-06T19:32:00Z">
              <w:rPr>
                <w:rFonts w:eastAsia="Times New Roman"/>
                <w:color w:val="000000"/>
              </w:rPr>
            </w:rPrChange>
          </w:rPr>
          <w:t>(9), 1795–1808. https://doi.org/10.1093/molbev/msn104</w:t>
        </w:r>
      </w:ins>
    </w:p>
    <w:p w14:paraId="11E8010B" w14:textId="77777777" w:rsidR="005817B6" w:rsidRPr="002B2313" w:rsidRDefault="005817B6" w:rsidP="005817B6">
      <w:pPr>
        <w:autoSpaceDE w:val="0"/>
        <w:autoSpaceDN w:val="0"/>
        <w:ind w:hanging="480"/>
        <w:rPr>
          <w:ins w:id="929" w:author="Luana Soares" w:date="2025-05-06T18:46:00Z"/>
          <w:rFonts w:ascii="Times New Roman" w:eastAsia="Times New Roman" w:hAnsi="Times New Roman" w:cs="Times New Roman"/>
          <w:sz w:val="24"/>
          <w:szCs w:val="24"/>
          <w:lang w:val="en-US"/>
          <w:rPrChange w:id="930" w:author="Luana Soares" w:date="2025-05-06T19:32:00Z">
            <w:rPr>
              <w:ins w:id="931" w:author="Luana Soares" w:date="2025-05-06T18:46:00Z"/>
              <w:rFonts w:eastAsia="Times New Roman"/>
              <w:color w:val="000000"/>
            </w:rPr>
          </w:rPrChange>
        </w:rPr>
      </w:pPr>
      <w:ins w:id="932" w:author="Luana Soares" w:date="2025-05-06T18:46:00Z">
        <w:r w:rsidRPr="002B2313">
          <w:rPr>
            <w:rFonts w:ascii="Times New Roman" w:eastAsia="Times New Roman" w:hAnsi="Times New Roman" w:cs="Times New Roman"/>
            <w:sz w:val="24"/>
            <w:szCs w:val="24"/>
            <w:lang w:val="en-US"/>
            <w:rPrChange w:id="933" w:author="Luana Soares" w:date="2025-05-06T19:32:00Z">
              <w:rPr>
                <w:rFonts w:eastAsia="Times New Roman"/>
                <w:color w:val="000000"/>
              </w:rPr>
            </w:rPrChange>
          </w:rPr>
          <w:t xml:space="preserve">Prasad, A., Lorenzen, E. D., &amp; Westbury, M. V. (2022). Evaluating the role of reference‐genome phylogenetic distance on evolutionary inference. </w:t>
        </w:r>
        <w:r w:rsidRPr="002B2313">
          <w:rPr>
            <w:rFonts w:ascii="Times New Roman" w:eastAsia="Times New Roman" w:hAnsi="Times New Roman" w:cs="Times New Roman"/>
            <w:i/>
            <w:iCs/>
            <w:sz w:val="24"/>
            <w:szCs w:val="24"/>
            <w:lang w:val="en-US"/>
            <w:rPrChange w:id="934" w:author="Luana Soares" w:date="2025-05-06T19:32:00Z">
              <w:rPr>
                <w:rFonts w:eastAsia="Times New Roman"/>
                <w:i/>
                <w:iCs/>
                <w:color w:val="000000"/>
              </w:rPr>
            </w:rPrChange>
          </w:rPr>
          <w:t>Molecular Ecology Resources</w:t>
        </w:r>
        <w:r w:rsidRPr="002B2313">
          <w:rPr>
            <w:rFonts w:ascii="Times New Roman" w:eastAsia="Times New Roman" w:hAnsi="Times New Roman" w:cs="Times New Roman"/>
            <w:sz w:val="24"/>
            <w:szCs w:val="24"/>
            <w:lang w:val="en-US"/>
            <w:rPrChange w:id="935"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936" w:author="Luana Soares" w:date="2025-05-06T19:32:00Z">
              <w:rPr>
                <w:rFonts w:eastAsia="Times New Roman"/>
                <w:i/>
                <w:iCs/>
                <w:color w:val="000000"/>
              </w:rPr>
            </w:rPrChange>
          </w:rPr>
          <w:t>22</w:t>
        </w:r>
        <w:r w:rsidRPr="002B2313">
          <w:rPr>
            <w:rFonts w:ascii="Times New Roman" w:eastAsia="Times New Roman" w:hAnsi="Times New Roman" w:cs="Times New Roman"/>
            <w:sz w:val="24"/>
            <w:szCs w:val="24"/>
            <w:lang w:val="en-US"/>
            <w:rPrChange w:id="937" w:author="Luana Soares" w:date="2025-05-06T19:32:00Z">
              <w:rPr>
                <w:rFonts w:eastAsia="Times New Roman"/>
                <w:color w:val="000000"/>
              </w:rPr>
            </w:rPrChange>
          </w:rPr>
          <w:t>(1), 45–55. https://doi.org/10.1111/1755-0998.13457</w:t>
        </w:r>
      </w:ins>
    </w:p>
    <w:p w14:paraId="0C7CB101" w14:textId="77777777" w:rsidR="005817B6" w:rsidRPr="002B2313" w:rsidRDefault="005817B6" w:rsidP="005817B6">
      <w:pPr>
        <w:autoSpaceDE w:val="0"/>
        <w:autoSpaceDN w:val="0"/>
        <w:ind w:hanging="480"/>
        <w:rPr>
          <w:ins w:id="938" w:author="Luana Soares" w:date="2025-05-06T18:46:00Z"/>
          <w:rFonts w:ascii="Times New Roman" w:eastAsia="Times New Roman" w:hAnsi="Times New Roman" w:cs="Times New Roman"/>
          <w:sz w:val="24"/>
          <w:szCs w:val="24"/>
          <w:rPrChange w:id="939" w:author="Luana Soares" w:date="2025-05-06T19:32:00Z">
            <w:rPr>
              <w:ins w:id="940" w:author="Luana Soares" w:date="2025-05-06T18:46:00Z"/>
              <w:rFonts w:eastAsia="Times New Roman"/>
              <w:color w:val="000000"/>
            </w:rPr>
          </w:rPrChange>
        </w:rPr>
      </w:pPr>
      <w:ins w:id="941" w:author="Luana Soares" w:date="2025-05-06T18:46:00Z">
        <w:r w:rsidRPr="002B2313">
          <w:rPr>
            <w:rFonts w:ascii="Times New Roman" w:eastAsia="Times New Roman" w:hAnsi="Times New Roman" w:cs="Times New Roman"/>
            <w:sz w:val="24"/>
            <w:szCs w:val="24"/>
            <w:lang w:val="en-US"/>
            <w:rPrChange w:id="942" w:author="Luana Soares" w:date="2025-05-06T19:32:00Z">
              <w:rPr>
                <w:rFonts w:eastAsia="Times New Roman"/>
                <w:color w:val="000000"/>
              </w:rPr>
            </w:rPrChange>
          </w:rPr>
          <w:t xml:space="preserve">Raj, A., Stephens, M., &amp; Pritchard, J. K. (2014). </w:t>
        </w:r>
        <w:proofErr w:type="spellStart"/>
        <w:r w:rsidRPr="002B2313">
          <w:rPr>
            <w:rFonts w:ascii="Times New Roman" w:eastAsia="Times New Roman" w:hAnsi="Times New Roman" w:cs="Times New Roman"/>
            <w:sz w:val="24"/>
            <w:szCs w:val="24"/>
            <w:lang w:val="en-US"/>
            <w:rPrChange w:id="943" w:author="Luana Soares" w:date="2025-05-06T19:32:00Z">
              <w:rPr>
                <w:rFonts w:eastAsia="Times New Roman"/>
                <w:color w:val="000000"/>
              </w:rPr>
            </w:rPrChange>
          </w:rPr>
          <w:t>FastSTRUCTURE</w:t>
        </w:r>
        <w:proofErr w:type="spellEnd"/>
        <w:r w:rsidRPr="002B2313">
          <w:rPr>
            <w:rFonts w:ascii="Times New Roman" w:eastAsia="Times New Roman" w:hAnsi="Times New Roman" w:cs="Times New Roman"/>
            <w:sz w:val="24"/>
            <w:szCs w:val="24"/>
            <w:lang w:val="en-US"/>
            <w:rPrChange w:id="944" w:author="Luana Soares" w:date="2025-05-06T19:32:00Z">
              <w:rPr>
                <w:rFonts w:eastAsia="Times New Roman"/>
                <w:color w:val="000000"/>
              </w:rPr>
            </w:rPrChange>
          </w:rPr>
          <w:t xml:space="preserve">: Variational inference of population structure in large SNP data sets. </w:t>
        </w:r>
        <w:proofErr w:type="spellStart"/>
        <w:r w:rsidRPr="002B2313">
          <w:rPr>
            <w:rFonts w:ascii="Times New Roman" w:eastAsia="Times New Roman" w:hAnsi="Times New Roman" w:cs="Times New Roman"/>
            <w:i/>
            <w:iCs/>
            <w:sz w:val="24"/>
            <w:szCs w:val="24"/>
            <w:rPrChange w:id="945" w:author="Luana Soares" w:date="2025-05-06T19:32:00Z">
              <w:rPr>
                <w:rFonts w:eastAsia="Times New Roman"/>
                <w:i/>
                <w:iCs/>
                <w:color w:val="000000"/>
              </w:rPr>
            </w:rPrChange>
          </w:rPr>
          <w:t>Genetics</w:t>
        </w:r>
        <w:proofErr w:type="spellEnd"/>
        <w:r w:rsidRPr="002B2313">
          <w:rPr>
            <w:rFonts w:ascii="Times New Roman" w:eastAsia="Times New Roman" w:hAnsi="Times New Roman" w:cs="Times New Roman"/>
            <w:sz w:val="24"/>
            <w:szCs w:val="24"/>
            <w:rPrChange w:id="946"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rPrChange w:id="947" w:author="Luana Soares" w:date="2025-05-06T19:32:00Z">
              <w:rPr>
                <w:rFonts w:eastAsia="Times New Roman"/>
                <w:i/>
                <w:iCs/>
                <w:color w:val="000000"/>
              </w:rPr>
            </w:rPrChange>
          </w:rPr>
          <w:t>197</w:t>
        </w:r>
        <w:r w:rsidRPr="002B2313">
          <w:rPr>
            <w:rFonts w:ascii="Times New Roman" w:eastAsia="Times New Roman" w:hAnsi="Times New Roman" w:cs="Times New Roman"/>
            <w:sz w:val="24"/>
            <w:szCs w:val="24"/>
            <w:rPrChange w:id="948" w:author="Luana Soares" w:date="2025-05-06T19:32:00Z">
              <w:rPr>
                <w:rFonts w:eastAsia="Times New Roman"/>
                <w:color w:val="000000"/>
              </w:rPr>
            </w:rPrChange>
          </w:rPr>
          <w:t>(2), 573–589. https://doi.org/10.1534/GENETICS.114.164350/-/DC1</w:t>
        </w:r>
      </w:ins>
    </w:p>
    <w:p w14:paraId="269F3B12" w14:textId="77777777" w:rsidR="005817B6" w:rsidRPr="002B2313" w:rsidRDefault="005817B6" w:rsidP="005817B6">
      <w:pPr>
        <w:autoSpaceDE w:val="0"/>
        <w:autoSpaceDN w:val="0"/>
        <w:ind w:hanging="480"/>
        <w:rPr>
          <w:ins w:id="949" w:author="Luana Soares" w:date="2025-05-06T18:46:00Z"/>
          <w:rFonts w:ascii="Times New Roman" w:eastAsia="Times New Roman" w:hAnsi="Times New Roman" w:cs="Times New Roman"/>
          <w:sz w:val="24"/>
          <w:szCs w:val="24"/>
          <w:lang w:val="en-US"/>
          <w:rPrChange w:id="950" w:author="Luana Soares" w:date="2025-05-06T19:32:00Z">
            <w:rPr>
              <w:ins w:id="951" w:author="Luana Soares" w:date="2025-05-06T18:46:00Z"/>
              <w:rFonts w:eastAsia="Times New Roman"/>
              <w:color w:val="000000"/>
            </w:rPr>
          </w:rPrChange>
        </w:rPr>
      </w:pPr>
      <w:proofErr w:type="spellStart"/>
      <w:ins w:id="952" w:author="Luana Soares" w:date="2025-05-06T18:46:00Z">
        <w:r w:rsidRPr="002B2313">
          <w:rPr>
            <w:rFonts w:ascii="Times New Roman" w:eastAsia="Times New Roman" w:hAnsi="Times New Roman" w:cs="Times New Roman"/>
            <w:sz w:val="24"/>
            <w:szCs w:val="24"/>
            <w:rPrChange w:id="953" w:author="Luana Soares" w:date="2025-05-06T19:32:00Z">
              <w:rPr>
                <w:rFonts w:eastAsia="Times New Roman"/>
                <w:color w:val="000000"/>
              </w:rPr>
            </w:rPrChange>
          </w:rPr>
          <w:t>Reck-Kortmann</w:t>
        </w:r>
        <w:proofErr w:type="spellEnd"/>
        <w:r w:rsidRPr="002B2313">
          <w:rPr>
            <w:rFonts w:ascii="Times New Roman" w:eastAsia="Times New Roman" w:hAnsi="Times New Roman" w:cs="Times New Roman"/>
            <w:sz w:val="24"/>
            <w:szCs w:val="24"/>
            <w:rPrChange w:id="954" w:author="Luana Soares" w:date="2025-05-06T19:32:00Z">
              <w:rPr>
                <w:rFonts w:eastAsia="Times New Roman"/>
                <w:color w:val="000000"/>
              </w:rPr>
            </w:rPrChange>
          </w:rPr>
          <w:t xml:space="preserve">, M., Silva-Arias, G. A., </w:t>
        </w:r>
        <w:proofErr w:type="spellStart"/>
        <w:r w:rsidRPr="002B2313">
          <w:rPr>
            <w:rFonts w:ascii="Times New Roman" w:eastAsia="Times New Roman" w:hAnsi="Times New Roman" w:cs="Times New Roman"/>
            <w:sz w:val="24"/>
            <w:szCs w:val="24"/>
            <w:rPrChange w:id="955" w:author="Luana Soares" w:date="2025-05-06T19:32:00Z">
              <w:rPr>
                <w:rFonts w:eastAsia="Times New Roman"/>
                <w:color w:val="000000"/>
              </w:rPr>
            </w:rPrChange>
          </w:rPr>
          <w:t>Segatto</w:t>
        </w:r>
        <w:proofErr w:type="spellEnd"/>
        <w:r w:rsidRPr="002B2313">
          <w:rPr>
            <w:rFonts w:ascii="Times New Roman" w:eastAsia="Times New Roman" w:hAnsi="Times New Roman" w:cs="Times New Roman"/>
            <w:sz w:val="24"/>
            <w:szCs w:val="24"/>
            <w:rPrChange w:id="956" w:author="Luana Soares" w:date="2025-05-06T19:32:00Z">
              <w:rPr>
                <w:rFonts w:eastAsia="Times New Roman"/>
                <w:color w:val="000000"/>
              </w:rPr>
            </w:rPrChange>
          </w:rPr>
          <w:t xml:space="preserve">, A. L. A., </w:t>
        </w:r>
        <w:proofErr w:type="spellStart"/>
        <w:r w:rsidRPr="002B2313">
          <w:rPr>
            <w:rFonts w:ascii="Times New Roman" w:eastAsia="Times New Roman" w:hAnsi="Times New Roman" w:cs="Times New Roman"/>
            <w:sz w:val="24"/>
            <w:szCs w:val="24"/>
            <w:rPrChange w:id="957" w:author="Luana Soares" w:date="2025-05-06T19:32:00Z">
              <w:rPr>
                <w:rFonts w:eastAsia="Times New Roman"/>
                <w:color w:val="000000"/>
              </w:rPr>
            </w:rPrChange>
          </w:rPr>
          <w:t>Mäder</w:t>
        </w:r>
        <w:proofErr w:type="spellEnd"/>
        <w:r w:rsidRPr="002B2313">
          <w:rPr>
            <w:rFonts w:ascii="Times New Roman" w:eastAsia="Times New Roman" w:hAnsi="Times New Roman" w:cs="Times New Roman"/>
            <w:sz w:val="24"/>
            <w:szCs w:val="24"/>
            <w:rPrChange w:id="958" w:author="Luana Soares" w:date="2025-05-06T19:32:00Z">
              <w:rPr>
                <w:rFonts w:eastAsia="Times New Roman"/>
                <w:color w:val="000000"/>
              </w:rPr>
            </w:rPrChange>
          </w:rPr>
          <w:t xml:space="preserve">, G., Bonatto, S. L., &amp; de Freitas, L. B. (2014). </w:t>
        </w:r>
        <w:proofErr w:type="spellStart"/>
        <w:r w:rsidRPr="002B2313">
          <w:rPr>
            <w:rFonts w:ascii="Times New Roman" w:eastAsia="Times New Roman" w:hAnsi="Times New Roman" w:cs="Times New Roman"/>
            <w:sz w:val="24"/>
            <w:szCs w:val="24"/>
            <w:lang w:val="en-US"/>
            <w:rPrChange w:id="959" w:author="Luana Soares" w:date="2025-05-06T19:32:00Z">
              <w:rPr>
                <w:rFonts w:eastAsia="Times New Roman"/>
                <w:color w:val="000000"/>
              </w:rPr>
            </w:rPrChange>
          </w:rPr>
          <w:t>Multilocus</w:t>
        </w:r>
        <w:proofErr w:type="spellEnd"/>
        <w:r w:rsidRPr="002B2313">
          <w:rPr>
            <w:rFonts w:ascii="Times New Roman" w:eastAsia="Times New Roman" w:hAnsi="Times New Roman" w:cs="Times New Roman"/>
            <w:sz w:val="24"/>
            <w:szCs w:val="24"/>
            <w:lang w:val="en-US"/>
            <w:rPrChange w:id="960" w:author="Luana Soares" w:date="2025-05-06T19:32:00Z">
              <w:rPr>
                <w:rFonts w:eastAsia="Times New Roman"/>
                <w:color w:val="000000"/>
              </w:rPr>
            </w:rPrChange>
          </w:rPr>
          <w:t xml:space="preserve"> phylogeny reconstruction: </w:t>
        </w:r>
        <w:proofErr w:type="gramStart"/>
        <w:r w:rsidRPr="002B2313">
          <w:rPr>
            <w:rFonts w:ascii="Times New Roman" w:eastAsia="Times New Roman" w:hAnsi="Times New Roman" w:cs="Times New Roman"/>
            <w:sz w:val="24"/>
            <w:szCs w:val="24"/>
            <w:lang w:val="en-US"/>
            <w:rPrChange w:id="961" w:author="Luana Soares" w:date="2025-05-06T19:32:00Z">
              <w:rPr>
                <w:rFonts w:eastAsia="Times New Roman"/>
                <w:color w:val="000000"/>
              </w:rPr>
            </w:rPrChange>
          </w:rPr>
          <w:t>New</w:t>
        </w:r>
        <w:proofErr w:type="gramEnd"/>
        <w:r w:rsidRPr="002B2313">
          <w:rPr>
            <w:rFonts w:ascii="Times New Roman" w:eastAsia="Times New Roman" w:hAnsi="Times New Roman" w:cs="Times New Roman"/>
            <w:sz w:val="24"/>
            <w:szCs w:val="24"/>
            <w:lang w:val="en-US"/>
            <w:rPrChange w:id="962" w:author="Luana Soares" w:date="2025-05-06T19:32:00Z">
              <w:rPr>
                <w:rFonts w:eastAsia="Times New Roman"/>
                <w:color w:val="000000"/>
              </w:rPr>
            </w:rPrChange>
          </w:rPr>
          <w:t xml:space="preserve"> insights into the evolutionary history of the genus Petunia. </w:t>
        </w:r>
        <w:r w:rsidRPr="002B2313">
          <w:rPr>
            <w:rFonts w:ascii="Times New Roman" w:eastAsia="Times New Roman" w:hAnsi="Times New Roman" w:cs="Times New Roman"/>
            <w:i/>
            <w:iCs/>
            <w:sz w:val="24"/>
            <w:szCs w:val="24"/>
            <w:lang w:val="en-US"/>
            <w:rPrChange w:id="963" w:author="Luana Soares" w:date="2025-05-06T19:32:00Z">
              <w:rPr>
                <w:rFonts w:eastAsia="Times New Roman"/>
                <w:i/>
                <w:iCs/>
                <w:color w:val="000000"/>
              </w:rPr>
            </w:rPrChange>
          </w:rPr>
          <w:t>Molecular Phylogenetics and Evolution</w:t>
        </w:r>
        <w:r w:rsidRPr="002B2313">
          <w:rPr>
            <w:rFonts w:ascii="Times New Roman" w:eastAsia="Times New Roman" w:hAnsi="Times New Roman" w:cs="Times New Roman"/>
            <w:sz w:val="24"/>
            <w:szCs w:val="24"/>
            <w:lang w:val="en-US"/>
            <w:rPrChange w:id="96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965" w:author="Luana Soares" w:date="2025-05-06T19:32:00Z">
              <w:rPr>
                <w:rFonts w:eastAsia="Times New Roman"/>
                <w:i/>
                <w:iCs/>
                <w:color w:val="000000"/>
              </w:rPr>
            </w:rPrChange>
          </w:rPr>
          <w:t>81</w:t>
        </w:r>
        <w:r w:rsidRPr="002B2313">
          <w:rPr>
            <w:rFonts w:ascii="Times New Roman" w:eastAsia="Times New Roman" w:hAnsi="Times New Roman" w:cs="Times New Roman"/>
            <w:sz w:val="24"/>
            <w:szCs w:val="24"/>
            <w:lang w:val="en-US"/>
            <w:rPrChange w:id="966" w:author="Luana Soares" w:date="2025-05-06T19:32:00Z">
              <w:rPr>
                <w:rFonts w:eastAsia="Times New Roman"/>
                <w:color w:val="000000"/>
              </w:rPr>
            </w:rPrChange>
          </w:rPr>
          <w:t>, 19–28. https://doi.org/10.1016/j.ympev.2014.08.022</w:t>
        </w:r>
      </w:ins>
    </w:p>
    <w:p w14:paraId="45A9F4DC" w14:textId="77777777" w:rsidR="005817B6" w:rsidRPr="002B2313" w:rsidRDefault="005817B6" w:rsidP="005817B6">
      <w:pPr>
        <w:autoSpaceDE w:val="0"/>
        <w:autoSpaceDN w:val="0"/>
        <w:ind w:hanging="480"/>
        <w:rPr>
          <w:ins w:id="967" w:author="Luana Soares" w:date="2025-05-06T18:46:00Z"/>
          <w:rFonts w:ascii="Times New Roman" w:eastAsia="Times New Roman" w:hAnsi="Times New Roman" w:cs="Times New Roman"/>
          <w:sz w:val="24"/>
          <w:szCs w:val="24"/>
          <w:rPrChange w:id="968" w:author="Luana Soares" w:date="2025-05-06T19:32:00Z">
            <w:rPr>
              <w:ins w:id="969" w:author="Luana Soares" w:date="2025-05-06T18:46:00Z"/>
              <w:rFonts w:eastAsia="Times New Roman"/>
              <w:color w:val="000000"/>
            </w:rPr>
          </w:rPrChange>
        </w:rPr>
      </w:pPr>
      <w:ins w:id="970" w:author="Luana Soares" w:date="2025-05-06T18:46:00Z">
        <w:r w:rsidRPr="002B2313">
          <w:rPr>
            <w:rFonts w:ascii="Times New Roman" w:eastAsia="Times New Roman" w:hAnsi="Times New Roman" w:cs="Times New Roman"/>
            <w:sz w:val="24"/>
            <w:szCs w:val="24"/>
            <w:lang w:val="en-US"/>
            <w:rPrChange w:id="971" w:author="Luana Soares" w:date="2025-05-06T19:32:00Z">
              <w:rPr>
                <w:rFonts w:eastAsia="Times New Roman"/>
                <w:color w:val="000000"/>
              </w:rPr>
            </w:rPrChange>
          </w:rPr>
          <w:t xml:space="preserve">Reid, B. N., Moran, R. L., Kopack, C. J., &amp; Fitzpatrick, S. W. (2021). Rapture‐ready darters: Choice of reference genome and genotyping method (whole‐genome or sequence capture) </w:t>
        </w:r>
        <w:r w:rsidRPr="002B2313">
          <w:rPr>
            <w:rFonts w:ascii="Times New Roman" w:eastAsia="Times New Roman" w:hAnsi="Times New Roman" w:cs="Times New Roman"/>
            <w:sz w:val="24"/>
            <w:szCs w:val="24"/>
            <w:lang w:val="en-US"/>
            <w:rPrChange w:id="972" w:author="Luana Soares" w:date="2025-05-06T19:32:00Z">
              <w:rPr>
                <w:rFonts w:eastAsia="Times New Roman"/>
                <w:color w:val="000000"/>
              </w:rPr>
            </w:rPrChange>
          </w:rPr>
          <w:lastRenderedPageBreak/>
          <w:t xml:space="preserve">influence population genomic inference in </w:t>
        </w:r>
        <w:proofErr w:type="spellStart"/>
        <w:r w:rsidRPr="002B2313">
          <w:rPr>
            <w:rFonts w:ascii="Times New Roman" w:eastAsia="Times New Roman" w:hAnsi="Times New Roman" w:cs="Times New Roman"/>
            <w:i/>
            <w:iCs/>
            <w:sz w:val="24"/>
            <w:szCs w:val="24"/>
            <w:lang w:val="en-US"/>
            <w:rPrChange w:id="973" w:author="Luana Soares" w:date="2025-05-06T19:32:00Z">
              <w:rPr>
                <w:rFonts w:eastAsia="Times New Roman"/>
                <w:i/>
                <w:iCs/>
                <w:color w:val="000000"/>
              </w:rPr>
            </w:rPrChange>
          </w:rPr>
          <w:t>Etheostoma</w:t>
        </w:r>
        <w:proofErr w:type="spellEnd"/>
        <w:r w:rsidRPr="002B2313">
          <w:rPr>
            <w:rFonts w:ascii="Times New Roman" w:eastAsia="Times New Roman" w:hAnsi="Times New Roman" w:cs="Times New Roman"/>
            <w:sz w:val="24"/>
            <w:szCs w:val="24"/>
            <w:lang w:val="en-US"/>
            <w:rPrChange w:id="974"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rPrChange w:id="975" w:author="Luana Soares" w:date="2025-05-06T19:32:00Z">
              <w:rPr>
                <w:rFonts w:eastAsia="Times New Roman"/>
                <w:i/>
                <w:iCs/>
                <w:color w:val="000000"/>
              </w:rPr>
            </w:rPrChange>
          </w:rPr>
          <w:t xml:space="preserve">Molecular </w:t>
        </w:r>
        <w:proofErr w:type="spellStart"/>
        <w:r w:rsidRPr="002B2313">
          <w:rPr>
            <w:rFonts w:ascii="Times New Roman" w:eastAsia="Times New Roman" w:hAnsi="Times New Roman" w:cs="Times New Roman"/>
            <w:i/>
            <w:iCs/>
            <w:sz w:val="24"/>
            <w:szCs w:val="24"/>
            <w:rPrChange w:id="976" w:author="Luana Soares" w:date="2025-05-06T19:32:00Z">
              <w:rPr>
                <w:rFonts w:eastAsia="Times New Roman"/>
                <w:i/>
                <w:iCs/>
                <w:color w:val="000000"/>
              </w:rPr>
            </w:rPrChange>
          </w:rPr>
          <w:t>Ecology</w:t>
        </w:r>
        <w:proofErr w:type="spellEnd"/>
        <w:r w:rsidRPr="002B2313">
          <w:rPr>
            <w:rFonts w:ascii="Times New Roman" w:eastAsia="Times New Roman" w:hAnsi="Times New Roman" w:cs="Times New Roman"/>
            <w:i/>
            <w:iCs/>
            <w:sz w:val="24"/>
            <w:szCs w:val="24"/>
            <w:rPrChange w:id="977" w:author="Luana Soares" w:date="2025-05-06T19:32:00Z">
              <w:rPr>
                <w:rFonts w:eastAsia="Times New Roman"/>
                <w:i/>
                <w:iCs/>
                <w:color w:val="000000"/>
              </w:rPr>
            </w:rPrChange>
          </w:rPr>
          <w:t xml:space="preserve"> </w:t>
        </w:r>
        <w:proofErr w:type="spellStart"/>
        <w:r w:rsidRPr="002B2313">
          <w:rPr>
            <w:rFonts w:ascii="Times New Roman" w:eastAsia="Times New Roman" w:hAnsi="Times New Roman" w:cs="Times New Roman"/>
            <w:i/>
            <w:iCs/>
            <w:sz w:val="24"/>
            <w:szCs w:val="24"/>
            <w:rPrChange w:id="978" w:author="Luana Soares" w:date="2025-05-06T19:32:00Z">
              <w:rPr>
                <w:rFonts w:eastAsia="Times New Roman"/>
                <w:i/>
                <w:iCs/>
                <w:color w:val="000000"/>
              </w:rPr>
            </w:rPrChange>
          </w:rPr>
          <w:t>Resources</w:t>
        </w:r>
        <w:proofErr w:type="spellEnd"/>
        <w:r w:rsidRPr="002B2313">
          <w:rPr>
            <w:rFonts w:ascii="Times New Roman" w:eastAsia="Times New Roman" w:hAnsi="Times New Roman" w:cs="Times New Roman"/>
            <w:sz w:val="24"/>
            <w:szCs w:val="24"/>
            <w:rPrChange w:id="97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rPrChange w:id="980" w:author="Luana Soares" w:date="2025-05-06T19:32:00Z">
              <w:rPr>
                <w:rFonts w:eastAsia="Times New Roman"/>
                <w:i/>
                <w:iCs/>
                <w:color w:val="000000"/>
              </w:rPr>
            </w:rPrChange>
          </w:rPr>
          <w:t>21</w:t>
        </w:r>
        <w:r w:rsidRPr="002B2313">
          <w:rPr>
            <w:rFonts w:ascii="Times New Roman" w:eastAsia="Times New Roman" w:hAnsi="Times New Roman" w:cs="Times New Roman"/>
            <w:sz w:val="24"/>
            <w:szCs w:val="24"/>
            <w:rPrChange w:id="981" w:author="Luana Soares" w:date="2025-05-06T19:32:00Z">
              <w:rPr>
                <w:rFonts w:eastAsia="Times New Roman"/>
                <w:color w:val="000000"/>
              </w:rPr>
            </w:rPrChange>
          </w:rPr>
          <w:t>(2), 404–420. https://doi.org/10.1111/1755-0998.13275</w:t>
        </w:r>
      </w:ins>
    </w:p>
    <w:p w14:paraId="2423752A" w14:textId="77777777" w:rsidR="005817B6" w:rsidRPr="002B2313" w:rsidRDefault="005817B6" w:rsidP="005817B6">
      <w:pPr>
        <w:autoSpaceDE w:val="0"/>
        <w:autoSpaceDN w:val="0"/>
        <w:ind w:hanging="480"/>
        <w:rPr>
          <w:ins w:id="982" w:author="Luana Soares" w:date="2025-05-06T18:46:00Z"/>
          <w:rFonts w:ascii="Times New Roman" w:eastAsia="Times New Roman" w:hAnsi="Times New Roman" w:cs="Times New Roman"/>
          <w:sz w:val="24"/>
          <w:szCs w:val="24"/>
          <w:lang w:val="en-US"/>
          <w:rPrChange w:id="983" w:author="Luana Soares" w:date="2025-05-06T19:32:00Z">
            <w:rPr>
              <w:ins w:id="984" w:author="Luana Soares" w:date="2025-05-06T18:46:00Z"/>
              <w:rFonts w:eastAsia="Times New Roman"/>
              <w:color w:val="000000"/>
            </w:rPr>
          </w:rPrChange>
        </w:rPr>
      </w:pPr>
      <w:ins w:id="985" w:author="Luana Soares" w:date="2025-05-06T18:46:00Z">
        <w:r w:rsidRPr="002B2313">
          <w:rPr>
            <w:rFonts w:ascii="Times New Roman" w:eastAsia="Times New Roman" w:hAnsi="Times New Roman" w:cs="Times New Roman"/>
            <w:sz w:val="24"/>
            <w:szCs w:val="24"/>
            <w:lang w:val="en-US"/>
            <w:rPrChange w:id="986" w:author="Luana Soares" w:date="2025-05-06T19:32:00Z">
              <w:rPr>
                <w:rFonts w:eastAsia="Times New Roman"/>
                <w:color w:val="000000"/>
              </w:rPr>
            </w:rPrChange>
          </w:rPr>
          <w:t xml:space="preserve">Rivera-Colón, A. G., &amp; </w:t>
        </w:r>
        <w:proofErr w:type="spellStart"/>
        <w:r w:rsidRPr="002B2313">
          <w:rPr>
            <w:rFonts w:ascii="Times New Roman" w:eastAsia="Times New Roman" w:hAnsi="Times New Roman" w:cs="Times New Roman"/>
            <w:sz w:val="24"/>
            <w:szCs w:val="24"/>
            <w:lang w:val="en-US"/>
            <w:rPrChange w:id="987" w:author="Luana Soares" w:date="2025-05-06T19:32:00Z">
              <w:rPr>
                <w:rFonts w:eastAsia="Times New Roman"/>
                <w:color w:val="000000"/>
              </w:rPr>
            </w:rPrChange>
          </w:rPr>
          <w:t>Catchen</w:t>
        </w:r>
        <w:proofErr w:type="spellEnd"/>
        <w:r w:rsidRPr="002B2313">
          <w:rPr>
            <w:rFonts w:ascii="Times New Roman" w:eastAsia="Times New Roman" w:hAnsi="Times New Roman" w:cs="Times New Roman"/>
            <w:sz w:val="24"/>
            <w:szCs w:val="24"/>
            <w:lang w:val="en-US"/>
            <w:rPrChange w:id="988" w:author="Luana Soares" w:date="2025-05-06T19:32:00Z">
              <w:rPr>
                <w:rFonts w:eastAsia="Times New Roman"/>
                <w:color w:val="000000"/>
              </w:rPr>
            </w:rPrChange>
          </w:rPr>
          <w:t xml:space="preserve">, J. (2022). </w:t>
        </w:r>
        <w:r w:rsidRPr="002B2313">
          <w:rPr>
            <w:rFonts w:ascii="Times New Roman" w:eastAsia="Times New Roman" w:hAnsi="Times New Roman" w:cs="Times New Roman"/>
            <w:i/>
            <w:iCs/>
            <w:sz w:val="24"/>
            <w:szCs w:val="24"/>
            <w:lang w:val="en-US"/>
            <w:rPrChange w:id="989" w:author="Luana Soares" w:date="2025-05-06T19:32:00Z">
              <w:rPr>
                <w:rFonts w:eastAsia="Times New Roman"/>
                <w:i/>
                <w:iCs/>
                <w:color w:val="000000"/>
              </w:rPr>
            </w:rPrChange>
          </w:rPr>
          <w:t>Population Genomics Analysis with RAD, Reprised: Stacks 2</w:t>
        </w:r>
        <w:r w:rsidRPr="002B2313">
          <w:rPr>
            <w:rFonts w:ascii="Times New Roman" w:eastAsia="Times New Roman" w:hAnsi="Times New Roman" w:cs="Times New Roman"/>
            <w:sz w:val="24"/>
            <w:szCs w:val="24"/>
            <w:lang w:val="en-US"/>
            <w:rPrChange w:id="990" w:author="Luana Soares" w:date="2025-05-06T19:32:00Z">
              <w:rPr>
                <w:rFonts w:eastAsia="Times New Roman"/>
                <w:color w:val="000000"/>
              </w:rPr>
            </w:rPrChange>
          </w:rPr>
          <w:t xml:space="preserve"> (pp. 99–149). https://doi.org/10.1007/978-1-0716-2313-8_7</w:t>
        </w:r>
      </w:ins>
    </w:p>
    <w:p w14:paraId="7F528C8B" w14:textId="77777777" w:rsidR="005817B6" w:rsidRPr="002B2313" w:rsidRDefault="005817B6" w:rsidP="005817B6">
      <w:pPr>
        <w:autoSpaceDE w:val="0"/>
        <w:autoSpaceDN w:val="0"/>
        <w:ind w:hanging="480"/>
        <w:rPr>
          <w:ins w:id="991" w:author="Luana Soares" w:date="2025-05-06T18:46:00Z"/>
          <w:rFonts w:ascii="Times New Roman" w:eastAsia="Times New Roman" w:hAnsi="Times New Roman" w:cs="Times New Roman"/>
          <w:sz w:val="24"/>
          <w:szCs w:val="24"/>
          <w:lang w:val="en-US"/>
          <w:rPrChange w:id="992" w:author="Luana Soares" w:date="2025-05-06T19:32:00Z">
            <w:rPr>
              <w:ins w:id="993" w:author="Luana Soares" w:date="2025-05-06T18:46:00Z"/>
              <w:rFonts w:eastAsia="Times New Roman"/>
              <w:color w:val="000000"/>
            </w:rPr>
          </w:rPrChange>
        </w:rPr>
      </w:pPr>
      <w:ins w:id="994" w:author="Luana Soares" w:date="2025-05-06T18:46:00Z">
        <w:r w:rsidRPr="002B2313">
          <w:rPr>
            <w:rFonts w:ascii="Times New Roman" w:eastAsia="Times New Roman" w:hAnsi="Times New Roman" w:cs="Times New Roman"/>
            <w:sz w:val="24"/>
            <w:szCs w:val="24"/>
            <w:lang w:val="en-US"/>
            <w:rPrChange w:id="995" w:author="Luana Soares" w:date="2025-05-06T19:32:00Z">
              <w:rPr>
                <w:rFonts w:eastAsia="Times New Roman"/>
                <w:color w:val="000000"/>
              </w:rPr>
            </w:rPrChange>
          </w:rPr>
          <w:t>Ros-</w:t>
        </w:r>
        <w:proofErr w:type="spellStart"/>
        <w:r w:rsidRPr="002B2313">
          <w:rPr>
            <w:rFonts w:ascii="Times New Roman" w:eastAsia="Times New Roman" w:hAnsi="Times New Roman" w:cs="Times New Roman"/>
            <w:sz w:val="24"/>
            <w:szCs w:val="24"/>
            <w:lang w:val="en-US"/>
            <w:rPrChange w:id="996" w:author="Luana Soares" w:date="2025-05-06T19:32:00Z">
              <w:rPr>
                <w:rFonts w:eastAsia="Times New Roman"/>
                <w:color w:val="000000"/>
              </w:rPr>
            </w:rPrChange>
          </w:rPr>
          <w:t>Freixedes</w:t>
        </w:r>
        <w:proofErr w:type="spellEnd"/>
        <w:r w:rsidRPr="002B2313">
          <w:rPr>
            <w:rFonts w:ascii="Times New Roman" w:eastAsia="Times New Roman" w:hAnsi="Times New Roman" w:cs="Times New Roman"/>
            <w:sz w:val="24"/>
            <w:szCs w:val="24"/>
            <w:lang w:val="en-US"/>
            <w:rPrChange w:id="997" w:author="Luana Soares" w:date="2025-05-06T19:32:00Z">
              <w:rPr>
                <w:rFonts w:eastAsia="Times New Roman"/>
                <w:color w:val="000000"/>
              </w:rPr>
            </w:rPrChange>
          </w:rPr>
          <w:t xml:space="preserve">, R., </w:t>
        </w:r>
        <w:proofErr w:type="spellStart"/>
        <w:r w:rsidRPr="002B2313">
          <w:rPr>
            <w:rFonts w:ascii="Times New Roman" w:eastAsia="Times New Roman" w:hAnsi="Times New Roman" w:cs="Times New Roman"/>
            <w:sz w:val="24"/>
            <w:szCs w:val="24"/>
            <w:lang w:val="en-US"/>
            <w:rPrChange w:id="998" w:author="Luana Soares" w:date="2025-05-06T19:32:00Z">
              <w:rPr>
                <w:rFonts w:eastAsia="Times New Roman"/>
                <w:color w:val="000000"/>
              </w:rPr>
            </w:rPrChange>
          </w:rPr>
          <w:t>Battagin</w:t>
        </w:r>
        <w:proofErr w:type="spellEnd"/>
        <w:r w:rsidRPr="002B2313">
          <w:rPr>
            <w:rFonts w:ascii="Times New Roman" w:eastAsia="Times New Roman" w:hAnsi="Times New Roman" w:cs="Times New Roman"/>
            <w:sz w:val="24"/>
            <w:szCs w:val="24"/>
            <w:lang w:val="en-US"/>
            <w:rPrChange w:id="999" w:author="Luana Soares" w:date="2025-05-06T19:32:00Z">
              <w:rPr>
                <w:rFonts w:eastAsia="Times New Roman"/>
                <w:color w:val="000000"/>
              </w:rPr>
            </w:rPrChange>
          </w:rPr>
          <w:t xml:space="preserve">, M., Johnsson, M., Gorjanc, G., Mileham, A. J., Rounsley, S. D., &amp; Hickey, J. M. (2018). Impact of index hopping and bias towards the reference allele on accuracy of genotype calls from low-coverage sequencing. </w:t>
        </w:r>
        <w:r w:rsidRPr="002B2313">
          <w:rPr>
            <w:rFonts w:ascii="Times New Roman" w:eastAsia="Times New Roman" w:hAnsi="Times New Roman" w:cs="Times New Roman"/>
            <w:i/>
            <w:iCs/>
            <w:sz w:val="24"/>
            <w:szCs w:val="24"/>
            <w:lang w:val="en-US"/>
            <w:rPrChange w:id="1000" w:author="Luana Soares" w:date="2025-05-06T19:32:00Z">
              <w:rPr>
                <w:rFonts w:eastAsia="Times New Roman"/>
                <w:i/>
                <w:iCs/>
                <w:color w:val="000000"/>
              </w:rPr>
            </w:rPrChange>
          </w:rPr>
          <w:t>Genetics Selection Evolution</w:t>
        </w:r>
        <w:r w:rsidRPr="002B2313">
          <w:rPr>
            <w:rFonts w:ascii="Times New Roman" w:eastAsia="Times New Roman" w:hAnsi="Times New Roman" w:cs="Times New Roman"/>
            <w:sz w:val="24"/>
            <w:szCs w:val="24"/>
            <w:lang w:val="en-US"/>
            <w:rPrChange w:id="1001"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02" w:author="Luana Soares" w:date="2025-05-06T19:32:00Z">
              <w:rPr>
                <w:rFonts w:eastAsia="Times New Roman"/>
                <w:i/>
                <w:iCs/>
                <w:color w:val="000000"/>
              </w:rPr>
            </w:rPrChange>
          </w:rPr>
          <w:t>50</w:t>
        </w:r>
        <w:r w:rsidRPr="002B2313">
          <w:rPr>
            <w:rFonts w:ascii="Times New Roman" w:eastAsia="Times New Roman" w:hAnsi="Times New Roman" w:cs="Times New Roman"/>
            <w:sz w:val="24"/>
            <w:szCs w:val="24"/>
            <w:lang w:val="en-US"/>
            <w:rPrChange w:id="1003" w:author="Luana Soares" w:date="2025-05-06T19:32:00Z">
              <w:rPr>
                <w:rFonts w:eastAsia="Times New Roman"/>
                <w:color w:val="000000"/>
              </w:rPr>
            </w:rPrChange>
          </w:rPr>
          <w:t>(1), 64. https://doi.org/10.1186/s12711-018-0436-4</w:t>
        </w:r>
      </w:ins>
    </w:p>
    <w:p w14:paraId="1CE6AADB" w14:textId="77777777" w:rsidR="005817B6" w:rsidRPr="002B2313" w:rsidRDefault="005817B6" w:rsidP="005817B6">
      <w:pPr>
        <w:autoSpaceDE w:val="0"/>
        <w:autoSpaceDN w:val="0"/>
        <w:ind w:hanging="480"/>
        <w:rPr>
          <w:ins w:id="1004" w:author="Luana Soares" w:date="2025-05-06T18:46:00Z"/>
          <w:rFonts w:ascii="Times New Roman" w:eastAsia="Times New Roman" w:hAnsi="Times New Roman" w:cs="Times New Roman"/>
          <w:sz w:val="24"/>
          <w:szCs w:val="24"/>
          <w:lang w:val="en-US"/>
          <w:rPrChange w:id="1005" w:author="Luana Soares" w:date="2025-05-06T19:32:00Z">
            <w:rPr>
              <w:ins w:id="1006" w:author="Luana Soares" w:date="2025-05-06T18:46:00Z"/>
              <w:rFonts w:eastAsia="Times New Roman"/>
              <w:color w:val="000000"/>
            </w:rPr>
          </w:rPrChange>
        </w:rPr>
      </w:pPr>
      <w:proofErr w:type="spellStart"/>
      <w:ins w:id="1007" w:author="Luana Soares" w:date="2025-05-06T18:46:00Z">
        <w:r w:rsidRPr="002B2313">
          <w:rPr>
            <w:rFonts w:ascii="Times New Roman" w:eastAsia="Times New Roman" w:hAnsi="Times New Roman" w:cs="Times New Roman"/>
            <w:sz w:val="24"/>
            <w:szCs w:val="24"/>
            <w:lang w:val="en-US"/>
            <w:rPrChange w:id="1008" w:author="Luana Soares" w:date="2025-05-06T19:32:00Z">
              <w:rPr>
                <w:rFonts w:eastAsia="Times New Roman"/>
                <w:color w:val="000000"/>
              </w:rPr>
            </w:rPrChange>
          </w:rPr>
          <w:t>Särkinen</w:t>
        </w:r>
        <w:proofErr w:type="spellEnd"/>
        <w:r w:rsidRPr="002B2313">
          <w:rPr>
            <w:rFonts w:ascii="Times New Roman" w:eastAsia="Times New Roman" w:hAnsi="Times New Roman" w:cs="Times New Roman"/>
            <w:sz w:val="24"/>
            <w:szCs w:val="24"/>
            <w:lang w:val="en-US"/>
            <w:rPrChange w:id="1009" w:author="Luana Soares" w:date="2025-05-06T19:32:00Z">
              <w:rPr>
                <w:rFonts w:eastAsia="Times New Roman"/>
                <w:color w:val="000000"/>
              </w:rPr>
            </w:rPrChange>
          </w:rPr>
          <w:t xml:space="preserve">, T., </w:t>
        </w:r>
        <w:proofErr w:type="spellStart"/>
        <w:r w:rsidRPr="002B2313">
          <w:rPr>
            <w:rFonts w:ascii="Times New Roman" w:eastAsia="Times New Roman" w:hAnsi="Times New Roman" w:cs="Times New Roman"/>
            <w:sz w:val="24"/>
            <w:szCs w:val="24"/>
            <w:lang w:val="en-US"/>
            <w:rPrChange w:id="1010" w:author="Luana Soares" w:date="2025-05-06T19:32:00Z">
              <w:rPr>
                <w:rFonts w:eastAsia="Times New Roman"/>
                <w:color w:val="000000"/>
              </w:rPr>
            </w:rPrChange>
          </w:rPr>
          <w:t>Bohs</w:t>
        </w:r>
        <w:proofErr w:type="spellEnd"/>
        <w:r w:rsidRPr="002B2313">
          <w:rPr>
            <w:rFonts w:ascii="Times New Roman" w:eastAsia="Times New Roman" w:hAnsi="Times New Roman" w:cs="Times New Roman"/>
            <w:sz w:val="24"/>
            <w:szCs w:val="24"/>
            <w:lang w:val="en-US"/>
            <w:rPrChange w:id="1011" w:author="Luana Soares" w:date="2025-05-06T19:32:00Z">
              <w:rPr>
                <w:rFonts w:eastAsia="Times New Roman"/>
                <w:color w:val="000000"/>
              </w:rPr>
            </w:rPrChange>
          </w:rPr>
          <w:t xml:space="preserve">, L., Olmstead, R. G., &amp; Knapp, S. (2013). A phylogenetic framework for evolutionary study of the nightshades (Solanaceae): a dated 1000-tip tree. </w:t>
        </w:r>
        <w:r w:rsidRPr="002B2313">
          <w:rPr>
            <w:rFonts w:ascii="Times New Roman" w:eastAsia="Times New Roman" w:hAnsi="Times New Roman" w:cs="Times New Roman"/>
            <w:i/>
            <w:iCs/>
            <w:sz w:val="24"/>
            <w:szCs w:val="24"/>
            <w:lang w:val="en-US"/>
            <w:rPrChange w:id="1012" w:author="Luana Soares" w:date="2025-05-06T19:32:00Z">
              <w:rPr>
                <w:rFonts w:eastAsia="Times New Roman"/>
                <w:i/>
                <w:iCs/>
                <w:color w:val="000000"/>
              </w:rPr>
            </w:rPrChange>
          </w:rPr>
          <w:t>BMC Evolutionary Biology</w:t>
        </w:r>
        <w:r w:rsidRPr="002B2313">
          <w:rPr>
            <w:rFonts w:ascii="Times New Roman" w:eastAsia="Times New Roman" w:hAnsi="Times New Roman" w:cs="Times New Roman"/>
            <w:sz w:val="24"/>
            <w:szCs w:val="24"/>
            <w:lang w:val="en-US"/>
            <w:rPrChange w:id="1013"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14" w:author="Luana Soares" w:date="2025-05-06T19:32:00Z">
              <w:rPr>
                <w:rFonts w:eastAsia="Times New Roman"/>
                <w:i/>
                <w:iCs/>
                <w:color w:val="000000"/>
              </w:rPr>
            </w:rPrChange>
          </w:rPr>
          <w:t>13</w:t>
        </w:r>
        <w:r w:rsidRPr="002B2313">
          <w:rPr>
            <w:rFonts w:ascii="Times New Roman" w:eastAsia="Times New Roman" w:hAnsi="Times New Roman" w:cs="Times New Roman"/>
            <w:sz w:val="24"/>
            <w:szCs w:val="24"/>
            <w:lang w:val="en-US"/>
            <w:rPrChange w:id="1015" w:author="Luana Soares" w:date="2025-05-06T19:32:00Z">
              <w:rPr>
                <w:rFonts w:eastAsia="Times New Roman"/>
                <w:color w:val="000000"/>
              </w:rPr>
            </w:rPrChange>
          </w:rPr>
          <w:t>(1), 214. https://doi.org/10.1186/1471-2148-13-214</w:t>
        </w:r>
      </w:ins>
    </w:p>
    <w:p w14:paraId="58355EDC" w14:textId="77777777" w:rsidR="005817B6" w:rsidRPr="002B2313" w:rsidRDefault="005817B6" w:rsidP="005817B6">
      <w:pPr>
        <w:autoSpaceDE w:val="0"/>
        <w:autoSpaceDN w:val="0"/>
        <w:ind w:hanging="480"/>
        <w:rPr>
          <w:ins w:id="1016" w:author="Luana Soares" w:date="2025-05-06T18:46:00Z"/>
          <w:rFonts w:ascii="Times New Roman" w:eastAsia="Times New Roman" w:hAnsi="Times New Roman" w:cs="Times New Roman"/>
          <w:sz w:val="24"/>
          <w:szCs w:val="24"/>
          <w:lang w:val="en-US"/>
          <w:rPrChange w:id="1017" w:author="Luana Soares" w:date="2025-05-06T19:32:00Z">
            <w:rPr>
              <w:ins w:id="1018" w:author="Luana Soares" w:date="2025-05-06T18:46:00Z"/>
              <w:rFonts w:eastAsia="Times New Roman"/>
              <w:color w:val="000000"/>
            </w:rPr>
          </w:rPrChange>
        </w:rPr>
      </w:pPr>
      <w:ins w:id="1019" w:author="Luana Soares" w:date="2025-05-06T18:46:00Z">
        <w:r w:rsidRPr="002B2313">
          <w:rPr>
            <w:rFonts w:ascii="Times New Roman" w:eastAsia="Times New Roman" w:hAnsi="Times New Roman" w:cs="Times New Roman"/>
            <w:sz w:val="24"/>
            <w:szCs w:val="24"/>
            <w:lang w:val="en-US"/>
            <w:rPrChange w:id="1020" w:author="Luana Soares" w:date="2025-05-06T19:32:00Z">
              <w:rPr>
                <w:rFonts w:eastAsia="Times New Roman"/>
                <w:color w:val="000000"/>
              </w:rPr>
            </w:rPrChange>
          </w:rPr>
          <w:t xml:space="preserve">Shafer, A. B. A., Northrup, J. M., </w:t>
        </w:r>
        <w:proofErr w:type="spellStart"/>
        <w:r w:rsidRPr="002B2313">
          <w:rPr>
            <w:rFonts w:ascii="Times New Roman" w:eastAsia="Times New Roman" w:hAnsi="Times New Roman" w:cs="Times New Roman"/>
            <w:sz w:val="24"/>
            <w:szCs w:val="24"/>
            <w:lang w:val="en-US"/>
            <w:rPrChange w:id="1021" w:author="Luana Soares" w:date="2025-05-06T19:32:00Z">
              <w:rPr>
                <w:rFonts w:eastAsia="Times New Roman"/>
                <w:color w:val="000000"/>
              </w:rPr>
            </w:rPrChange>
          </w:rPr>
          <w:t>Wikelski</w:t>
        </w:r>
        <w:proofErr w:type="spellEnd"/>
        <w:r w:rsidRPr="002B2313">
          <w:rPr>
            <w:rFonts w:ascii="Times New Roman" w:eastAsia="Times New Roman" w:hAnsi="Times New Roman" w:cs="Times New Roman"/>
            <w:sz w:val="24"/>
            <w:szCs w:val="24"/>
            <w:lang w:val="en-US"/>
            <w:rPrChange w:id="1022" w:author="Luana Soares" w:date="2025-05-06T19:32:00Z">
              <w:rPr>
                <w:rFonts w:eastAsia="Times New Roman"/>
                <w:color w:val="000000"/>
              </w:rPr>
            </w:rPrChange>
          </w:rPr>
          <w:t xml:space="preserve">, M., </w:t>
        </w:r>
        <w:proofErr w:type="spellStart"/>
        <w:r w:rsidRPr="002B2313">
          <w:rPr>
            <w:rFonts w:ascii="Times New Roman" w:eastAsia="Times New Roman" w:hAnsi="Times New Roman" w:cs="Times New Roman"/>
            <w:sz w:val="24"/>
            <w:szCs w:val="24"/>
            <w:lang w:val="en-US"/>
            <w:rPrChange w:id="1023" w:author="Luana Soares" w:date="2025-05-06T19:32:00Z">
              <w:rPr>
                <w:rFonts w:eastAsia="Times New Roman"/>
                <w:color w:val="000000"/>
              </w:rPr>
            </w:rPrChange>
          </w:rPr>
          <w:t>Wittemyer</w:t>
        </w:r>
        <w:proofErr w:type="spellEnd"/>
        <w:r w:rsidRPr="002B2313">
          <w:rPr>
            <w:rFonts w:ascii="Times New Roman" w:eastAsia="Times New Roman" w:hAnsi="Times New Roman" w:cs="Times New Roman"/>
            <w:sz w:val="24"/>
            <w:szCs w:val="24"/>
            <w:lang w:val="en-US"/>
            <w:rPrChange w:id="1024" w:author="Luana Soares" w:date="2025-05-06T19:32:00Z">
              <w:rPr>
                <w:rFonts w:eastAsia="Times New Roman"/>
                <w:color w:val="000000"/>
              </w:rPr>
            </w:rPrChange>
          </w:rPr>
          <w:t xml:space="preserve">, G., &amp; Wolf, J. B. W. (2016). Forecasting Ecological Genomics: High-Tech Animal Instrumentation Meets High-Throughput Sequencing. </w:t>
        </w:r>
        <w:r w:rsidRPr="002B2313">
          <w:rPr>
            <w:rFonts w:ascii="Times New Roman" w:eastAsia="Times New Roman" w:hAnsi="Times New Roman" w:cs="Times New Roman"/>
            <w:i/>
            <w:iCs/>
            <w:sz w:val="24"/>
            <w:szCs w:val="24"/>
            <w:lang w:val="en-US"/>
            <w:rPrChange w:id="1025" w:author="Luana Soares" w:date="2025-05-06T19:32:00Z">
              <w:rPr>
                <w:rFonts w:eastAsia="Times New Roman"/>
                <w:i/>
                <w:iCs/>
                <w:color w:val="000000"/>
              </w:rPr>
            </w:rPrChange>
          </w:rPr>
          <w:t>PLOS Biology</w:t>
        </w:r>
        <w:r w:rsidRPr="002B2313">
          <w:rPr>
            <w:rFonts w:ascii="Times New Roman" w:eastAsia="Times New Roman" w:hAnsi="Times New Roman" w:cs="Times New Roman"/>
            <w:sz w:val="24"/>
            <w:szCs w:val="24"/>
            <w:lang w:val="en-US"/>
            <w:rPrChange w:id="1026"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27" w:author="Luana Soares" w:date="2025-05-06T19:32:00Z">
              <w:rPr>
                <w:rFonts w:eastAsia="Times New Roman"/>
                <w:i/>
                <w:iCs/>
                <w:color w:val="000000"/>
              </w:rPr>
            </w:rPrChange>
          </w:rPr>
          <w:t>14</w:t>
        </w:r>
        <w:r w:rsidRPr="002B2313">
          <w:rPr>
            <w:rFonts w:ascii="Times New Roman" w:eastAsia="Times New Roman" w:hAnsi="Times New Roman" w:cs="Times New Roman"/>
            <w:sz w:val="24"/>
            <w:szCs w:val="24"/>
            <w:lang w:val="en-US"/>
            <w:rPrChange w:id="1028" w:author="Luana Soares" w:date="2025-05-06T19:32:00Z">
              <w:rPr>
                <w:rFonts w:eastAsia="Times New Roman"/>
                <w:color w:val="000000"/>
              </w:rPr>
            </w:rPrChange>
          </w:rPr>
          <w:t>(1), e1002350. https://doi.org/10.1371/JOURNAL.PBIO.1002350</w:t>
        </w:r>
      </w:ins>
    </w:p>
    <w:p w14:paraId="12850CD2" w14:textId="77777777" w:rsidR="005817B6" w:rsidRPr="002B2313" w:rsidRDefault="005817B6" w:rsidP="005817B6">
      <w:pPr>
        <w:autoSpaceDE w:val="0"/>
        <w:autoSpaceDN w:val="0"/>
        <w:ind w:hanging="480"/>
        <w:rPr>
          <w:ins w:id="1029" w:author="Luana Soares" w:date="2025-05-06T18:46:00Z"/>
          <w:rFonts w:ascii="Times New Roman" w:eastAsia="Times New Roman" w:hAnsi="Times New Roman" w:cs="Times New Roman"/>
          <w:sz w:val="24"/>
          <w:szCs w:val="24"/>
          <w:lang w:val="en-US"/>
          <w:rPrChange w:id="1030" w:author="Luana Soares" w:date="2025-05-06T19:32:00Z">
            <w:rPr>
              <w:ins w:id="1031" w:author="Luana Soares" w:date="2025-05-06T18:46:00Z"/>
              <w:rFonts w:eastAsia="Times New Roman"/>
              <w:color w:val="000000"/>
            </w:rPr>
          </w:rPrChange>
        </w:rPr>
      </w:pPr>
      <w:ins w:id="1032" w:author="Luana Soares" w:date="2025-05-06T18:46:00Z">
        <w:r w:rsidRPr="002B2313">
          <w:rPr>
            <w:rFonts w:ascii="Times New Roman" w:eastAsia="Times New Roman" w:hAnsi="Times New Roman" w:cs="Times New Roman"/>
            <w:sz w:val="24"/>
            <w:szCs w:val="24"/>
            <w:lang w:val="en-US"/>
            <w:rPrChange w:id="1033" w:author="Luana Soares" w:date="2025-05-06T19:32:00Z">
              <w:rPr>
                <w:rFonts w:eastAsia="Times New Roman"/>
                <w:color w:val="000000"/>
              </w:rPr>
            </w:rPrChange>
          </w:rPr>
          <w:t xml:space="preserve">Shafer, A. B. A., Peart, C. R., </w:t>
        </w:r>
        <w:proofErr w:type="spellStart"/>
        <w:r w:rsidRPr="002B2313">
          <w:rPr>
            <w:rFonts w:ascii="Times New Roman" w:eastAsia="Times New Roman" w:hAnsi="Times New Roman" w:cs="Times New Roman"/>
            <w:sz w:val="24"/>
            <w:szCs w:val="24"/>
            <w:lang w:val="en-US"/>
            <w:rPrChange w:id="1034" w:author="Luana Soares" w:date="2025-05-06T19:32:00Z">
              <w:rPr>
                <w:rFonts w:eastAsia="Times New Roman"/>
                <w:color w:val="000000"/>
              </w:rPr>
            </w:rPrChange>
          </w:rPr>
          <w:t>Tusso</w:t>
        </w:r>
        <w:proofErr w:type="spellEnd"/>
        <w:r w:rsidRPr="002B2313">
          <w:rPr>
            <w:rFonts w:ascii="Times New Roman" w:eastAsia="Times New Roman" w:hAnsi="Times New Roman" w:cs="Times New Roman"/>
            <w:sz w:val="24"/>
            <w:szCs w:val="24"/>
            <w:lang w:val="en-US"/>
            <w:rPrChange w:id="1035" w:author="Luana Soares" w:date="2025-05-06T19:32:00Z">
              <w:rPr>
                <w:rFonts w:eastAsia="Times New Roman"/>
                <w:color w:val="000000"/>
              </w:rPr>
            </w:rPrChange>
          </w:rPr>
          <w:t xml:space="preserve">, S., Maayan, I., Brelsford, A., Wheat, C. W., &amp; Wolf, J. B. W. (2017). Bioinformatic processing of RAD-seq data dramatically impacts downstream population genetic inference. </w:t>
        </w:r>
        <w:r w:rsidRPr="002B2313">
          <w:rPr>
            <w:rFonts w:ascii="Times New Roman" w:eastAsia="Times New Roman" w:hAnsi="Times New Roman" w:cs="Times New Roman"/>
            <w:i/>
            <w:iCs/>
            <w:sz w:val="24"/>
            <w:szCs w:val="24"/>
            <w:lang w:val="en-US"/>
            <w:rPrChange w:id="1036" w:author="Luana Soares" w:date="2025-05-06T19:32:00Z">
              <w:rPr>
                <w:rFonts w:eastAsia="Times New Roman"/>
                <w:i/>
                <w:iCs/>
                <w:color w:val="000000"/>
              </w:rPr>
            </w:rPrChange>
          </w:rPr>
          <w:t>Methods in Ecology and Evolution</w:t>
        </w:r>
        <w:r w:rsidRPr="002B2313">
          <w:rPr>
            <w:rFonts w:ascii="Times New Roman" w:eastAsia="Times New Roman" w:hAnsi="Times New Roman" w:cs="Times New Roman"/>
            <w:sz w:val="24"/>
            <w:szCs w:val="24"/>
            <w:lang w:val="en-US"/>
            <w:rPrChange w:id="1037"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38" w:author="Luana Soares" w:date="2025-05-06T19:32:00Z">
              <w:rPr>
                <w:rFonts w:eastAsia="Times New Roman"/>
                <w:i/>
                <w:iCs/>
                <w:color w:val="000000"/>
              </w:rPr>
            </w:rPrChange>
          </w:rPr>
          <w:t>8</w:t>
        </w:r>
        <w:r w:rsidRPr="002B2313">
          <w:rPr>
            <w:rFonts w:ascii="Times New Roman" w:eastAsia="Times New Roman" w:hAnsi="Times New Roman" w:cs="Times New Roman"/>
            <w:sz w:val="24"/>
            <w:szCs w:val="24"/>
            <w:lang w:val="en-US"/>
            <w:rPrChange w:id="1039" w:author="Luana Soares" w:date="2025-05-06T19:32:00Z">
              <w:rPr>
                <w:rFonts w:eastAsia="Times New Roman"/>
                <w:color w:val="000000"/>
              </w:rPr>
            </w:rPrChange>
          </w:rPr>
          <w:t>(8), 907–917. https://doi.org/10.1111/2041-210X.12700</w:t>
        </w:r>
      </w:ins>
    </w:p>
    <w:p w14:paraId="1549812D" w14:textId="77777777" w:rsidR="005817B6" w:rsidRPr="002B2313" w:rsidRDefault="005817B6" w:rsidP="005817B6">
      <w:pPr>
        <w:autoSpaceDE w:val="0"/>
        <w:autoSpaceDN w:val="0"/>
        <w:ind w:hanging="480"/>
        <w:rPr>
          <w:ins w:id="1040" w:author="Luana Soares" w:date="2025-05-06T18:46:00Z"/>
          <w:rFonts w:ascii="Times New Roman" w:eastAsia="Times New Roman" w:hAnsi="Times New Roman" w:cs="Times New Roman"/>
          <w:sz w:val="24"/>
          <w:szCs w:val="24"/>
          <w:lang w:val="en-US"/>
          <w:rPrChange w:id="1041" w:author="Luana Soares" w:date="2025-05-06T19:32:00Z">
            <w:rPr>
              <w:ins w:id="1042" w:author="Luana Soares" w:date="2025-05-06T18:46:00Z"/>
              <w:rFonts w:eastAsia="Times New Roman"/>
              <w:color w:val="000000"/>
            </w:rPr>
          </w:rPrChange>
        </w:rPr>
      </w:pPr>
      <w:proofErr w:type="spellStart"/>
      <w:ins w:id="1043" w:author="Luana Soares" w:date="2025-05-06T18:46:00Z">
        <w:r w:rsidRPr="002B2313">
          <w:rPr>
            <w:rFonts w:ascii="Times New Roman" w:eastAsia="Times New Roman" w:hAnsi="Times New Roman" w:cs="Times New Roman"/>
            <w:sz w:val="24"/>
            <w:szCs w:val="24"/>
            <w:lang w:val="en-US"/>
            <w:rPrChange w:id="1044" w:author="Luana Soares" w:date="2025-05-06T19:32:00Z">
              <w:rPr>
                <w:rFonts w:eastAsia="Times New Roman"/>
                <w:color w:val="000000"/>
              </w:rPr>
            </w:rPrChange>
          </w:rPr>
          <w:t>Sierro</w:t>
        </w:r>
        <w:proofErr w:type="spellEnd"/>
        <w:r w:rsidRPr="002B2313">
          <w:rPr>
            <w:rFonts w:ascii="Times New Roman" w:eastAsia="Times New Roman" w:hAnsi="Times New Roman" w:cs="Times New Roman"/>
            <w:sz w:val="24"/>
            <w:szCs w:val="24"/>
            <w:lang w:val="en-US"/>
            <w:rPrChange w:id="1045" w:author="Luana Soares" w:date="2025-05-06T19:32:00Z">
              <w:rPr>
                <w:rFonts w:eastAsia="Times New Roman"/>
                <w:color w:val="000000"/>
              </w:rPr>
            </w:rPrChange>
          </w:rPr>
          <w:t xml:space="preserve">, N., Auberson, M., </w:t>
        </w:r>
        <w:proofErr w:type="spellStart"/>
        <w:r w:rsidRPr="002B2313">
          <w:rPr>
            <w:rFonts w:ascii="Times New Roman" w:eastAsia="Times New Roman" w:hAnsi="Times New Roman" w:cs="Times New Roman"/>
            <w:sz w:val="24"/>
            <w:szCs w:val="24"/>
            <w:lang w:val="en-US"/>
            <w:rPrChange w:id="1046" w:author="Luana Soares" w:date="2025-05-06T19:32:00Z">
              <w:rPr>
                <w:rFonts w:eastAsia="Times New Roman"/>
                <w:color w:val="000000"/>
              </w:rPr>
            </w:rPrChange>
          </w:rPr>
          <w:t>Dulize</w:t>
        </w:r>
        <w:proofErr w:type="spellEnd"/>
        <w:r w:rsidRPr="002B2313">
          <w:rPr>
            <w:rFonts w:ascii="Times New Roman" w:eastAsia="Times New Roman" w:hAnsi="Times New Roman" w:cs="Times New Roman"/>
            <w:sz w:val="24"/>
            <w:szCs w:val="24"/>
            <w:lang w:val="en-US"/>
            <w:rPrChange w:id="1047" w:author="Luana Soares" w:date="2025-05-06T19:32:00Z">
              <w:rPr>
                <w:rFonts w:eastAsia="Times New Roman"/>
                <w:color w:val="000000"/>
              </w:rPr>
            </w:rPrChange>
          </w:rPr>
          <w:t xml:space="preserve">, R., &amp; Ivanov, N. V. (2024). Chromosome-level genome assemblies of Nicotiana tabacum, Nicotiana sylvestris, and Nicotiana </w:t>
        </w:r>
        <w:proofErr w:type="spellStart"/>
        <w:r w:rsidRPr="002B2313">
          <w:rPr>
            <w:rFonts w:ascii="Times New Roman" w:eastAsia="Times New Roman" w:hAnsi="Times New Roman" w:cs="Times New Roman"/>
            <w:sz w:val="24"/>
            <w:szCs w:val="24"/>
            <w:lang w:val="en-US"/>
            <w:rPrChange w:id="1048" w:author="Luana Soares" w:date="2025-05-06T19:32:00Z">
              <w:rPr>
                <w:rFonts w:eastAsia="Times New Roman"/>
                <w:color w:val="000000"/>
              </w:rPr>
            </w:rPrChange>
          </w:rPr>
          <w:t>tomentosiformis</w:t>
        </w:r>
        <w:proofErr w:type="spellEnd"/>
        <w:r w:rsidRPr="002B2313">
          <w:rPr>
            <w:rFonts w:ascii="Times New Roman" w:eastAsia="Times New Roman" w:hAnsi="Times New Roman" w:cs="Times New Roman"/>
            <w:sz w:val="24"/>
            <w:szCs w:val="24"/>
            <w:lang w:val="en-US"/>
            <w:rPrChange w:id="104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50" w:author="Luana Soares" w:date="2025-05-06T19:32:00Z">
              <w:rPr>
                <w:rFonts w:eastAsia="Times New Roman"/>
                <w:i/>
                <w:iCs/>
                <w:color w:val="000000"/>
              </w:rPr>
            </w:rPrChange>
          </w:rPr>
          <w:t>Scientific Data</w:t>
        </w:r>
        <w:r w:rsidRPr="002B2313">
          <w:rPr>
            <w:rFonts w:ascii="Times New Roman" w:eastAsia="Times New Roman" w:hAnsi="Times New Roman" w:cs="Times New Roman"/>
            <w:sz w:val="24"/>
            <w:szCs w:val="24"/>
            <w:lang w:val="en-US"/>
            <w:rPrChange w:id="1051"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52" w:author="Luana Soares" w:date="2025-05-06T19:32:00Z">
              <w:rPr>
                <w:rFonts w:eastAsia="Times New Roman"/>
                <w:i/>
                <w:iCs/>
                <w:color w:val="000000"/>
              </w:rPr>
            </w:rPrChange>
          </w:rPr>
          <w:t>11</w:t>
        </w:r>
        <w:r w:rsidRPr="002B2313">
          <w:rPr>
            <w:rFonts w:ascii="Times New Roman" w:eastAsia="Times New Roman" w:hAnsi="Times New Roman" w:cs="Times New Roman"/>
            <w:sz w:val="24"/>
            <w:szCs w:val="24"/>
            <w:lang w:val="en-US"/>
            <w:rPrChange w:id="1053" w:author="Luana Soares" w:date="2025-05-06T19:32:00Z">
              <w:rPr>
                <w:rFonts w:eastAsia="Times New Roman"/>
                <w:color w:val="000000"/>
              </w:rPr>
            </w:rPrChange>
          </w:rPr>
          <w:t>(1), 135. https://doi.org/10.1038/s41597-024-02965-2</w:t>
        </w:r>
      </w:ins>
    </w:p>
    <w:p w14:paraId="3FED4742" w14:textId="77777777" w:rsidR="005817B6" w:rsidRPr="002B2313" w:rsidRDefault="005817B6" w:rsidP="005817B6">
      <w:pPr>
        <w:autoSpaceDE w:val="0"/>
        <w:autoSpaceDN w:val="0"/>
        <w:ind w:hanging="480"/>
        <w:rPr>
          <w:ins w:id="1054" w:author="Luana Soares" w:date="2025-05-06T18:46:00Z"/>
          <w:rFonts w:ascii="Times New Roman" w:eastAsia="Times New Roman" w:hAnsi="Times New Roman" w:cs="Times New Roman"/>
          <w:sz w:val="24"/>
          <w:szCs w:val="24"/>
          <w:lang w:val="en-US"/>
          <w:rPrChange w:id="1055" w:author="Luana Soares" w:date="2025-05-06T19:32:00Z">
            <w:rPr>
              <w:ins w:id="1056" w:author="Luana Soares" w:date="2025-05-06T18:46:00Z"/>
              <w:rFonts w:eastAsia="Times New Roman"/>
              <w:color w:val="000000"/>
            </w:rPr>
          </w:rPrChange>
        </w:rPr>
      </w:pPr>
      <w:ins w:id="1057" w:author="Luana Soares" w:date="2025-05-06T18:46:00Z">
        <w:r w:rsidRPr="002B2313">
          <w:rPr>
            <w:rFonts w:ascii="Times New Roman" w:eastAsia="Times New Roman" w:hAnsi="Times New Roman" w:cs="Times New Roman"/>
            <w:sz w:val="24"/>
            <w:szCs w:val="24"/>
            <w:lang w:val="en-US"/>
            <w:rPrChange w:id="1058" w:author="Luana Soares" w:date="2025-05-06T19:32:00Z">
              <w:rPr>
                <w:rFonts w:eastAsia="Times New Roman"/>
                <w:color w:val="000000"/>
              </w:rPr>
            </w:rPrChange>
          </w:rPr>
          <w:t xml:space="preserve">Soares, L. S., Bombarely, A., &amp; Freitas, L. B. (2024). How many species are there? Lineage diversification and hidden speciation in Solanaceae from highland grasslands in southern South America. </w:t>
        </w:r>
        <w:r w:rsidRPr="002B2313">
          <w:rPr>
            <w:rFonts w:ascii="Times New Roman" w:eastAsia="Times New Roman" w:hAnsi="Times New Roman" w:cs="Times New Roman"/>
            <w:i/>
            <w:iCs/>
            <w:sz w:val="24"/>
            <w:szCs w:val="24"/>
            <w:lang w:val="en-US"/>
            <w:rPrChange w:id="1059" w:author="Luana Soares" w:date="2025-05-06T19:32:00Z">
              <w:rPr>
                <w:rFonts w:eastAsia="Times New Roman"/>
                <w:i/>
                <w:iCs/>
                <w:color w:val="000000"/>
              </w:rPr>
            </w:rPrChange>
          </w:rPr>
          <w:t>Annals of Botany</w:t>
        </w:r>
        <w:r w:rsidRPr="002B2313">
          <w:rPr>
            <w:rFonts w:ascii="Times New Roman" w:eastAsia="Times New Roman" w:hAnsi="Times New Roman" w:cs="Times New Roman"/>
            <w:sz w:val="24"/>
            <w:szCs w:val="24"/>
            <w:lang w:val="en-US"/>
            <w:rPrChange w:id="1060"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61" w:author="Luana Soares" w:date="2025-05-06T19:32:00Z">
              <w:rPr>
                <w:rFonts w:eastAsia="Times New Roman"/>
                <w:i/>
                <w:iCs/>
                <w:color w:val="000000"/>
              </w:rPr>
            </w:rPrChange>
          </w:rPr>
          <w:t>134</w:t>
        </w:r>
        <w:r w:rsidRPr="002B2313">
          <w:rPr>
            <w:rFonts w:ascii="Times New Roman" w:eastAsia="Times New Roman" w:hAnsi="Times New Roman" w:cs="Times New Roman"/>
            <w:sz w:val="24"/>
            <w:szCs w:val="24"/>
            <w:lang w:val="en-US"/>
            <w:rPrChange w:id="1062" w:author="Luana Soares" w:date="2025-05-06T19:32:00Z">
              <w:rPr>
                <w:rFonts w:eastAsia="Times New Roman"/>
                <w:color w:val="000000"/>
              </w:rPr>
            </w:rPrChange>
          </w:rPr>
          <w:t>(7), 1291–1305. https://doi.org/10.1093/aob/mcae144</w:t>
        </w:r>
      </w:ins>
    </w:p>
    <w:p w14:paraId="0CD37364" w14:textId="26F6E0D5" w:rsidR="005817B6" w:rsidRPr="0000341E" w:rsidRDefault="005817B6" w:rsidP="005817B6">
      <w:pPr>
        <w:autoSpaceDE w:val="0"/>
        <w:autoSpaceDN w:val="0"/>
        <w:ind w:hanging="480"/>
        <w:rPr>
          <w:ins w:id="1063" w:author="Luana Soares" w:date="2025-05-06T19:37:00Z"/>
          <w:rFonts w:ascii="Times New Roman" w:eastAsia="Times New Roman" w:hAnsi="Times New Roman" w:cs="Times New Roman"/>
          <w:sz w:val="24"/>
          <w:szCs w:val="24"/>
          <w:rPrChange w:id="1064" w:author="Luana Soares" w:date="2025-05-06T19:37:00Z">
            <w:rPr>
              <w:ins w:id="1065" w:author="Luana Soares" w:date="2025-05-06T19:37:00Z"/>
              <w:rFonts w:ascii="Times New Roman" w:eastAsia="Times New Roman" w:hAnsi="Times New Roman" w:cs="Times New Roman"/>
              <w:sz w:val="24"/>
              <w:szCs w:val="24"/>
              <w:lang w:val="en-US"/>
            </w:rPr>
          </w:rPrChange>
        </w:rPr>
      </w:pPr>
      <w:ins w:id="1066" w:author="Luana Soares" w:date="2025-05-06T18:46:00Z">
        <w:r w:rsidRPr="002B2313">
          <w:rPr>
            <w:rFonts w:ascii="Times New Roman" w:eastAsia="Times New Roman" w:hAnsi="Times New Roman" w:cs="Times New Roman"/>
            <w:sz w:val="24"/>
            <w:szCs w:val="24"/>
            <w:lang w:val="en-US"/>
            <w:rPrChange w:id="1067" w:author="Luana Soares" w:date="2025-05-06T19:32:00Z">
              <w:rPr>
                <w:rFonts w:eastAsia="Times New Roman"/>
                <w:color w:val="000000"/>
              </w:rPr>
            </w:rPrChange>
          </w:rPr>
          <w:t xml:space="preserve">Soares, L. S., &amp; Freitas, L. B. (2024). The phylogeographic journey of a plant species from lowland to highlands during the Pleistocene. </w:t>
        </w:r>
        <w:r w:rsidRPr="002B2313">
          <w:rPr>
            <w:rFonts w:ascii="Times New Roman" w:eastAsia="Times New Roman" w:hAnsi="Times New Roman" w:cs="Times New Roman"/>
            <w:i/>
            <w:iCs/>
            <w:sz w:val="24"/>
            <w:szCs w:val="24"/>
            <w:lang w:val="en-US"/>
            <w:rPrChange w:id="1068" w:author="Luana Soares" w:date="2025-05-06T19:32:00Z">
              <w:rPr>
                <w:rFonts w:eastAsia="Times New Roman"/>
                <w:i/>
                <w:iCs/>
                <w:color w:val="000000"/>
              </w:rPr>
            </w:rPrChange>
          </w:rPr>
          <w:t>Scientific Reports</w:t>
        </w:r>
        <w:r w:rsidRPr="002B2313">
          <w:rPr>
            <w:rFonts w:ascii="Times New Roman" w:eastAsia="Times New Roman" w:hAnsi="Times New Roman" w:cs="Times New Roman"/>
            <w:sz w:val="24"/>
            <w:szCs w:val="24"/>
            <w:lang w:val="en-US"/>
            <w:rPrChange w:id="106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070" w:author="Luana Soares" w:date="2025-05-06T19:32:00Z">
              <w:rPr>
                <w:rFonts w:eastAsia="Times New Roman"/>
                <w:i/>
                <w:iCs/>
                <w:color w:val="000000"/>
              </w:rPr>
            </w:rPrChange>
          </w:rPr>
          <w:t>14</w:t>
        </w:r>
        <w:r w:rsidRPr="002B2313">
          <w:rPr>
            <w:rFonts w:ascii="Times New Roman" w:eastAsia="Times New Roman" w:hAnsi="Times New Roman" w:cs="Times New Roman"/>
            <w:sz w:val="24"/>
            <w:szCs w:val="24"/>
            <w:lang w:val="en-US"/>
            <w:rPrChange w:id="1071" w:author="Luana Soares" w:date="2025-05-06T19:32:00Z">
              <w:rPr>
                <w:rFonts w:eastAsia="Times New Roman"/>
                <w:color w:val="000000"/>
              </w:rPr>
            </w:rPrChange>
          </w:rPr>
          <w:t xml:space="preserve">(1), 3825. </w:t>
        </w:r>
      </w:ins>
      <w:ins w:id="1072" w:author="Luana Soares" w:date="2025-05-06T19:37:00Z">
        <w:r w:rsidR="0000341E">
          <w:rPr>
            <w:rFonts w:ascii="Times New Roman" w:eastAsia="Times New Roman" w:hAnsi="Times New Roman" w:cs="Times New Roman"/>
            <w:sz w:val="24"/>
            <w:szCs w:val="24"/>
            <w:lang w:val="en-US"/>
          </w:rPr>
          <w:fldChar w:fldCharType="begin"/>
        </w:r>
        <w:r w:rsidR="0000341E">
          <w:rPr>
            <w:rFonts w:ascii="Times New Roman" w:eastAsia="Times New Roman" w:hAnsi="Times New Roman" w:cs="Times New Roman"/>
            <w:sz w:val="24"/>
            <w:szCs w:val="24"/>
            <w:lang w:val="en-US"/>
          </w:rPr>
          <w:instrText xml:space="preserve"> HYPERLINK "</w:instrText>
        </w:r>
      </w:ins>
      <w:ins w:id="1073" w:author="Luana Soares" w:date="2025-05-06T18:46:00Z">
        <w:r w:rsidR="0000341E" w:rsidRPr="002B2313">
          <w:rPr>
            <w:rFonts w:ascii="Times New Roman" w:eastAsia="Times New Roman" w:hAnsi="Times New Roman" w:cs="Times New Roman"/>
            <w:sz w:val="24"/>
            <w:szCs w:val="24"/>
            <w:lang w:val="en-US"/>
            <w:rPrChange w:id="1074" w:author="Luana Soares" w:date="2025-05-06T19:32:00Z">
              <w:rPr>
                <w:rFonts w:eastAsia="Times New Roman"/>
                <w:color w:val="000000"/>
              </w:rPr>
            </w:rPrChange>
          </w:rPr>
          <w:instrText>https://doi.org/10.1038/s41598-024-53414-4</w:instrText>
        </w:r>
      </w:ins>
      <w:ins w:id="1075" w:author="Luana Soares" w:date="2025-05-06T19:37:00Z">
        <w:r w:rsidR="0000341E">
          <w:rPr>
            <w:rFonts w:ascii="Times New Roman" w:eastAsia="Times New Roman" w:hAnsi="Times New Roman" w:cs="Times New Roman"/>
            <w:sz w:val="24"/>
            <w:szCs w:val="24"/>
            <w:lang w:val="en-US"/>
          </w:rPr>
          <w:instrText xml:space="preserve">" </w:instrText>
        </w:r>
        <w:r w:rsidR="0000341E">
          <w:rPr>
            <w:rFonts w:ascii="Times New Roman" w:eastAsia="Times New Roman" w:hAnsi="Times New Roman" w:cs="Times New Roman"/>
            <w:sz w:val="24"/>
            <w:szCs w:val="24"/>
            <w:lang w:val="en-US"/>
          </w:rPr>
          <w:fldChar w:fldCharType="separate"/>
        </w:r>
      </w:ins>
      <w:ins w:id="1076" w:author="Luana Soares" w:date="2025-05-06T18:46:00Z">
        <w:r w:rsidR="0000341E" w:rsidRPr="0000341E">
          <w:rPr>
            <w:rStyle w:val="Hyperlink"/>
            <w:rFonts w:ascii="Times New Roman" w:eastAsia="Times New Roman" w:hAnsi="Times New Roman" w:cs="Times New Roman"/>
            <w:sz w:val="24"/>
            <w:szCs w:val="24"/>
            <w:rPrChange w:id="1077" w:author="Luana Soares" w:date="2025-05-06T19:37:00Z">
              <w:rPr>
                <w:rFonts w:eastAsia="Times New Roman"/>
                <w:color w:val="000000"/>
              </w:rPr>
            </w:rPrChange>
          </w:rPr>
          <w:t>https://doi.org/10.1038/s41598-024-53414-4</w:t>
        </w:r>
      </w:ins>
      <w:ins w:id="1078" w:author="Luana Soares" w:date="2025-05-06T19:37:00Z">
        <w:r w:rsidR="0000341E">
          <w:rPr>
            <w:rFonts w:ascii="Times New Roman" w:eastAsia="Times New Roman" w:hAnsi="Times New Roman" w:cs="Times New Roman"/>
            <w:sz w:val="24"/>
            <w:szCs w:val="24"/>
            <w:lang w:val="en-US"/>
          </w:rPr>
          <w:fldChar w:fldCharType="end"/>
        </w:r>
      </w:ins>
    </w:p>
    <w:p w14:paraId="15665FB7" w14:textId="49DF309F" w:rsidR="0000341E" w:rsidRPr="002B2313" w:rsidRDefault="0000341E" w:rsidP="005817B6">
      <w:pPr>
        <w:autoSpaceDE w:val="0"/>
        <w:autoSpaceDN w:val="0"/>
        <w:ind w:hanging="480"/>
        <w:rPr>
          <w:ins w:id="1079" w:author="Luana Soares" w:date="2025-05-06T18:46:00Z"/>
          <w:rFonts w:ascii="Times New Roman" w:eastAsia="Times New Roman" w:hAnsi="Times New Roman" w:cs="Times New Roman"/>
          <w:sz w:val="24"/>
          <w:szCs w:val="24"/>
          <w:lang w:val="en-US"/>
          <w:rPrChange w:id="1080" w:author="Luana Soares" w:date="2025-05-06T19:32:00Z">
            <w:rPr>
              <w:ins w:id="1081" w:author="Luana Soares" w:date="2025-05-06T18:46:00Z"/>
              <w:rFonts w:eastAsia="Times New Roman"/>
              <w:color w:val="000000"/>
            </w:rPr>
          </w:rPrChange>
        </w:rPr>
      </w:pPr>
      <w:ins w:id="1082" w:author="Luana Soares" w:date="2025-05-06T19:37:00Z">
        <w:r w:rsidRPr="0000341E">
          <w:rPr>
            <w:rFonts w:ascii="Times New Roman" w:eastAsia="Times New Roman" w:hAnsi="Times New Roman" w:cs="Times New Roman"/>
            <w:sz w:val="24"/>
            <w:szCs w:val="24"/>
            <w:rPrChange w:id="1083" w:author="Luana Soares" w:date="2025-05-06T19:37:00Z">
              <w:rPr>
                <w:rFonts w:ascii="Times New Roman" w:eastAsia="Times New Roman" w:hAnsi="Times New Roman" w:cs="Times New Roman"/>
                <w:sz w:val="24"/>
                <w:szCs w:val="24"/>
                <w:lang w:val="en-US"/>
              </w:rPr>
            </w:rPrChange>
          </w:rPr>
          <w:t xml:space="preserve">Soares L. S., </w:t>
        </w:r>
        <w:proofErr w:type="spellStart"/>
        <w:r w:rsidRPr="0000341E">
          <w:rPr>
            <w:rFonts w:ascii="Times New Roman" w:eastAsia="Times New Roman" w:hAnsi="Times New Roman" w:cs="Times New Roman"/>
            <w:sz w:val="24"/>
            <w:szCs w:val="24"/>
            <w:rPrChange w:id="1084" w:author="Luana Soares" w:date="2025-05-06T19:37:00Z">
              <w:rPr>
                <w:rFonts w:ascii="Times New Roman" w:eastAsia="Times New Roman" w:hAnsi="Times New Roman" w:cs="Times New Roman"/>
                <w:sz w:val="24"/>
                <w:szCs w:val="24"/>
                <w:lang w:val="en-US"/>
              </w:rPr>
            </w:rPrChange>
          </w:rPr>
          <w:t>Stehmann</w:t>
        </w:r>
        <w:proofErr w:type="spellEnd"/>
        <w:r w:rsidRPr="0000341E">
          <w:rPr>
            <w:rFonts w:ascii="Times New Roman" w:eastAsia="Times New Roman" w:hAnsi="Times New Roman" w:cs="Times New Roman"/>
            <w:sz w:val="24"/>
            <w:szCs w:val="24"/>
            <w:rPrChange w:id="1085" w:author="Luana Soares" w:date="2025-05-06T19:37:00Z">
              <w:rPr>
                <w:rFonts w:ascii="Times New Roman" w:eastAsia="Times New Roman" w:hAnsi="Times New Roman" w:cs="Times New Roman"/>
                <w:sz w:val="24"/>
                <w:szCs w:val="24"/>
                <w:lang w:val="en-US"/>
              </w:rPr>
            </w:rPrChange>
          </w:rPr>
          <w:t xml:space="preserve"> J.R., Freitas L. B.2025. </w:t>
        </w:r>
        <w:r w:rsidRPr="0000341E">
          <w:rPr>
            <w:rFonts w:ascii="Times New Roman" w:eastAsia="Times New Roman" w:hAnsi="Times New Roman" w:cs="Times New Roman"/>
            <w:sz w:val="24"/>
            <w:szCs w:val="24"/>
            <w:lang w:val="en-US"/>
          </w:rPr>
          <w:t xml:space="preserve">The genus </w:t>
        </w:r>
        <w:r w:rsidRPr="0000341E">
          <w:rPr>
            <w:rFonts w:ascii="Times New Roman" w:eastAsia="Times New Roman" w:hAnsi="Times New Roman" w:cs="Times New Roman"/>
            <w:i/>
            <w:iCs/>
            <w:sz w:val="24"/>
            <w:szCs w:val="24"/>
            <w:lang w:val="en-US"/>
            <w:rPrChange w:id="1086" w:author="Luana Soares" w:date="2025-05-06T19:37:00Z">
              <w:rPr>
                <w:rFonts w:ascii="Times New Roman" w:eastAsia="Times New Roman" w:hAnsi="Times New Roman" w:cs="Times New Roman"/>
                <w:sz w:val="24"/>
                <w:szCs w:val="24"/>
                <w:lang w:val="en-US"/>
              </w:rPr>
            </w:rPrChange>
          </w:rPr>
          <w:t>Petunia</w:t>
        </w:r>
        <w:r w:rsidRPr="0000341E">
          <w:rPr>
            <w:rFonts w:ascii="Times New Roman" w:eastAsia="Times New Roman" w:hAnsi="Times New Roman" w:cs="Times New Roman"/>
            <w:sz w:val="24"/>
            <w:szCs w:val="24"/>
            <w:lang w:val="en-US"/>
          </w:rPr>
          <w:t xml:space="preserve"> (Solanaceae): Evolutionary synthesis and taxonomic review. </w:t>
        </w:r>
        <w:r w:rsidRPr="0000341E">
          <w:rPr>
            <w:rFonts w:ascii="Times New Roman" w:eastAsia="Times New Roman" w:hAnsi="Times New Roman" w:cs="Times New Roman"/>
            <w:i/>
            <w:iCs/>
            <w:sz w:val="24"/>
            <w:szCs w:val="24"/>
            <w:lang w:val="en-US"/>
            <w:rPrChange w:id="1087" w:author="Luana Soares" w:date="2025-05-06T19:37:00Z">
              <w:rPr>
                <w:rFonts w:ascii="Times New Roman" w:eastAsia="Times New Roman" w:hAnsi="Times New Roman" w:cs="Times New Roman"/>
                <w:sz w:val="24"/>
                <w:szCs w:val="24"/>
                <w:lang w:val="en-US"/>
              </w:rPr>
            </w:rPrChange>
          </w:rPr>
          <w:t>Plants</w:t>
        </w:r>
        <w:r w:rsidRPr="0000341E">
          <w:rPr>
            <w:rFonts w:ascii="Times New Roman" w:eastAsia="Times New Roman" w:hAnsi="Times New Roman" w:cs="Times New Roman"/>
            <w:sz w:val="24"/>
            <w:szCs w:val="24"/>
            <w:lang w:val="en-US"/>
          </w:rPr>
          <w:t>. In press</w:t>
        </w:r>
      </w:ins>
    </w:p>
    <w:p w14:paraId="26FE7096" w14:textId="77777777" w:rsidR="005817B6" w:rsidRPr="002B2313" w:rsidRDefault="005817B6" w:rsidP="005817B6">
      <w:pPr>
        <w:autoSpaceDE w:val="0"/>
        <w:autoSpaceDN w:val="0"/>
        <w:ind w:hanging="480"/>
        <w:rPr>
          <w:ins w:id="1088" w:author="Luana Soares" w:date="2025-05-06T18:46:00Z"/>
          <w:rFonts w:ascii="Times New Roman" w:eastAsia="Times New Roman" w:hAnsi="Times New Roman" w:cs="Times New Roman"/>
          <w:sz w:val="24"/>
          <w:szCs w:val="24"/>
          <w:lang w:val="en-US"/>
          <w:rPrChange w:id="1089" w:author="Luana Soares" w:date="2025-05-06T19:32:00Z">
            <w:rPr>
              <w:ins w:id="1090" w:author="Luana Soares" w:date="2025-05-06T18:46:00Z"/>
              <w:rFonts w:eastAsia="Times New Roman"/>
              <w:color w:val="000000"/>
            </w:rPr>
          </w:rPrChange>
        </w:rPr>
      </w:pPr>
      <w:ins w:id="1091" w:author="Luana Soares" w:date="2025-05-06T18:46:00Z">
        <w:r w:rsidRPr="002B2313">
          <w:rPr>
            <w:rFonts w:ascii="Times New Roman" w:eastAsia="Times New Roman" w:hAnsi="Times New Roman" w:cs="Times New Roman"/>
            <w:sz w:val="24"/>
            <w:szCs w:val="24"/>
            <w:lang w:val="en-US"/>
            <w:rPrChange w:id="1092" w:author="Luana Soares" w:date="2025-05-06T19:32:00Z">
              <w:rPr>
                <w:rFonts w:eastAsia="Times New Roman"/>
                <w:color w:val="000000"/>
              </w:rPr>
            </w:rPrChange>
          </w:rPr>
          <w:t xml:space="preserve">Therkildsen, N. O., &amp; </w:t>
        </w:r>
        <w:proofErr w:type="spellStart"/>
        <w:r w:rsidRPr="002B2313">
          <w:rPr>
            <w:rFonts w:ascii="Times New Roman" w:eastAsia="Times New Roman" w:hAnsi="Times New Roman" w:cs="Times New Roman"/>
            <w:sz w:val="24"/>
            <w:szCs w:val="24"/>
            <w:lang w:val="en-US"/>
            <w:rPrChange w:id="1093" w:author="Luana Soares" w:date="2025-05-06T19:32:00Z">
              <w:rPr>
                <w:rFonts w:eastAsia="Times New Roman"/>
                <w:color w:val="000000"/>
              </w:rPr>
            </w:rPrChange>
          </w:rPr>
          <w:t>Palumbi</w:t>
        </w:r>
        <w:proofErr w:type="spellEnd"/>
        <w:r w:rsidRPr="002B2313">
          <w:rPr>
            <w:rFonts w:ascii="Times New Roman" w:eastAsia="Times New Roman" w:hAnsi="Times New Roman" w:cs="Times New Roman"/>
            <w:sz w:val="24"/>
            <w:szCs w:val="24"/>
            <w:lang w:val="en-US"/>
            <w:rPrChange w:id="1094" w:author="Luana Soares" w:date="2025-05-06T19:32:00Z">
              <w:rPr>
                <w:rFonts w:eastAsia="Times New Roman"/>
                <w:color w:val="000000"/>
              </w:rPr>
            </w:rPrChange>
          </w:rPr>
          <w:t xml:space="preserve">, S. R. (2017). Practical </w:t>
        </w:r>
        <w:proofErr w:type="gramStart"/>
        <w:r w:rsidRPr="002B2313">
          <w:rPr>
            <w:rFonts w:ascii="Times New Roman" w:eastAsia="Times New Roman" w:hAnsi="Times New Roman" w:cs="Times New Roman"/>
            <w:sz w:val="24"/>
            <w:szCs w:val="24"/>
            <w:lang w:val="en-US"/>
            <w:rPrChange w:id="1095" w:author="Luana Soares" w:date="2025-05-06T19:32:00Z">
              <w:rPr>
                <w:rFonts w:eastAsia="Times New Roman"/>
                <w:color w:val="000000"/>
              </w:rPr>
            </w:rPrChange>
          </w:rPr>
          <w:t>low-coverage</w:t>
        </w:r>
        <w:proofErr w:type="gramEnd"/>
        <w:r w:rsidRPr="002B2313">
          <w:rPr>
            <w:rFonts w:ascii="Times New Roman" w:eastAsia="Times New Roman" w:hAnsi="Times New Roman" w:cs="Times New Roman"/>
            <w:sz w:val="24"/>
            <w:szCs w:val="24"/>
            <w:lang w:val="en-US"/>
            <w:rPrChange w:id="1096" w:author="Luana Soares" w:date="2025-05-06T19:32:00Z">
              <w:rPr>
                <w:rFonts w:eastAsia="Times New Roman"/>
                <w:color w:val="000000"/>
              </w:rPr>
            </w:rPrChange>
          </w:rPr>
          <w:t xml:space="preserve"> </w:t>
        </w:r>
        <w:proofErr w:type="spellStart"/>
        <w:r w:rsidRPr="002B2313">
          <w:rPr>
            <w:rFonts w:ascii="Times New Roman" w:eastAsia="Times New Roman" w:hAnsi="Times New Roman" w:cs="Times New Roman"/>
            <w:sz w:val="24"/>
            <w:szCs w:val="24"/>
            <w:lang w:val="en-US"/>
            <w:rPrChange w:id="1097" w:author="Luana Soares" w:date="2025-05-06T19:32:00Z">
              <w:rPr>
                <w:rFonts w:eastAsia="Times New Roman"/>
                <w:color w:val="000000"/>
              </w:rPr>
            </w:rPrChange>
          </w:rPr>
          <w:t>genomewide</w:t>
        </w:r>
        <w:proofErr w:type="spellEnd"/>
        <w:r w:rsidRPr="002B2313">
          <w:rPr>
            <w:rFonts w:ascii="Times New Roman" w:eastAsia="Times New Roman" w:hAnsi="Times New Roman" w:cs="Times New Roman"/>
            <w:sz w:val="24"/>
            <w:szCs w:val="24"/>
            <w:lang w:val="en-US"/>
            <w:rPrChange w:id="1098" w:author="Luana Soares" w:date="2025-05-06T19:32:00Z">
              <w:rPr>
                <w:rFonts w:eastAsia="Times New Roman"/>
                <w:color w:val="000000"/>
              </w:rPr>
            </w:rPrChange>
          </w:rPr>
          <w:t xml:space="preserve"> sequencing of hundreds of individually barcoded samples for population and evolutionary genomics in </w:t>
        </w:r>
        <w:proofErr w:type="spellStart"/>
        <w:r w:rsidRPr="002B2313">
          <w:rPr>
            <w:rFonts w:ascii="Times New Roman" w:eastAsia="Times New Roman" w:hAnsi="Times New Roman" w:cs="Times New Roman"/>
            <w:sz w:val="24"/>
            <w:szCs w:val="24"/>
            <w:lang w:val="en-US"/>
            <w:rPrChange w:id="1099" w:author="Luana Soares" w:date="2025-05-06T19:32:00Z">
              <w:rPr>
                <w:rFonts w:eastAsia="Times New Roman"/>
                <w:color w:val="000000"/>
              </w:rPr>
            </w:rPrChange>
          </w:rPr>
          <w:t>nonmodel</w:t>
        </w:r>
        <w:proofErr w:type="spellEnd"/>
        <w:r w:rsidRPr="002B2313">
          <w:rPr>
            <w:rFonts w:ascii="Times New Roman" w:eastAsia="Times New Roman" w:hAnsi="Times New Roman" w:cs="Times New Roman"/>
            <w:sz w:val="24"/>
            <w:szCs w:val="24"/>
            <w:lang w:val="en-US"/>
            <w:rPrChange w:id="1100" w:author="Luana Soares" w:date="2025-05-06T19:32:00Z">
              <w:rPr>
                <w:rFonts w:eastAsia="Times New Roman"/>
                <w:color w:val="000000"/>
              </w:rPr>
            </w:rPrChange>
          </w:rPr>
          <w:t xml:space="preserve"> species. </w:t>
        </w:r>
        <w:r w:rsidRPr="002B2313">
          <w:rPr>
            <w:rFonts w:ascii="Times New Roman" w:eastAsia="Times New Roman" w:hAnsi="Times New Roman" w:cs="Times New Roman"/>
            <w:i/>
            <w:iCs/>
            <w:sz w:val="24"/>
            <w:szCs w:val="24"/>
            <w:lang w:val="en-US"/>
            <w:rPrChange w:id="1101" w:author="Luana Soares" w:date="2025-05-06T19:32:00Z">
              <w:rPr>
                <w:rFonts w:eastAsia="Times New Roman"/>
                <w:i/>
                <w:iCs/>
                <w:color w:val="000000"/>
              </w:rPr>
            </w:rPrChange>
          </w:rPr>
          <w:t>Molecular Ecology Resources</w:t>
        </w:r>
        <w:r w:rsidRPr="002B2313">
          <w:rPr>
            <w:rFonts w:ascii="Times New Roman" w:eastAsia="Times New Roman" w:hAnsi="Times New Roman" w:cs="Times New Roman"/>
            <w:sz w:val="24"/>
            <w:szCs w:val="24"/>
            <w:lang w:val="en-US"/>
            <w:rPrChange w:id="1102"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lang w:val="en-US"/>
            <w:rPrChange w:id="1103" w:author="Luana Soares" w:date="2025-05-06T19:32:00Z">
              <w:rPr>
                <w:rFonts w:eastAsia="Times New Roman"/>
                <w:i/>
                <w:iCs/>
                <w:color w:val="000000"/>
              </w:rPr>
            </w:rPrChange>
          </w:rPr>
          <w:t>17</w:t>
        </w:r>
        <w:r w:rsidRPr="002B2313">
          <w:rPr>
            <w:rFonts w:ascii="Times New Roman" w:eastAsia="Times New Roman" w:hAnsi="Times New Roman" w:cs="Times New Roman"/>
            <w:sz w:val="24"/>
            <w:szCs w:val="24"/>
            <w:lang w:val="en-US"/>
            <w:rPrChange w:id="1104" w:author="Luana Soares" w:date="2025-05-06T19:32:00Z">
              <w:rPr>
                <w:rFonts w:eastAsia="Times New Roman"/>
                <w:color w:val="000000"/>
              </w:rPr>
            </w:rPrChange>
          </w:rPr>
          <w:t>(2), 194–208. https://doi.org/10.1111/1755-0998.12593</w:t>
        </w:r>
      </w:ins>
    </w:p>
    <w:p w14:paraId="0A31F93F" w14:textId="77777777" w:rsidR="005817B6" w:rsidRPr="002B2313" w:rsidRDefault="005817B6" w:rsidP="005817B6">
      <w:pPr>
        <w:autoSpaceDE w:val="0"/>
        <w:autoSpaceDN w:val="0"/>
        <w:ind w:hanging="480"/>
        <w:rPr>
          <w:ins w:id="1105" w:author="Luana Soares" w:date="2025-05-06T18:46:00Z"/>
          <w:rFonts w:ascii="Times New Roman" w:eastAsia="Times New Roman" w:hAnsi="Times New Roman" w:cs="Times New Roman"/>
          <w:sz w:val="24"/>
          <w:szCs w:val="24"/>
          <w:rPrChange w:id="1106" w:author="Luana Soares" w:date="2025-05-06T19:32:00Z">
            <w:rPr>
              <w:ins w:id="1107" w:author="Luana Soares" w:date="2025-05-06T18:46:00Z"/>
              <w:rFonts w:eastAsia="Times New Roman"/>
              <w:color w:val="000000"/>
            </w:rPr>
          </w:rPrChange>
        </w:rPr>
      </w:pPr>
      <w:ins w:id="1108" w:author="Luana Soares" w:date="2025-05-06T18:46:00Z">
        <w:r w:rsidRPr="002B2313">
          <w:rPr>
            <w:rFonts w:ascii="Times New Roman" w:eastAsia="Times New Roman" w:hAnsi="Times New Roman" w:cs="Times New Roman"/>
            <w:sz w:val="24"/>
            <w:szCs w:val="24"/>
            <w:lang w:val="en-US"/>
            <w:rPrChange w:id="1109" w:author="Luana Soares" w:date="2025-05-06T19:32:00Z">
              <w:rPr>
                <w:rFonts w:eastAsia="Times New Roman"/>
                <w:color w:val="000000"/>
              </w:rPr>
            </w:rPrChange>
          </w:rPr>
          <w:t xml:space="preserve">Yu, X., Qu, M., Shi, Y., Hao, C., Guo, S., Fei, Z., &amp; Gao, L. (2022). Chromosome-scale genome assemblies of wild tomato relatives </w:t>
        </w:r>
        <w:r w:rsidRPr="002B2313">
          <w:rPr>
            <w:rFonts w:ascii="Times New Roman" w:eastAsia="Times New Roman" w:hAnsi="Times New Roman" w:cs="Times New Roman"/>
            <w:i/>
            <w:iCs/>
            <w:sz w:val="24"/>
            <w:szCs w:val="24"/>
            <w:lang w:val="en-US"/>
            <w:rPrChange w:id="1110" w:author="Luana Soares" w:date="2025-05-06T19:32:00Z">
              <w:rPr>
                <w:rFonts w:eastAsia="Times New Roman"/>
                <w:i/>
                <w:iCs/>
                <w:color w:val="000000"/>
              </w:rPr>
            </w:rPrChange>
          </w:rPr>
          <w:t xml:space="preserve">Solanum </w:t>
        </w:r>
        <w:proofErr w:type="spellStart"/>
        <w:r w:rsidRPr="002B2313">
          <w:rPr>
            <w:rFonts w:ascii="Times New Roman" w:eastAsia="Times New Roman" w:hAnsi="Times New Roman" w:cs="Times New Roman"/>
            <w:i/>
            <w:iCs/>
            <w:sz w:val="24"/>
            <w:szCs w:val="24"/>
            <w:lang w:val="en-US"/>
            <w:rPrChange w:id="1111" w:author="Luana Soares" w:date="2025-05-06T19:32:00Z">
              <w:rPr>
                <w:rFonts w:eastAsia="Times New Roman"/>
                <w:i/>
                <w:iCs/>
                <w:color w:val="000000"/>
              </w:rPr>
            </w:rPrChange>
          </w:rPr>
          <w:t>habrochaites</w:t>
        </w:r>
        <w:proofErr w:type="spellEnd"/>
        <w:r w:rsidRPr="002B2313">
          <w:rPr>
            <w:rFonts w:ascii="Times New Roman" w:eastAsia="Times New Roman" w:hAnsi="Times New Roman" w:cs="Times New Roman"/>
            <w:sz w:val="24"/>
            <w:szCs w:val="24"/>
            <w:lang w:val="en-US"/>
            <w:rPrChange w:id="1112" w:author="Luana Soares" w:date="2025-05-06T19:32:00Z">
              <w:rPr>
                <w:rFonts w:eastAsia="Times New Roman"/>
                <w:color w:val="000000"/>
              </w:rPr>
            </w:rPrChange>
          </w:rPr>
          <w:t xml:space="preserve"> and </w:t>
        </w:r>
        <w:r w:rsidRPr="002B2313">
          <w:rPr>
            <w:rFonts w:ascii="Times New Roman" w:eastAsia="Times New Roman" w:hAnsi="Times New Roman" w:cs="Times New Roman"/>
            <w:i/>
            <w:iCs/>
            <w:sz w:val="24"/>
            <w:szCs w:val="24"/>
            <w:lang w:val="en-US"/>
            <w:rPrChange w:id="1113" w:author="Luana Soares" w:date="2025-05-06T19:32:00Z">
              <w:rPr>
                <w:rFonts w:eastAsia="Times New Roman"/>
                <w:i/>
                <w:iCs/>
                <w:color w:val="000000"/>
              </w:rPr>
            </w:rPrChange>
          </w:rPr>
          <w:t xml:space="preserve">Solanum </w:t>
        </w:r>
        <w:proofErr w:type="spellStart"/>
        <w:r w:rsidRPr="002B2313">
          <w:rPr>
            <w:rFonts w:ascii="Times New Roman" w:eastAsia="Times New Roman" w:hAnsi="Times New Roman" w:cs="Times New Roman"/>
            <w:i/>
            <w:iCs/>
            <w:sz w:val="24"/>
            <w:szCs w:val="24"/>
            <w:lang w:val="en-US"/>
            <w:rPrChange w:id="1114" w:author="Luana Soares" w:date="2025-05-06T19:32:00Z">
              <w:rPr>
                <w:rFonts w:eastAsia="Times New Roman"/>
                <w:i/>
                <w:iCs/>
                <w:color w:val="000000"/>
              </w:rPr>
            </w:rPrChange>
          </w:rPr>
          <w:t>galapagense</w:t>
        </w:r>
        <w:proofErr w:type="spellEnd"/>
        <w:r w:rsidRPr="002B2313">
          <w:rPr>
            <w:rFonts w:ascii="Times New Roman" w:eastAsia="Times New Roman" w:hAnsi="Times New Roman" w:cs="Times New Roman"/>
            <w:sz w:val="24"/>
            <w:szCs w:val="24"/>
            <w:lang w:val="en-US"/>
            <w:rPrChange w:id="1115" w:author="Luana Soares" w:date="2025-05-06T19:32:00Z">
              <w:rPr>
                <w:rFonts w:eastAsia="Times New Roman"/>
                <w:color w:val="000000"/>
              </w:rPr>
            </w:rPrChange>
          </w:rPr>
          <w:t xml:space="preserve"> reveal structural variants associated with stress tolerance and terpene biosynthesis. </w:t>
        </w:r>
        <w:proofErr w:type="spellStart"/>
        <w:r w:rsidRPr="002B2313">
          <w:rPr>
            <w:rFonts w:ascii="Times New Roman" w:eastAsia="Times New Roman" w:hAnsi="Times New Roman" w:cs="Times New Roman"/>
            <w:i/>
            <w:iCs/>
            <w:sz w:val="24"/>
            <w:szCs w:val="24"/>
            <w:rPrChange w:id="1116" w:author="Luana Soares" w:date="2025-05-06T19:32:00Z">
              <w:rPr>
                <w:rFonts w:eastAsia="Times New Roman"/>
                <w:i/>
                <w:iCs/>
                <w:color w:val="000000"/>
              </w:rPr>
            </w:rPrChange>
          </w:rPr>
          <w:t>Horticulture</w:t>
        </w:r>
        <w:proofErr w:type="spellEnd"/>
        <w:r w:rsidRPr="002B2313">
          <w:rPr>
            <w:rFonts w:ascii="Times New Roman" w:eastAsia="Times New Roman" w:hAnsi="Times New Roman" w:cs="Times New Roman"/>
            <w:i/>
            <w:iCs/>
            <w:sz w:val="24"/>
            <w:szCs w:val="24"/>
            <w:rPrChange w:id="1117" w:author="Luana Soares" w:date="2025-05-06T19:32:00Z">
              <w:rPr>
                <w:rFonts w:eastAsia="Times New Roman"/>
                <w:i/>
                <w:iCs/>
                <w:color w:val="000000"/>
              </w:rPr>
            </w:rPrChange>
          </w:rPr>
          <w:t xml:space="preserve"> </w:t>
        </w:r>
        <w:proofErr w:type="spellStart"/>
        <w:r w:rsidRPr="002B2313">
          <w:rPr>
            <w:rFonts w:ascii="Times New Roman" w:eastAsia="Times New Roman" w:hAnsi="Times New Roman" w:cs="Times New Roman"/>
            <w:i/>
            <w:iCs/>
            <w:sz w:val="24"/>
            <w:szCs w:val="24"/>
            <w:rPrChange w:id="1118" w:author="Luana Soares" w:date="2025-05-06T19:32:00Z">
              <w:rPr>
                <w:rFonts w:eastAsia="Times New Roman"/>
                <w:i/>
                <w:iCs/>
                <w:color w:val="000000"/>
              </w:rPr>
            </w:rPrChange>
          </w:rPr>
          <w:t>Research</w:t>
        </w:r>
        <w:proofErr w:type="spellEnd"/>
        <w:r w:rsidRPr="002B2313">
          <w:rPr>
            <w:rFonts w:ascii="Times New Roman" w:eastAsia="Times New Roman" w:hAnsi="Times New Roman" w:cs="Times New Roman"/>
            <w:sz w:val="24"/>
            <w:szCs w:val="24"/>
            <w:rPrChange w:id="1119" w:author="Luana Soares" w:date="2025-05-06T19:32:00Z">
              <w:rPr>
                <w:rFonts w:eastAsia="Times New Roman"/>
                <w:color w:val="000000"/>
              </w:rPr>
            </w:rPrChange>
          </w:rPr>
          <w:t xml:space="preserve">, </w:t>
        </w:r>
        <w:r w:rsidRPr="002B2313">
          <w:rPr>
            <w:rFonts w:ascii="Times New Roman" w:eastAsia="Times New Roman" w:hAnsi="Times New Roman" w:cs="Times New Roman"/>
            <w:i/>
            <w:iCs/>
            <w:sz w:val="24"/>
            <w:szCs w:val="24"/>
            <w:rPrChange w:id="1120" w:author="Luana Soares" w:date="2025-05-06T19:32:00Z">
              <w:rPr>
                <w:rFonts w:eastAsia="Times New Roman"/>
                <w:i/>
                <w:iCs/>
                <w:color w:val="000000"/>
              </w:rPr>
            </w:rPrChange>
          </w:rPr>
          <w:t>9</w:t>
        </w:r>
        <w:r w:rsidRPr="002B2313">
          <w:rPr>
            <w:rFonts w:ascii="Times New Roman" w:eastAsia="Times New Roman" w:hAnsi="Times New Roman" w:cs="Times New Roman"/>
            <w:sz w:val="24"/>
            <w:szCs w:val="24"/>
            <w:rPrChange w:id="1121" w:author="Luana Soares" w:date="2025-05-06T19:32:00Z">
              <w:rPr>
                <w:rFonts w:eastAsia="Times New Roman"/>
                <w:color w:val="000000"/>
              </w:rPr>
            </w:rPrChange>
          </w:rPr>
          <w:t>. https://doi.org/10.1093/hr/uhac139</w:t>
        </w:r>
      </w:ins>
    </w:p>
    <w:p w14:paraId="762F7DC4" w14:textId="404885E8" w:rsidR="00136A1A" w:rsidRDefault="005817B6" w:rsidP="004D0CAE">
      <w:pPr>
        <w:rPr>
          <w:ins w:id="1122" w:author="Luana Soares" w:date="2025-05-06T19:37:00Z"/>
          <w:lang w:val="en-US"/>
        </w:rPr>
      </w:pPr>
      <w:ins w:id="1123" w:author="Luana Soares" w:date="2025-05-06T18:46:00Z">
        <w:r w:rsidRPr="002B2313">
          <w:rPr>
            <w:rFonts w:eastAsia="Times New Roman"/>
            <w:rPrChange w:id="1124" w:author="Luana Soares" w:date="2025-05-06T19:31:00Z">
              <w:rPr>
                <w:rFonts w:eastAsia="Times New Roman"/>
                <w:color w:val="000000"/>
              </w:rPr>
            </w:rPrChange>
          </w:rPr>
          <w:t> </w:t>
        </w:r>
      </w:ins>
    </w:p>
    <w:p w14:paraId="3945F976" w14:textId="77777777" w:rsidR="004D0CAE" w:rsidRPr="004D0CAE" w:rsidRDefault="004D0CAE" w:rsidP="004D0CAE">
      <w:pPr>
        <w:rPr>
          <w:rPrChange w:id="1125" w:author="Luana Soares" w:date="2025-05-06T19:40:00Z">
            <w:rPr>
              <w:rFonts w:ascii="Times New Roman" w:hAnsi="Times New Roman" w:cs="Times New Roman"/>
              <w:b/>
              <w:bCs/>
              <w:sz w:val="24"/>
              <w:szCs w:val="24"/>
              <w:lang w:val="en-US"/>
            </w:rPr>
          </w:rPrChange>
        </w:rPr>
        <w:pPrChange w:id="1126" w:author="Luana Soares" w:date="2025-05-06T19:37:00Z">
          <w:pPr>
            <w:spacing w:line="480" w:lineRule="auto"/>
          </w:pPr>
        </w:pPrChange>
      </w:pPr>
    </w:p>
    <w:p w14:paraId="1CFAED1B" w14:textId="77777777" w:rsidR="00522F2E" w:rsidRPr="002B2313" w:rsidRDefault="00522F2E"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 xml:space="preserve">Data Accessibility </w:t>
      </w:r>
    </w:p>
    <w:p w14:paraId="275E669B" w14:textId="2E962E8C" w:rsidR="009776F7" w:rsidRPr="002B2313" w:rsidRDefault="009776F7" w:rsidP="00731FBD">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lastRenderedPageBreak/>
        <w:t>Raw sequence reads are deposited in the xxx (Project XXX)</w:t>
      </w:r>
      <w:r w:rsidR="00136A1A" w:rsidRPr="002B2313">
        <w:rPr>
          <w:rFonts w:ascii="Times New Roman" w:hAnsi="Times New Roman" w:cs="Times New Roman"/>
          <w:sz w:val="24"/>
          <w:szCs w:val="24"/>
          <w:lang w:val="en-US"/>
        </w:rPr>
        <w:t>. The VCF files are available at XXX</w:t>
      </w:r>
    </w:p>
    <w:p w14:paraId="629CFEF9" w14:textId="77777777" w:rsidR="00136A1A" w:rsidRPr="002B2313" w:rsidRDefault="00136A1A" w:rsidP="00731FBD">
      <w:pPr>
        <w:spacing w:line="480" w:lineRule="auto"/>
        <w:rPr>
          <w:rFonts w:ascii="Times New Roman" w:hAnsi="Times New Roman" w:cs="Times New Roman"/>
          <w:sz w:val="24"/>
          <w:szCs w:val="24"/>
          <w:lang w:val="en-US"/>
        </w:rPr>
      </w:pPr>
    </w:p>
    <w:p w14:paraId="5DF2B9A9" w14:textId="235F6037" w:rsidR="00522F2E" w:rsidRPr="002B2313" w:rsidRDefault="00522F2E"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 xml:space="preserve">Benefit-Sharing </w:t>
      </w:r>
    </w:p>
    <w:p w14:paraId="11669751" w14:textId="31C1AAF2" w:rsidR="009776F7" w:rsidRPr="002B2313" w:rsidRDefault="009776F7" w:rsidP="00731FBD">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Benefits Generated: Benefits from this research accrue from the sharing of our data and results on public databases as described above.</w:t>
      </w:r>
    </w:p>
    <w:p w14:paraId="47C0E97A" w14:textId="77777777" w:rsidR="00136A1A" w:rsidRPr="002B2313" w:rsidRDefault="00136A1A" w:rsidP="00731FBD">
      <w:pPr>
        <w:spacing w:line="480" w:lineRule="auto"/>
        <w:rPr>
          <w:rFonts w:ascii="Times New Roman" w:hAnsi="Times New Roman" w:cs="Times New Roman"/>
          <w:sz w:val="24"/>
          <w:szCs w:val="24"/>
          <w:lang w:val="en-US"/>
        </w:rPr>
      </w:pPr>
    </w:p>
    <w:p w14:paraId="46300464" w14:textId="77777777" w:rsidR="00522F2E" w:rsidRPr="002B2313" w:rsidRDefault="00522F2E"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 xml:space="preserve">Author Contributions </w:t>
      </w:r>
    </w:p>
    <w:p w14:paraId="0018AE73" w14:textId="494D79AB" w:rsidR="009776F7" w:rsidRPr="002B2313" w:rsidRDefault="0079355E" w:rsidP="00731FBD">
      <w:pPr>
        <w:spacing w:line="480" w:lineRule="auto"/>
        <w:rPr>
          <w:rFonts w:ascii="Times New Roman" w:hAnsi="Times New Roman" w:cs="Times New Roman"/>
          <w:sz w:val="24"/>
          <w:szCs w:val="24"/>
          <w:lang w:val="en-US"/>
        </w:rPr>
      </w:pPr>
      <w:r w:rsidRPr="002B2313">
        <w:rPr>
          <w:rFonts w:ascii="Times New Roman" w:hAnsi="Times New Roman" w:cs="Times New Roman"/>
          <w:sz w:val="24"/>
          <w:szCs w:val="24"/>
          <w:lang w:val="en-US"/>
        </w:rPr>
        <w:t xml:space="preserve">LBF and LSS </w:t>
      </w:r>
      <w:r w:rsidR="009776F7" w:rsidRPr="002B2313">
        <w:rPr>
          <w:rFonts w:ascii="Times New Roman" w:hAnsi="Times New Roman" w:cs="Times New Roman"/>
          <w:sz w:val="24"/>
          <w:szCs w:val="24"/>
          <w:lang w:val="en-US"/>
        </w:rPr>
        <w:t xml:space="preserve">designed </w:t>
      </w:r>
      <w:r w:rsidRPr="002B2313">
        <w:rPr>
          <w:rFonts w:ascii="Times New Roman" w:hAnsi="Times New Roman" w:cs="Times New Roman"/>
          <w:sz w:val="24"/>
          <w:szCs w:val="24"/>
          <w:lang w:val="en-US"/>
        </w:rPr>
        <w:t xml:space="preserve">the </w:t>
      </w:r>
      <w:r w:rsidR="009776F7" w:rsidRPr="002B2313">
        <w:rPr>
          <w:rFonts w:ascii="Times New Roman" w:hAnsi="Times New Roman" w:cs="Times New Roman"/>
          <w:sz w:val="24"/>
          <w:szCs w:val="24"/>
          <w:lang w:val="en-US"/>
        </w:rPr>
        <w:t>research</w:t>
      </w:r>
      <w:r w:rsidRPr="002B2313">
        <w:rPr>
          <w:rFonts w:ascii="Times New Roman" w:hAnsi="Times New Roman" w:cs="Times New Roman"/>
          <w:sz w:val="24"/>
          <w:szCs w:val="24"/>
          <w:lang w:val="en-US"/>
        </w:rPr>
        <w:t>, LSS, LTG, and SG-R</w:t>
      </w:r>
      <w:r w:rsidR="009776F7" w:rsidRPr="002B2313">
        <w:rPr>
          <w:rFonts w:ascii="Times New Roman" w:hAnsi="Times New Roman" w:cs="Times New Roman"/>
          <w:sz w:val="24"/>
          <w:szCs w:val="24"/>
          <w:lang w:val="en-US"/>
        </w:rPr>
        <w:t xml:space="preserve"> </w:t>
      </w:r>
      <w:r w:rsidRPr="002B2313">
        <w:rPr>
          <w:rFonts w:ascii="Times New Roman" w:hAnsi="Times New Roman" w:cs="Times New Roman"/>
          <w:sz w:val="24"/>
          <w:szCs w:val="24"/>
          <w:lang w:val="en-US"/>
        </w:rPr>
        <w:t xml:space="preserve">analyzed data, LBF and AB </w:t>
      </w:r>
      <w:r w:rsidR="009776F7" w:rsidRPr="002B2313">
        <w:rPr>
          <w:rFonts w:ascii="Times New Roman" w:hAnsi="Times New Roman" w:cs="Times New Roman"/>
          <w:sz w:val="24"/>
          <w:szCs w:val="24"/>
          <w:lang w:val="en-US"/>
        </w:rPr>
        <w:t>contributed analytical tools</w:t>
      </w:r>
      <w:r w:rsidRPr="002B2313">
        <w:rPr>
          <w:rFonts w:ascii="Times New Roman" w:hAnsi="Times New Roman" w:cs="Times New Roman"/>
          <w:sz w:val="24"/>
          <w:szCs w:val="24"/>
          <w:lang w:val="en-US"/>
        </w:rPr>
        <w:t xml:space="preserve">, LSS and LBF </w:t>
      </w:r>
      <w:r w:rsidR="009776F7" w:rsidRPr="002B2313">
        <w:rPr>
          <w:rFonts w:ascii="Times New Roman" w:hAnsi="Times New Roman" w:cs="Times New Roman"/>
          <w:sz w:val="24"/>
          <w:szCs w:val="24"/>
          <w:lang w:val="en-US"/>
        </w:rPr>
        <w:t>wrote the paper</w:t>
      </w:r>
      <w:r w:rsidRPr="002B2313">
        <w:rPr>
          <w:rFonts w:ascii="Times New Roman" w:hAnsi="Times New Roman" w:cs="Times New Roman"/>
          <w:sz w:val="24"/>
          <w:szCs w:val="24"/>
          <w:lang w:val="en-US"/>
        </w:rPr>
        <w:t>, and all authors read and approved the manuscript.</w:t>
      </w:r>
    </w:p>
    <w:p w14:paraId="2D4C28AE" w14:textId="77777777" w:rsidR="00136A1A" w:rsidRPr="002B2313" w:rsidRDefault="00136A1A" w:rsidP="00731FBD">
      <w:pPr>
        <w:spacing w:line="480" w:lineRule="auto"/>
        <w:rPr>
          <w:rFonts w:ascii="Times New Roman" w:hAnsi="Times New Roman" w:cs="Times New Roman"/>
          <w:sz w:val="24"/>
          <w:szCs w:val="24"/>
          <w:lang w:val="en-US"/>
        </w:rPr>
      </w:pPr>
    </w:p>
    <w:p w14:paraId="2325FFA5" w14:textId="7262F9FB" w:rsidR="00B57AEF" w:rsidRPr="002B2313" w:rsidRDefault="00B57AEF" w:rsidP="00731FBD">
      <w:pPr>
        <w:spacing w:line="480" w:lineRule="auto"/>
        <w:rPr>
          <w:rFonts w:ascii="Times New Roman" w:hAnsi="Times New Roman" w:cs="Times New Roman"/>
          <w:b/>
          <w:bCs/>
          <w:sz w:val="24"/>
          <w:szCs w:val="24"/>
          <w:lang w:val="en-US"/>
        </w:rPr>
      </w:pPr>
      <w:r w:rsidRPr="002B2313">
        <w:rPr>
          <w:rFonts w:ascii="Times New Roman" w:hAnsi="Times New Roman" w:cs="Times New Roman"/>
          <w:b/>
          <w:bCs/>
          <w:sz w:val="24"/>
          <w:szCs w:val="24"/>
          <w:lang w:val="en-US"/>
        </w:rPr>
        <w:t>Conflict of Interest</w:t>
      </w:r>
    </w:p>
    <w:p w14:paraId="207CFAB7" w14:textId="21BAB335" w:rsidR="00136A1A" w:rsidRPr="002B2313" w:rsidRDefault="00136A1A" w:rsidP="00731FBD">
      <w:pPr>
        <w:spacing w:line="480" w:lineRule="auto"/>
        <w:rPr>
          <w:rFonts w:ascii="Times New Roman" w:hAnsi="Times New Roman" w:cs="Times New Roman"/>
          <w:sz w:val="24"/>
          <w:szCs w:val="24"/>
          <w:lang w:val="en-US"/>
          <w:rPrChange w:id="1127" w:author="Luana Soares" w:date="2025-05-06T19:31:00Z">
            <w:rPr>
              <w:rFonts w:ascii="Times New Roman" w:hAnsi="Times New Roman" w:cs="Times New Roman"/>
              <w:color w:val="000000" w:themeColor="text1"/>
              <w:sz w:val="24"/>
              <w:szCs w:val="24"/>
              <w:lang w:val="en-US"/>
            </w:rPr>
          </w:rPrChange>
        </w:rPr>
      </w:pPr>
      <w:r w:rsidRPr="002B2313">
        <w:rPr>
          <w:rFonts w:ascii="Times New Roman" w:hAnsi="Times New Roman" w:cs="Times New Roman"/>
          <w:sz w:val="24"/>
          <w:szCs w:val="24"/>
          <w:lang w:val="en-US"/>
          <w:rPrChange w:id="1128" w:author="Luana Soares" w:date="2025-05-06T19:31:00Z">
            <w:rPr>
              <w:rFonts w:ascii="Times New Roman" w:hAnsi="Times New Roman" w:cs="Times New Roman"/>
              <w:color w:val="000000" w:themeColor="text1"/>
              <w:sz w:val="24"/>
              <w:szCs w:val="24"/>
              <w:lang w:val="en-US"/>
            </w:rPr>
          </w:rPrChange>
        </w:rPr>
        <w:t>The authors declare that they have no competing interests.</w:t>
      </w:r>
    </w:p>
    <w:p w14:paraId="3551121C" w14:textId="77777777" w:rsidR="00136A1A" w:rsidRPr="002B2313" w:rsidRDefault="00136A1A" w:rsidP="00731FBD">
      <w:pPr>
        <w:spacing w:line="480" w:lineRule="auto"/>
        <w:rPr>
          <w:rFonts w:ascii="Times New Roman" w:hAnsi="Times New Roman" w:cs="Times New Roman"/>
          <w:sz w:val="24"/>
          <w:szCs w:val="24"/>
          <w:lang w:val="en-US"/>
          <w:rPrChange w:id="1129" w:author="Luana Soares" w:date="2025-05-06T19:31:00Z">
            <w:rPr>
              <w:rFonts w:ascii="Times New Roman" w:hAnsi="Times New Roman" w:cs="Times New Roman"/>
              <w:color w:val="000000" w:themeColor="text1"/>
              <w:sz w:val="24"/>
              <w:szCs w:val="24"/>
              <w:lang w:val="en-US"/>
            </w:rPr>
          </w:rPrChange>
        </w:rPr>
      </w:pPr>
    </w:p>
    <w:p w14:paraId="00000017" w14:textId="7CB16BC6" w:rsidR="008D6296" w:rsidRPr="002B2313" w:rsidRDefault="00522F2E" w:rsidP="00731FBD">
      <w:pPr>
        <w:spacing w:line="480" w:lineRule="auto"/>
        <w:rPr>
          <w:ins w:id="1130" w:author="Luana Soares" w:date="2025-05-06T19:19:00Z"/>
          <w:rFonts w:ascii="Times New Roman" w:hAnsi="Times New Roman" w:cs="Times New Roman"/>
          <w:b/>
          <w:bCs/>
          <w:sz w:val="24"/>
          <w:szCs w:val="24"/>
          <w:lang w:val="en-US"/>
        </w:rPr>
      </w:pPr>
      <w:r w:rsidRPr="002B2313">
        <w:rPr>
          <w:rFonts w:ascii="Times New Roman" w:hAnsi="Times New Roman" w:cs="Times New Roman"/>
          <w:b/>
          <w:bCs/>
          <w:sz w:val="24"/>
          <w:szCs w:val="24"/>
          <w:lang w:val="en-US"/>
        </w:rPr>
        <w:t>Tables and Figures</w:t>
      </w:r>
      <w:del w:id="1131" w:author="Luana Soares" w:date="2025-05-06T19:19:00Z">
        <w:r w:rsidRPr="002B2313" w:rsidDel="00F378CF">
          <w:rPr>
            <w:rFonts w:ascii="Times New Roman" w:hAnsi="Times New Roman" w:cs="Times New Roman"/>
            <w:b/>
            <w:bCs/>
            <w:sz w:val="24"/>
            <w:szCs w:val="24"/>
            <w:lang w:val="en-US"/>
          </w:rPr>
          <w:delText xml:space="preserve"> (with captions)</w:delText>
        </w:r>
      </w:del>
    </w:p>
    <w:p w14:paraId="3D80983F" w14:textId="267940A5" w:rsidR="00F378CF" w:rsidRPr="002B2313" w:rsidRDefault="00F378CF" w:rsidP="00731FBD">
      <w:pPr>
        <w:spacing w:line="480" w:lineRule="auto"/>
        <w:rPr>
          <w:ins w:id="1132" w:author="Luana Soares" w:date="2025-05-06T19:20:00Z"/>
          <w:rFonts w:ascii="Times New Roman" w:hAnsi="Times New Roman" w:cs="Times New Roman"/>
          <w:b/>
          <w:bCs/>
          <w:sz w:val="24"/>
          <w:szCs w:val="24"/>
          <w:lang w:val="en-US"/>
        </w:rPr>
      </w:pPr>
      <w:ins w:id="1133" w:author="Luana Soares" w:date="2025-05-06T19:19:00Z">
        <w:r w:rsidRPr="002B2313">
          <w:rPr>
            <w:rFonts w:ascii="Times New Roman" w:hAnsi="Times New Roman" w:cs="Times New Roman"/>
            <w:b/>
            <w:bCs/>
            <w:sz w:val="24"/>
            <w:szCs w:val="24"/>
            <w:lang w:val="en-US"/>
          </w:rPr>
          <w:t xml:space="preserve">Figures </w:t>
        </w:r>
      </w:ins>
      <w:ins w:id="1134" w:author="Luana Soares" w:date="2025-05-06T19:20:00Z">
        <w:r w:rsidRPr="002B2313">
          <w:rPr>
            <w:rFonts w:ascii="Times New Roman" w:hAnsi="Times New Roman" w:cs="Times New Roman"/>
            <w:b/>
            <w:bCs/>
            <w:sz w:val="24"/>
            <w:szCs w:val="24"/>
            <w:lang w:val="en-US"/>
          </w:rPr>
          <w:t>and tables are available at:</w:t>
        </w:r>
      </w:ins>
    </w:p>
    <w:p w14:paraId="14B1C7B8" w14:textId="7C7EDC05" w:rsidR="00F378CF" w:rsidRPr="002B2313" w:rsidRDefault="00F378CF" w:rsidP="00731FBD">
      <w:pPr>
        <w:spacing w:line="480" w:lineRule="auto"/>
        <w:rPr>
          <w:ins w:id="1135" w:author="Luana Soares" w:date="2025-05-06T18:49:00Z"/>
          <w:rFonts w:ascii="Times New Roman" w:hAnsi="Times New Roman" w:cs="Times New Roman"/>
          <w:sz w:val="24"/>
          <w:szCs w:val="24"/>
          <w:lang w:val="en-US"/>
          <w:rPrChange w:id="1136" w:author="Luana Soares" w:date="2025-05-06T19:31:00Z">
            <w:rPr>
              <w:ins w:id="1137" w:author="Luana Soares" w:date="2025-05-06T18:49:00Z"/>
              <w:rFonts w:ascii="Times New Roman" w:hAnsi="Times New Roman" w:cs="Times New Roman"/>
              <w:b/>
              <w:bCs/>
              <w:sz w:val="24"/>
              <w:szCs w:val="24"/>
              <w:lang w:val="en-US"/>
            </w:rPr>
          </w:rPrChange>
        </w:rPr>
      </w:pPr>
      <w:ins w:id="1138" w:author="Luana Soares" w:date="2025-05-06T19:22:00Z">
        <w:r w:rsidRPr="002B2313">
          <w:rPr>
            <w:rFonts w:ascii="Times New Roman" w:hAnsi="Times New Roman" w:cs="Times New Roman"/>
            <w:sz w:val="24"/>
            <w:szCs w:val="24"/>
            <w:lang w:val="en-US"/>
            <w:rPrChange w:id="1139" w:author="Luana Soares" w:date="2025-05-06T19:31:00Z">
              <w:rPr>
                <w:rFonts w:ascii="Times New Roman" w:hAnsi="Times New Roman" w:cs="Times New Roman"/>
                <w:b/>
                <w:bCs/>
                <w:sz w:val="24"/>
                <w:szCs w:val="24"/>
                <w:lang w:val="en-US"/>
              </w:rPr>
            </w:rPrChange>
          </w:rPr>
          <w:t>https://drive.google.com/drive/folders/1bwBi9lHHn_It3igI8UYwmSenK6GFwoPm?usp=sharing</w:t>
        </w:r>
      </w:ins>
    </w:p>
    <w:p w14:paraId="10818B90" w14:textId="3FE7BA52" w:rsidR="005817B6" w:rsidRPr="002B2313" w:rsidRDefault="00F378CF" w:rsidP="005817B6">
      <w:pPr>
        <w:spacing w:line="480" w:lineRule="auto"/>
        <w:rPr>
          <w:ins w:id="1140" w:author="Luana Soares" w:date="2025-05-06T18:49:00Z"/>
          <w:rFonts w:ascii="Times New Roman" w:hAnsi="Times New Roman" w:cs="Times New Roman"/>
          <w:sz w:val="24"/>
          <w:szCs w:val="24"/>
          <w:lang w:val="en-US"/>
          <w:rPrChange w:id="1141" w:author="Luana Soares" w:date="2025-05-06T19:31:00Z">
            <w:rPr>
              <w:ins w:id="1142" w:author="Luana Soares" w:date="2025-05-06T18:49:00Z"/>
              <w:rFonts w:ascii="Times New Roman" w:hAnsi="Times New Roman" w:cs="Times New Roman"/>
              <w:b/>
              <w:bCs/>
              <w:sz w:val="24"/>
              <w:szCs w:val="24"/>
              <w:lang w:val="en-US"/>
            </w:rPr>
          </w:rPrChange>
        </w:rPr>
      </w:pPr>
      <w:ins w:id="1143" w:author="Luana Soares" w:date="2025-05-06T19:22:00Z">
        <w:r w:rsidRPr="002B2313">
          <w:rPr>
            <w:rFonts w:ascii="Times New Roman" w:hAnsi="Times New Roman" w:cs="Times New Roman"/>
            <w:b/>
            <w:bCs/>
            <w:sz w:val="24"/>
            <w:szCs w:val="24"/>
            <w:lang w:val="en-US"/>
          </w:rPr>
          <w:t>Figure</w:t>
        </w:r>
      </w:ins>
      <w:ins w:id="1144" w:author="Luana Soares" w:date="2025-05-06T18:49:00Z">
        <w:r w:rsidR="005817B6" w:rsidRPr="002B2313">
          <w:rPr>
            <w:rFonts w:ascii="Times New Roman" w:hAnsi="Times New Roman" w:cs="Times New Roman"/>
            <w:b/>
            <w:bCs/>
            <w:sz w:val="24"/>
            <w:szCs w:val="24"/>
            <w:lang w:val="en-US"/>
          </w:rPr>
          <w:t xml:space="preserve"> 1 </w:t>
        </w:r>
        <w:r w:rsidR="005817B6" w:rsidRPr="002B2313">
          <w:rPr>
            <w:rFonts w:ascii="Times New Roman" w:hAnsi="Times New Roman" w:cs="Times New Roman"/>
            <w:sz w:val="24"/>
            <w:szCs w:val="24"/>
            <w:lang w:val="en-US"/>
            <w:rPrChange w:id="1145" w:author="Luana Soares" w:date="2025-05-06T19:31:00Z">
              <w:rPr>
                <w:rFonts w:ascii="Times New Roman" w:hAnsi="Times New Roman" w:cs="Times New Roman"/>
                <w:b/>
                <w:bCs/>
                <w:sz w:val="24"/>
                <w:szCs w:val="24"/>
                <w:lang w:val="en-US"/>
              </w:rPr>
            </w:rPrChange>
          </w:rPr>
          <w:t xml:space="preserve">- </w:t>
        </w:r>
      </w:ins>
      <w:ins w:id="1146" w:author="Luana Soares" w:date="2025-05-06T19:15:00Z">
        <w:r w:rsidRPr="002B2313">
          <w:rPr>
            <w:rFonts w:ascii="Times New Roman" w:hAnsi="Times New Roman" w:cs="Times New Roman"/>
            <w:sz w:val="24"/>
            <w:szCs w:val="24"/>
            <w:lang w:val="en-US"/>
          </w:rPr>
          <w:t>Phylogenetic tree summarizing the evolutionary relationships among the studied species and reference genomes. Divergence times were obtained from published phylogenies (</w:t>
        </w:r>
        <w:proofErr w:type="spellStart"/>
        <w:r w:rsidRPr="002B2313">
          <w:rPr>
            <w:rFonts w:ascii="Times New Roman" w:hAnsi="Times New Roman" w:cs="Times New Roman"/>
            <w:sz w:val="24"/>
            <w:szCs w:val="24"/>
            <w:lang w:val="en-US"/>
          </w:rPr>
          <w:t>Särkinen</w:t>
        </w:r>
        <w:proofErr w:type="spellEnd"/>
        <w:r w:rsidRPr="002B2313">
          <w:rPr>
            <w:rFonts w:ascii="Times New Roman" w:hAnsi="Times New Roman" w:cs="Times New Roman"/>
            <w:sz w:val="24"/>
            <w:szCs w:val="24"/>
            <w:lang w:val="en-US"/>
          </w:rPr>
          <w:t xml:space="preserve"> et al. 2013; Soares et al. 2025) and the </w:t>
        </w:r>
        <w:proofErr w:type="spellStart"/>
        <w:r w:rsidRPr="002B2313">
          <w:rPr>
            <w:rFonts w:ascii="Times New Roman" w:hAnsi="Times New Roman" w:cs="Times New Roman"/>
            <w:sz w:val="24"/>
            <w:szCs w:val="24"/>
            <w:lang w:val="en-US"/>
          </w:rPr>
          <w:t>TimeTree</w:t>
        </w:r>
        <w:proofErr w:type="spellEnd"/>
        <w:r w:rsidRPr="002B2313">
          <w:rPr>
            <w:rFonts w:ascii="Times New Roman" w:hAnsi="Times New Roman" w:cs="Times New Roman"/>
            <w:sz w:val="24"/>
            <w:szCs w:val="24"/>
            <w:lang w:val="en-US"/>
          </w:rPr>
          <w:t xml:space="preserve"> database (Kumar et al. 2017).</w:t>
        </w:r>
      </w:ins>
    </w:p>
    <w:p w14:paraId="54D3D34D" w14:textId="5A674C05" w:rsidR="005817B6" w:rsidRPr="002B2313" w:rsidRDefault="005817B6" w:rsidP="005817B6">
      <w:pPr>
        <w:spacing w:line="480" w:lineRule="auto"/>
        <w:rPr>
          <w:ins w:id="1147" w:author="Luana Soares" w:date="2025-05-06T18:49:00Z"/>
          <w:rFonts w:ascii="Times New Roman" w:hAnsi="Times New Roman" w:cs="Times New Roman"/>
          <w:b/>
          <w:bCs/>
          <w:sz w:val="24"/>
          <w:szCs w:val="24"/>
          <w:lang w:val="en-US"/>
        </w:rPr>
      </w:pPr>
      <w:ins w:id="1148" w:author="Luana Soares" w:date="2025-05-06T18:49:00Z">
        <w:r w:rsidRPr="002B2313">
          <w:rPr>
            <w:rFonts w:ascii="Times New Roman" w:hAnsi="Times New Roman" w:cs="Times New Roman"/>
            <w:b/>
            <w:bCs/>
            <w:sz w:val="24"/>
            <w:szCs w:val="24"/>
            <w:lang w:val="en-US"/>
          </w:rPr>
          <w:t xml:space="preserve">Figure 2. </w:t>
        </w:r>
      </w:ins>
      <w:ins w:id="1149" w:author="Luana Soares" w:date="2025-05-06T19:15:00Z">
        <w:r w:rsidR="00F378CF" w:rsidRPr="002B2313">
          <w:rPr>
            <w:rFonts w:ascii="Times New Roman" w:hAnsi="Times New Roman" w:cs="Times New Roman"/>
            <w:sz w:val="24"/>
            <w:szCs w:val="24"/>
            <w:lang w:val="en-US"/>
          </w:rPr>
          <w:t>Analytical workflow summarizing the bioinformatic and population genomic analyses conducted in this study.</w:t>
        </w:r>
      </w:ins>
    </w:p>
    <w:p w14:paraId="3A95C986" w14:textId="401934CC" w:rsidR="009F3FD8" w:rsidRPr="002B2313" w:rsidRDefault="005817B6" w:rsidP="005817B6">
      <w:pPr>
        <w:spacing w:line="480" w:lineRule="auto"/>
        <w:rPr>
          <w:ins w:id="1150" w:author="Luana Soares" w:date="2025-05-06T19:05:00Z"/>
          <w:rFonts w:ascii="Times New Roman" w:hAnsi="Times New Roman" w:cs="Times New Roman"/>
          <w:b/>
          <w:bCs/>
          <w:sz w:val="24"/>
          <w:szCs w:val="24"/>
          <w:lang w:val="en-US"/>
          <w:rPrChange w:id="1151" w:author="Luana Soares" w:date="2025-05-06T19:31:00Z">
            <w:rPr>
              <w:ins w:id="1152" w:author="Luana Soares" w:date="2025-05-06T19:05:00Z"/>
              <w:rFonts w:ascii="Times New Roman" w:hAnsi="Times New Roman" w:cs="Times New Roman"/>
              <w:sz w:val="24"/>
              <w:szCs w:val="24"/>
              <w:lang w:val="en-US"/>
            </w:rPr>
          </w:rPrChange>
        </w:rPr>
      </w:pPr>
      <w:ins w:id="1153" w:author="Luana Soares" w:date="2025-05-06T18:49:00Z">
        <w:r w:rsidRPr="002B2313">
          <w:rPr>
            <w:rFonts w:ascii="Times New Roman" w:hAnsi="Times New Roman" w:cs="Times New Roman"/>
            <w:b/>
            <w:bCs/>
            <w:sz w:val="24"/>
            <w:szCs w:val="24"/>
            <w:lang w:val="en-US"/>
          </w:rPr>
          <w:lastRenderedPageBreak/>
          <w:t xml:space="preserve">Figure </w:t>
        </w:r>
      </w:ins>
      <w:ins w:id="1154" w:author="Luana Soares" w:date="2025-05-06T19:06:00Z">
        <w:r w:rsidR="00860964" w:rsidRPr="002B2313">
          <w:rPr>
            <w:rFonts w:ascii="Times New Roman" w:hAnsi="Times New Roman" w:cs="Times New Roman"/>
            <w:b/>
            <w:bCs/>
            <w:sz w:val="24"/>
            <w:szCs w:val="24"/>
            <w:lang w:val="en-US"/>
          </w:rPr>
          <w:t>3 (</w:t>
        </w:r>
      </w:ins>
      <w:ins w:id="1155" w:author="Luana Soares" w:date="2025-05-06T18:49:00Z">
        <w:r w:rsidRPr="002B2313">
          <w:rPr>
            <w:rFonts w:ascii="Times New Roman" w:hAnsi="Times New Roman" w:cs="Times New Roman"/>
            <w:b/>
            <w:bCs/>
            <w:sz w:val="24"/>
            <w:szCs w:val="24"/>
            <w:lang w:val="en-US"/>
          </w:rPr>
          <w:t>4</w:t>
        </w:r>
      </w:ins>
      <w:ins w:id="1156" w:author="Luana Soares" w:date="2025-05-06T19:06:00Z">
        <w:r w:rsidR="00860964" w:rsidRPr="002B2313">
          <w:rPr>
            <w:rFonts w:ascii="Times New Roman" w:hAnsi="Times New Roman" w:cs="Times New Roman"/>
            <w:b/>
            <w:bCs/>
            <w:sz w:val="24"/>
            <w:szCs w:val="24"/>
            <w:lang w:val="en-US"/>
          </w:rPr>
          <w:t>)</w:t>
        </w:r>
      </w:ins>
      <w:ins w:id="1157" w:author="Luana Soares" w:date="2025-05-06T18:49:00Z">
        <w:r w:rsidRPr="002B2313">
          <w:rPr>
            <w:rFonts w:ascii="Times New Roman" w:hAnsi="Times New Roman" w:cs="Times New Roman"/>
            <w:b/>
            <w:bCs/>
            <w:sz w:val="24"/>
            <w:szCs w:val="24"/>
            <w:lang w:val="en-US"/>
          </w:rPr>
          <w:t xml:space="preserve">. </w:t>
        </w:r>
      </w:ins>
      <w:ins w:id="1158" w:author="Luana Soares" w:date="2025-05-06T19:15:00Z">
        <w:r w:rsidR="00F378CF" w:rsidRPr="002B2313">
          <w:rPr>
            <w:rFonts w:ascii="Times New Roman" w:hAnsi="Times New Roman" w:cs="Times New Roman"/>
            <w:sz w:val="24"/>
            <w:szCs w:val="24"/>
            <w:lang w:val="en-US"/>
          </w:rPr>
          <w:t xml:space="preserve">Mapping rates for all individuals across datasets and reference genomes. </w:t>
        </w:r>
        <w:r w:rsidR="00F378CF" w:rsidRPr="002B2313">
          <w:rPr>
            <w:rFonts w:ascii="Times New Roman" w:hAnsi="Times New Roman" w:cs="Times New Roman"/>
            <w:sz w:val="24"/>
            <w:szCs w:val="24"/>
            <w:lang w:val="en-US"/>
          </w:rPr>
          <w:t>Lines</w:t>
        </w:r>
        <w:r w:rsidR="00F378CF" w:rsidRPr="002B2313">
          <w:rPr>
            <w:rFonts w:ascii="Times New Roman" w:hAnsi="Times New Roman" w:cs="Times New Roman"/>
            <w:sz w:val="24"/>
            <w:szCs w:val="24"/>
            <w:lang w:val="en-US"/>
          </w:rPr>
          <w:t xml:space="preserve"> represent the proportion of mapped reads relative to the total number of reads per sample.</w:t>
        </w:r>
      </w:ins>
    </w:p>
    <w:p w14:paraId="0A3743BF" w14:textId="1A41BB75" w:rsidR="00860964" w:rsidRPr="002B2313" w:rsidRDefault="00860964" w:rsidP="005817B6">
      <w:pPr>
        <w:spacing w:line="480" w:lineRule="auto"/>
        <w:rPr>
          <w:ins w:id="1159" w:author="Luana Soares" w:date="2025-05-06T18:52:00Z"/>
          <w:rFonts w:ascii="Times New Roman" w:hAnsi="Times New Roman" w:cs="Times New Roman"/>
          <w:sz w:val="24"/>
          <w:szCs w:val="24"/>
          <w:lang w:val="en-US"/>
        </w:rPr>
      </w:pPr>
      <w:ins w:id="1160" w:author="Luana Soares" w:date="2025-05-06T19:05:00Z">
        <w:r w:rsidRPr="002B2313">
          <w:rPr>
            <w:rFonts w:ascii="Times New Roman" w:hAnsi="Times New Roman" w:cs="Times New Roman"/>
            <w:b/>
            <w:bCs/>
            <w:sz w:val="24"/>
            <w:szCs w:val="24"/>
            <w:lang w:val="en-US"/>
            <w:rPrChange w:id="1161" w:author="Luana Soares" w:date="2025-05-06T19:31:00Z">
              <w:rPr>
                <w:rFonts w:ascii="Times New Roman" w:hAnsi="Times New Roman" w:cs="Times New Roman"/>
                <w:sz w:val="24"/>
                <w:szCs w:val="24"/>
                <w:lang w:val="en-US"/>
              </w:rPr>
            </w:rPrChange>
          </w:rPr>
          <w:t xml:space="preserve">Figure </w:t>
        </w:r>
      </w:ins>
      <w:ins w:id="1162" w:author="Luana Soares" w:date="2025-05-06T19:06:00Z">
        <w:r w:rsidRPr="002B2313">
          <w:rPr>
            <w:rFonts w:ascii="Times New Roman" w:hAnsi="Times New Roman" w:cs="Times New Roman"/>
            <w:b/>
            <w:bCs/>
            <w:sz w:val="24"/>
            <w:szCs w:val="24"/>
            <w:lang w:val="en-US"/>
            <w:rPrChange w:id="1163" w:author="Luana Soares" w:date="2025-05-06T19:31:00Z">
              <w:rPr>
                <w:rFonts w:ascii="Times New Roman" w:hAnsi="Times New Roman" w:cs="Times New Roman"/>
                <w:sz w:val="24"/>
                <w:szCs w:val="24"/>
                <w:lang w:val="en-US"/>
              </w:rPr>
            </w:rPrChange>
          </w:rPr>
          <w:t>4</w:t>
        </w:r>
        <w:r w:rsidRPr="002B2313">
          <w:rPr>
            <w:rFonts w:ascii="Times New Roman" w:hAnsi="Times New Roman" w:cs="Times New Roman"/>
            <w:sz w:val="24"/>
            <w:szCs w:val="24"/>
            <w:lang w:val="en-US"/>
          </w:rPr>
          <w:t xml:space="preserve"> (</w:t>
        </w:r>
      </w:ins>
      <w:ins w:id="1164" w:author="Luana Soares" w:date="2025-05-06T19:05:00Z">
        <w:r w:rsidRPr="002B2313">
          <w:rPr>
            <w:rFonts w:ascii="Times New Roman" w:hAnsi="Times New Roman" w:cs="Times New Roman"/>
            <w:sz w:val="24"/>
            <w:szCs w:val="24"/>
            <w:lang w:val="en-US"/>
          </w:rPr>
          <w:t>7</w:t>
        </w:r>
      </w:ins>
      <w:ins w:id="1165" w:author="Luana Soares" w:date="2025-05-06T19:06:00Z">
        <w:r w:rsidRPr="002B2313">
          <w:rPr>
            <w:rFonts w:ascii="Times New Roman" w:hAnsi="Times New Roman" w:cs="Times New Roman"/>
            <w:sz w:val="24"/>
            <w:szCs w:val="24"/>
            <w:lang w:val="en-US"/>
          </w:rPr>
          <w:t>)</w:t>
        </w:r>
      </w:ins>
      <w:ins w:id="1166" w:author="Luana Soares" w:date="2025-05-06T19:05:00Z">
        <w:r w:rsidRPr="002B2313">
          <w:rPr>
            <w:rFonts w:ascii="Times New Roman" w:hAnsi="Times New Roman" w:cs="Times New Roman"/>
            <w:sz w:val="24"/>
            <w:szCs w:val="24"/>
            <w:lang w:val="en-US"/>
          </w:rPr>
          <w:t xml:space="preserve">. </w:t>
        </w:r>
      </w:ins>
      <w:ins w:id="1167" w:author="Luana Soares" w:date="2025-05-06T19:16:00Z">
        <w:r w:rsidR="00F378CF" w:rsidRPr="002B2313">
          <w:rPr>
            <w:rFonts w:ascii="Times New Roman" w:hAnsi="Times New Roman" w:cs="Times New Roman"/>
            <w:sz w:val="24"/>
            <w:szCs w:val="24"/>
            <w:lang w:val="en-US"/>
          </w:rPr>
          <w:t>Principal Component Analyses (PCA) for each dataset using different reference genomes. Colors correspond to population or species groupings.</w:t>
        </w:r>
      </w:ins>
    </w:p>
    <w:p w14:paraId="739BBD3E" w14:textId="77777777" w:rsidR="00F378CF" w:rsidRPr="002B2313" w:rsidRDefault="005817B6" w:rsidP="005817B6">
      <w:pPr>
        <w:spacing w:line="480" w:lineRule="auto"/>
        <w:rPr>
          <w:ins w:id="1168" w:author="Luana Soares" w:date="2025-05-06T19:16:00Z"/>
          <w:rFonts w:ascii="Times New Roman" w:hAnsi="Times New Roman" w:cs="Times New Roman"/>
          <w:sz w:val="24"/>
          <w:szCs w:val="24"/>
          <w:lang w:val="en-US"/>
        </w:rPr>
      </w:pPr>
      <w:ins w:id="1169" w:author="Luana Soares" w:date="2025-05-06T18:52:00Z">
        <w:r w:rsidRPr="002B2313">
          <w:rPr>
            <w:rFonts w:ascii="Times New Roman" w:hAnsi="Times New Roman" w:cs="Times New Roman"/>
            <w:b/>
            <w:bCs/>
            <w:sz w:val="24"/>
            <w:szCs w:val="24"/>
            <w:lang w:val="en-US"/>
            <w:rPrChange w:id="1170" w:author="Luana Soares" w:date="2025-05-06T19:31:00Z">
              <w:rPr>
                <w:rFonts w:ascii="Times New Roman" w:hAnsi="Times New Roman" w:cs="Times New Roman"/>
                <w:sz w:val="24"/>
                <w:szCs w:val="24"/>
                <w:lang w:val="en-US"/>
              </w:rPr>
            </w:rPrChange>
          </w:rPr>
          <w:t xml:space="preserve">Figure </w:t>
        </w:r>
      </w:ins>
      <w:ins w:id="1171" w:author="Luana Soares" w:date="2025-05-06T19:06:00Z">
        <w:r w:rsidR="00860964" w:rsidRPr="002B2313">
          <w:rPr>
            <w:rFonts w:ascii="Times New Roman" w:hAnsi="Times New Roman" w:cs="Times New Roman"/>
            <w:b/>
            <w:bCs/>
            <w:sz w:val="24"/>
            <w:szCs w:val="24"/>
            <w:lang w:val="en-US"/>
            <w:rPrChange w:id="1172" w:author="Luana Soares" w:date="2025-05-06T19:31:00Z">
              <w:rPr>
                <w:rFonts w:ascii="Times New Roman" w:hAnsi="Times New Roman" w:cs="Times New Roman"/>
                <w:sz w:val="24"/>
                <w:szCs w:val="24"/>
                <w:lang w:val="en-US"/>
              </w:rPr>
            </w:rPrChange>
          </w:rPr>
          <w:t>5</w:t>
        </w:r>
        <w:r w:rsidR="00860964" w:rsidRPr="002B2313">
          <w:rPr>
            <w:rFonts w:ascii="Times New Roman" w:hAnsi="Times New Roman" w:cs="Times New Roman"/>
            <w:sz w:val="24"/>
            <w:szCs w:val="24"/>
            <w:lang w:val="en-US"/>
          </w:rPr>
          <w:t xml:space="preserve"> (</w:t>
        </w:r>
      </w:ins>
      <w:ins w:id="1173" w:author="Luana Soares" w:date="2025-05-06T18:52:00Z">
        <w:r w:rsidRPr="002B2313">
          <w:rPr>
            <w:rFonts w:ascii="Times New Roman" w:hAnsi="Times New Roman" w:cs="Times New Roman"/>
            <w:sz w:val="24"/>
            <w:szCs w:val="24"/>
            <w:lang w:val="en-US"/>
          </w:rPr>
          <w:t>8</w:t>
        </w:r>
      </w:ins>
      <w:ins w:id="1174" w:author="Luana Soares" w:date="2025-05-06T19:06:00Z">
        <w:r w:rsidR="00860964" w:rsidRPr="002B2313">
          <w:rPr>
            <w:rFonts w:ascii="Times New Roman" w:hAnsi="Times New Roman" w:cs="Times New Roman"/>
            <w:sz w:val="24"/>
            <w:szCs w:val="24"/>
            <w:lang w:val="en-US"/>
          </w:rPr>
          <w:t>)</w:t>
        </w:r>
      </w:ins>
      <w:ins w:id="1175" w:author="Luana Soares" w:date="2025-05-06T18:52:00Z">
        <w:r w:rsidRPr="002B2313">
          <w:rPr>
            <w:rFonts w:ascii="Times New Roman" w:hAnsi="Times New Roman" w:cs="Times New Roman"/>
            <w:sz w:val="24"/>
            <w:szCs w:val="24"/>
            <w:lang w:val="en-US"/>
          </w:rPr>
          <w:t xml:space="preserve">. </w:t>
        </w:r>
      </w:ins>
      <w:ins w:id="1176" w:author="Luana Soares" w:date="2025-05-06T19:16:00Z">
        <w:r w:rsidR="00F378CF" w:rsidRPr="002B2313">
          <w:rPr>
            <w:rFonts w:ascii="Times New Roman" w:hAnsi="Times New Roman" w:cs="Times New Roman"/>
            <w:sz w:val="24"/>
            <w:szCs w:val="24"/>
            <w:lang w:val="en-US"/>
          </w:rPr>
          <w:t xml:space="preserve">Population structure results from </w:t>
        </w:r>
        <w:proofErr w:type="spellStart"/>
        <w:r w:rsidR="00F378CF" w:rsidRPr="002B2313">
          <w:rPr>
            <w:rFonts w:ascii="Times New Roman" w:hAnsi="Times New Roman" w:cs="Times New Roman"/>
            <w:smallCaps/>
            <w:sz w:val="24"/>
            <w:szCs w:val="24"/>
            <w:lang w:val="en-US"/>
            <w:rPrChange w:id="1177" w:author="Luana Soares" w:date="2025-05-06T19:33:00Z">
              <w:rPr>
                <w:rFonts w:ascii="Times New Roman" w:hAnsi="Times New Roman" w:cs="Times New Roman"/>
                <w:sz w:val="24"/>
                <w:szCs w:val="24"/>
                <w:lang w:val="en-US"/>
              </w:rPr>
            </w:rPrChange>
          </w:rPr>
          <w:t>fastStructure</w:t>
        </w:r>
        <w:proofErr w:type="spellEnd"/>
        <w:r w:rsidR="00F378CF" w:rsidRPr="002B2313">
          <w:rPr>
            <w:rFonts w:ascii="Times New Roman" w:hAnsi="Times New Roman" w:cs="Times New Roman"/>
            <w:sz w:val="24"/>
            <w:szCs w:val="24"/>
            <w:lang w:val="en-US"/>
          </w:rPr>
          <w:t xml:space="preserve"> analyses across all reference genomes for the three datasets: (a) POP, (b) INTRA-P4, and (c) INTER-C4. Each horizontal bar represents an individual, with colors indicating genetic cluster membership. Individuals are grouped by population (POP) or species (INTRA-P4, INTER-C4).</w:t>
        </w:r>
      </w:ins>
    </w:p>
    <w:p w14:paraId="21203EE8" w14:textId="3CB54E16" w:rsidR="009F3FD8" w:rsidRPr="002B2313" w:rsidRDefault="00860964" w:rsidP="005817B6">
      <w:pPr>
        <w:spacing w:line="480" w:lineRule="auto"/>
        <w:rPr>
          <w:ins w:id="1178" w:author="Luana Soares" w:date="2025-05-06T18:49:00Z"/>
          <w:rFonts w:ascii="Times New Roman" w:hAnsi="Times New Roman" w:cs="Times New Roman"/>
          <w:sz w:val="24"/>
          <w:szCs w:val="24"/>
          <w:lang w:val="en-US"/>
          <w:rPrChange w:id="1179" w:author="Luana Soares" w:date="2025-05-06T19:31:00Z">
            <w:rPr>
              <w:ins w:id="1180" w:author="Luana Soares" w:date="2025-05-06T18:49:00Z"/>
              <w:rFonts w:ascii="Times New Roman" w:hAnsi="Times New Roman" w:cs="Times New Roman"/>
              <w:b/>
              <w:bCs/>
              <w:sz w:val="24"/>
              <w:szCs w:val="24"/>
              <w:lang w:val="en-US"/>
            </w:rPr>
          </w:rPrChange>
        </w:rPr>
      </w:pPr>
      <w:ins w:id="1181" w:author="Luana Soares" w:date="2025-05-06T19:05:00Z">
        <w:r w:rsidRPr="002B2313">
          <w:rPr>
            <w:rFonts w:ascii="Times New Roman" w:hAnsi="Times New Roman" w:cs="Times New Roman"/>
            <w:b/>
            <w:bCs/>
            <w:sz w:val="24"/>
            <w:szCs w:val="24"/>
            <w:lang w:val="en-US"/>
            <w:rPrChange w:id="1182" w:author="Luana Soares" w:date="2025-05-06T19:31:00Z">
              <w:rPr>
                <w:rFonts w:ascii="Times New Roman" w:hAnsi="Times New Roman" w:cs="Times New Roman"/>
                <w:sz w:val="24"/>
                <w:szCs w:val="24"/>
                <w:lang w:val="en-US"/>
              </w:rPr>
            </w:rPrChange>
          </w:rPr>
          <w:t xml:space="preserve">Figure </w:t>
        </w:r>
      </w:ins>
      <w:ins w:id="1183" w:author="Luana Soares" w:date="2025-05-06T19:07:00Z">
        <w:r w:rsidRPr="002B2313">
          <w:rPr>
            <w:rFonts w:ascii="Times New Roman" w:hAnsi="Times New Roman" w:cs="Times New Roman"/>
            <w:b/>
            <w:bCs/>
            <w:sz w:val="24"/>
            <w:szCs w:val="24"/>
            <w:lang w:val="en-US"/>
            <w:rPrChange w:id="1184" w:author="Luana Soares" w:date="2025-05-06T19:31:00Z">
              <w:rPr>
                <w:rFonts w:ascii="Times New Roman" w:hAnsi="Times New Roman" w:cs="Times New Roman"/>
                <w:sz w:val="24"/>
                <w:szCs w:val="24"/>
                <w:lang w:val="en-US"/>
              </w:rPr>
            </w:rPrChange>
          </w:rPr>
          <w:t>6</w:t>
        </w:r>
        <w:r w:rsidRPr="002B2313">
          <w:rPr>
            <w:rFonts w:ascii="Times New Roman" w:hAnsi="Times New Roman" w:cs="Times New Roman"/>
            <w:sz w:val="24"/>
            <w:szCs w:val="24"/>
            <w:lang w:val="en-US"/>
          </w:rPr>
          <w:t xml:space="preserve"> (</w:t>
        </w:r>
      </w:ins>
      <w:ins w:id="1185" w:author="Luana Soares" w:date="2025-05-06T19:05:00Z">
        <w:r w:rsidRPr="002B2313">
          <w:rPr>
            <w:rFonts w:ascii="Times New Roman" w:hAnsi="Times New Roman" w:cs="Times New Roman"/>
            <w:sz w:val="24"/>
            <w:szCs w:val="24"/>
            <w:lang w:val="en-US"/>
          </w:rPr>
          <w:t>9</w:t>
        </w:r>
      </w:ins>
      <w:ins w:id="1186" w:author="Luana Soares" w:date="2025-05-06T19:07:00Z">
        <w:r w:rsidRPr="002B2313">
          <w:rPr>
            <w:rFonts w:ascii="Times New Roman" w:hAnsi="Times New Roman" w:cs="Times New Roman"/>
            <w:sz w:val="24"/>
            <w:szCs w:val="24"/>
            <w:lang w:val="en-US"/>
          </w:rPr>
          <w:t>)</w:t>
        </w:r>
      </w:ins>
      <w:ins w:id="1187" w:author="Luana Soares" w:date="2025-05-06T19:05:00Z">
        <w:r w:rsidRPr="002B2313">
          <w:rPr>
            <w:rFonts w:ascii="Times New Roman" w:hAnsi="Times New Roman" w:cs="Times New Roman"/>
            <w:sz w:val="24"/>
            <w:szCs w:val="24"/>
            <w:lang w:val="en-US"/>
          </w:rPr>
          <w:t xml:space="preserve">. </w:t>
        </w:r>
      </w:ins>
      <w:ins w:id="1188" w:author="Luana Soares" w:date="2025-05-06T19:16:00Z">
        <w:r w:rsidR="00F378CF" w:rsidRPr="002B2313">
          <w:rPr>
            <w:rFonts w:ascii="Times New Roman" w:hAnsi="Times New Roman" w:cs="Times New Roman"/>
            <w:smallCaps/>
            <w:sz w:val="24"/>
            <w:szCs w:val="24"/>
            <w:lang w:val="en-US"/>
            <w:rPrChange w:id="1189" w:author="Luana Soares" w:date="2025-05-06T19:31:00Z">
              <w:rPr>
                <w:rFonts w:ascii="Times New Roman" w:hAnsi="Times New Roman" w:cs="Times New Roman"/>
                <w:sz w:val="24"/>
                <w:szCs w:val="24"/>
                <w:lang w:val="en-US"/>
              </w:rPr>
            </w:rPrChange>
          </w:rPr>
          <w:t>SPLITSTREE</w:t>
        </w:r>
        <w:r w:rsidR="00F378CF" w:rsidRPr="002B2313">
          <w:rPr>
            <w:rFonts w:ascii="Times New Roman" w:hAnsi="Times New Roman" w:cs="Times New Roman"/>
            <w:sz w:val="24"/>
            <w:szCs w:val="24"/>
            <w:lang w:val="en-US"/>
          </w:rPr>
          <w:t xml:space="preserve"> phylogenetic networks inferred for each dataset and reference genome. Colors indicate population or species identity according to the predefined groups.</w:t>
        </w:r>
      </w:ins>
    </w:p>
    <w:p w14:paraId="68A07D85" w14:textId="635AEB54" w:rsidR="009F3FD8" w:rsidRPr="002B2313" w:rsidRDefault="00F378CF" w:rsidP="009F3FD8">
      <w:pPr>
        <w:spacing w:line="480" w:lineRule="auto"/>
        <w:rPr>
          <w:ins w:id="1190" w:author="Luana Soares" w:date="2025-05-06T19:06:00Z"/>
          <w:rFonts w:ascii="Times New Roman" w:hAnsi="Times New Roman" w:cs="Times New Roman"/>
          <w:sz w:val="24"/>
          <w:szCs w:val="24"/>
          <w:lang w:val="en-US"/>
        </w:rPr>
      </w:pPr>
      <w:ins w:id="1191" w:author="Luana Soares" w:date="2025-05-06T19:17:00Z">
        <w:r w:rsidRPr="002B2313">
          <w:rPr>
            <w:rFonts w:ascii="Times New Roman" w:hAnsi="Times New Roman" w:cs="Times New Roman"/>
            <w:b/>
            <w:bCs/>
            <w:sz w:val="24"/>
            <w:szCs w:val="24"/>
            <w:lang w:val="en-US"/>
          </w:rPr>
          <w:t xml:space="preserve">Supplementary Figure </w:t>
        </w:r>
      </w:ins>
      <w:ins w:id="1192" w:author="Luana Soares" w:date="2025-05-06T18:58:00Z">
        <w:r w:rsidR="009F3FD8" w:rsidRPr="002B2313">
          <w:rPr>
            <w:rFonts w:ascii="Times New Roman" w:hAnsi="Times New Roman" w:cs="Times New Roman"/>
            <w:b/>
            <w:bCs/>
            <w:sz w:val="24"/>
            <w:szCs w:val="24"/>
            <w:lang w:val="en-US"/>
          </w:rPr>
          <w:t>S1</w:t>
        </w:r>
        <w:r w:rsidR="009F3FD8" w:rsidRPr="002B2313">
          <w:rPr>
            <w:rFonts w:ascii="Times New Roman" w:hAnsi="Times New Roman" w:cs="Times New Roman"/>
            <w:b/>
            <w:bCs/>
            <w:sz w:val="24"/>
            <w:szCs w:val="24"/>
            <w:lang w:val="en-US"/>
          </w:rPr>
          <w:t xml:space="preserve"> </w:t>
        </w:r>
      </w:ins>
      <w:ins w:id="1193" w:author="Luana Soares" w:date="2025-05-06T18:59:00Z">
        <w:r w:rsidR="009F3FD8" w:rsidRPr="002B2313">
          <w:rPr>
            <w:rFonts w:ascii="Times New Roman" w:hAnsi="Times New Roman" w:cs="Times New Roman"/>
            <w:b/>
            <w:bCs/>
            <w:sz w:val="24"/>
            <w:szCs w:val="24"/>
            <w:lang w:val="en-US"/>
          </w:rPr>
          <w:t>(3)</w:t>
        </w:r>
      </w:ins>
      <w:ins w:id="1194" w:author="Luana Soares" w:date="2025-05-06T18:58:00Z">
        <w:r w:rsidR="009F3FD8" w:rsidRPr="002B2313">
          <w:rPr>
            <w:rFonts w:ascii="Times New Roman" w:hAnsi="Times New Roman" w:cs="Times New Roman"/>
            <w:b/>
            <w:bCs/>
            <w:sz w:val="24"/>
            <w:szCs w:val="24"/>
            <w:lang w:val="en-US"/>
          </w:rPr>
          <w:t xml:space="preserve">. </w:t>
        </w:r>
      </w:ins>
      <w:ins w:id="1195" w:author="Luana Soares" w:date="2025-05-06T19:17:00Z">
        <w:r w:rsidRPr="002B2313">
          <w:rPr>
            <w:rFonts w:ascii="Times New Roman" w:hAnsi="Times New Roman" w:cs="Times New Roman"/>
            <w:sz w:val="24"/>
            <w:szCs w:val="24"/>
            <w:lang w:val="en-US"/>
            <w:rPrChange w:id="1196" w:author="Luana Soares" w:date="2025-05-06T19:31:00Z">
              <w:rPr>
                <w:rFonts w:ascii="Times New Roman" w:hAnsi="Times New Roman" w:cs="Times New Roman"/>
                <w:sz w:val="24"/>
                <w:szCs w:val="24"/>
              </w:rPr>
            </w:rPrChange>
          </w:rPr>
          <w:t>Summary statistics including the number of private alleles, observed heterozygosity (Ho), inbreeding coefficient (</w:t>
        </w:r>
        <w:proofErr w:type="spellStart"/>
        <w:r w:rsidRPr="002B2313">
          <w:rPr>
            <w:rFonts w:ascii="Times New Roman" w:hAnsi="Times New Roman" w:cs="Times New Roman"/>
            <w:sz w:val="24"/>
            <w:szCs w:val="24"/>
            <w:lang w:val="en-US"/>
            <w:rPrChange w:id="1197" w:author="Luana Soares" w:date="2025-05-06T19:31:00Z">
              <w:rPr>
                <w:rFonts w:ascii="Times New Roman" w:hAnsi="Times New Roman" w:cs="Times New Roman"/>
                <w:sz w:val="24"/>
                <w:szCs w:val="24"/>
              </w:rPr>
            </w:rPrChange>
          </w:rPr>
          <w:t>Fis</w:t>
        </w:r>
        <w:proofErr w:type="spellEnd"/>
        <w:r w:rsidRPr="002B2313">
          <w:rPr>
            <w:rFonts w:ascii="Times New Roman" w:hAnsi="Times New Roman" w:cs="Times New Roman"/>
            <w:sz w:val="24"/>
            <w:szCs w:val="24"/>
            <w:lang w:val="en-US"/>
            <w:rPrChange w:id="1198" w:author="Luana Soares" w:date="2025-05-06T19:31:00Z">
              <w:rPr>
                <w:rFonts w:ascii="Times New Roman" w:hAnsi="Times New Roman" w:cs="Times New Roman"/>
                <w:sz w:val="24"/>
                <w:szCs w:val="24"/>
              </w:rPr>
            </w:rPrChange>
          </w:rPr>
          <w:t>), and nucleotide diversity (</w:t>
        </w:r>
        <w:r w:rsidRPr="002B2313">
          <w:rPr>
            <w:rFonts w:ascii="Times New Roman" w:hAnsi="Times New Roman" w:cs="Times New Roman"/>
            <w:sz w:val="24"/>
            <w:szCs w:val="24"/>
          </w:rPr>
          <w:t>π</w:t>
        </w:r>
        <w:r w:rsidRPr="002B2313">
          <w:rPr>
            <w:rFonts w:ascii="Times New Roman" w:hAnsi="Times New Roman" w:cs="Times New Roman"/>
            <w:sz w:val="24"/>
            <w:szCs w:val="24"/>
            <w:lang w:val="en-US"/>
            <w:rPrChange w:id="1199" w:author="Luana Soares" w:date="2025-05-06T19:31:00Z">
              <w:rPr>
                <w:rFonts w:ascii="Times New Roman" w:hAnsi="Times New Roman" w:cs="Times New Roman"/>
                <w:sz w:val="24"/>
                <w:szCs w:val="24"/>
              </w:rPr>
            </w:rPrChange>
          </w:rPr>
          <w:t xml:space="preserve">) for each dataset under different levels of subsampled read counts. </w:t>
        </w:r>
        <w:proofErr w:type="spellStart"/>
        <w:r w:rsidRPr="002B2313">
          <w:rPr>
            <w:rFonts w:ascii="Times New Roman" w:hAnsi="Times New Roman" w:cs="Times New Roman"/>
            <w:sz w:val="24"/>
            <w:szCs w:val="24"/>
          </w:rPr>
          <w:t>Bars</w:t>
        </w:r>
        <w:proofErr w:type="spellEnd"/>
        <w:r w:rsidRPr="002B2313">
          <w:rPr>
            <w:rFonts w:ascii="Times New Roman" w:hAnsi="Times New Roman" w:cs="Times New Roman"/>
            <w:sz w:val="24"/>
            <w:szCs w:val="24"/>
          </w:rPr>
          <w:t xml:space="preserve"> are </w:t>
        </w:r>
        <w:proofErr w:type="spellStart"/>
        <w:r w:rsidRPr="002B2313">
          <w:rPr>
            <w:rFonts w:ascii="Times New Roman" w:hAnsi="Times New Roman" w:cs="Times New Roman"/>
            <w:sz w:val="24"/>
            <w:szCs w:val="24"/>
          </w:rPr>
          <w:t>colored</w:t>
        </w:r>
        <w:proofErr w:type="spellEnd"/>
        <w:r w:rsidRPr="002B2313">
          <w:rPr>
            <w:rFonts w:ascii="Times New Roman" w:hAnsi="Times New Roman" w:cs="Times New Roman"/>
            <w:sz w:val="24"/>
            <w:szCs w:val="24"/>
          </w:rPr>
          <w:t xml:space="preserve"> </w:t>
        </w:r>
        <w:proofErr w:type="spellStart"/>
        <w:r w:rsidRPr="002B2313">
          <w:rPr>
            <w:rFonts w:ascii="Times New Roman" w:hAnsi="Times New Roman" w:cs="Times New Roman"/>
            <w:sz w:val="24"/>
            <w:szCs w:val="24"/>
          </w:rPr>
          <w:t>by</w:t>
        </w:r>
        <w:proofErr w:type="spellEnd"/>
        <w:r w:rsidRPr="002B2313">
          <w:rPr>
            <w:rFonts w:ascii="Times New Roman" w:hAnsi="Times New Roman" w:cs="Times New Roman"/>
            <w:sz w:val="24"/>
            <w:szCs w:val="24"/>
          </w:rPr>
          <w:t xml:space="preserve"> </w:t>
        </w:r>
        <w:proofErr w:type="spellStart"/>
        <w:r w:rsidRPr="002B2313">
          <w:rPr>
            <w:rFonts w:ascii="Times New Roman" w:hAnsi="Times New Roman" w:cs="Times New Roman"/>
            <w:sz w:val="24"/>
            <w:szCs w:val="24"/>
          </w:rPr>
          <w:t>dataset</w:t>
        </w:r>
        <w:proofErr w:type="spellEnd"/>
        <w:r w:rsidRPr="002B2313">
          <w:rPr>
            <w:rFonts w:ascii="Times New Roman" w:hAnsi="Times New Roman" w:cs="Times New Roman"/>
            <w:sz w:val="24"/>
            <w:szCs w:val="24"/>
          </w:rPr>
          <w:t>.</w:t>
        </w:r>
      </w:ins>
    </w:p>
    <w:p w14:paraId="663EC4D0" w14:textId="17D8FE41" w:rsidR="00F378CF" w:rsidRPr="002B2313" w:rsidRDefault="00F378CF" w:rsidP="009F3FD8">
      <w:pPr>
        <w:spacing w:line="480" w:lineRule="auto"/>
        <w:rPr>
          <w:ins w:id="1200" w:author="Luana Soares" w:date="2025-05-06T19:17:00Z"/>
          <w:rFonts w:ascii="Times New Roman" w:hAnsi="Times New Roman" w:cs="Times New Roman"/>
          <w:sz w:val="24"/>
          <w:szCs w:val="24"/>
          <w:lang w:val="en-US"/>
        </w:rPr>
      </w:pPr>
      <w:ins w:id="1201" w:author="Luana Soares" w:date="2025-05-06T19:18:00Z">
        <w:r w:rsidRPr="002B2313">
          <w:rPr>
            <w:rFonts w:ascii="Times New Roman" w:hAnsi="Times New Roman" w:cs="Times New Roman"/>
            <w:b/>
            <w:bCs/>
            <w:sz w:val="24"/>
            <w:szCs w:val="24"/>
            <w:lang w:val="en-US"/>
          </w:rPr>
          <w:t>Supplementary</w:t>
        </w:r>
        <w:r w:rsidRPr="002B2313">
          <w:rPr>
            <w:rFonts w:ascii="Times New Roman" w:hAnsi="Times New Roman" w:cs="Times New Roman"/>
            <w:b/>
            <w:bCs/>
            <w:sz w:val="24"/>
            <w:szCs w:val="24"/>
            <w:lang w:val="en-US"/>
          </w:rPr>
          <w:t xml:space="preserve"> </w:t>
        </w:r>
      </w:ins>
      <w:ins w:id="1202" w:author="Luana Soares" w:date="2025-05-06T19:06:00Z">
        <w:r w:rsidR="00860964" w:rsidRPr="002B2313">
          <w:rPr>
            <w:rFonts w:ascii="Times New Roman" w:hAnsi="Times New Roman" w:cs="Times New Roman"/>
            <w:b/>
            <w:bCs/>
            <w:sz w:val="24"/>
            <w:szCs w:val="24"/>
            <w:lang w:val="en-US"/>
          </w:rPr>
          <w:t xml:space="preserve">Figure S2 (5). </w:t>
        </w:r>
      </w:ins>
      <w:ins w:id="1203" w:author="Luana Soares" w:date="2025-05-06T19:17:00Z">
        <w:r w:rsidRPr="002B2313">
          <w:rPr>
            <w:rFonts w:ascii="Times New Roman" w:hAnsi="Times New Roman" w:cs="Times New Roman"/>
            <w:sz w:val="24"/>
            <w:szCs w:val="24"/>
            <w:lang w:val="en-US"/>
          </w:rPr>
          <w:t>Number of SNPs recovered across all datasets, reference genomes, and missing data thresholds applied during filtering.</w:t>
        </w:r>
      </w:ins>
    </w:p>
    <w:p w14:paraId="6A24874C" w14:textId="11DE57BF" w:rsidR="00F378CF" w:rsidRPr="002B2313" w:rsidRDefault="00F378CF" w:rsidP="005817B6">
      <w:pPr>
        <w:spacing w:line="480" w:lineRule="auto"/>
        <w:rPr>
          <w:ins w:id="1204" w:author="Luana Soares" w:date="2025-05-06T18:49:00Z"/>
          <w:rFonts w:ascii="Times New Roman" w:hAnsi="Times New Roman" w:cs="Times New Roman"/>
          <w:sz w:val="24"/>
          <w:szCs w:val="24"/>
          <w:lang w:val="en-US"/>
          <w:rPrChange w:id="1205" w:author="Luana Soares" w:date="2025-05-06T19:31:00Z">
            <w:rPr>
              <w:ins w:id="1206" w:author="Luana Soares" w:date="2025-05-06T18:49:00Z"/>
              <w:rFonts w:ascii="Times New Roman" w:hAnsi="Times New Roman" w:cs="Times New Roman"/>
              <w:b/>
              <w:bCs/>
              <w:sz w:val="24"/>
              <w:szCs w:val="24"/>
              <w:lang w:val="en-US"/>
            </w:rPr>
          </w:rPrChange>
        </w:rPr>
      </w:pPr>
      <w:ins w:id="1207" w:author="Luana Soares" w:date="2025-05-06T19:24:00Z">
        <w:r w:rsidRPr="002B2313">
          <w:rPr>
            <w:rFonts w:ascii="Times New Roman" w:hAnsi="Times New Roman" w:cs="Times New Roman"/>
            <w:b/>
            <w:bCs/>
            <w:sz w:val="24"/>
            <w:szCs w:val="24"/>
            <w:lang w:val="en-US"/>
          </w:rPr>
          <w:t>Supplementary</w:t>
        </w:r>
        <w:r w:rsidRPr="002B2313">
          <w:rPr>
            <w:rFonts w:ascii="Times New Roman" w:hAnsi="Times New Roman" w:cs="Times New Roman"/>
            <w:b/>
            <w:bCs/>
            <w:sz w:val="24"/>
            <w:szCs w:val="24"/>
            <w:lang w:val="en-US"/>
          </w:rPr>
          <w:t xml:space="preserve"> </w:t>
        </w:r>
      </w:ins>
      <w:ins w:id="1208" w:author="Luana Soares" w:date="2025-05-06T19:03:00Z">
        <w:r w:rsidR="009F3FD8" w:rsidRPr="002B2313">
          <w:rPr>
            <w:rFonts w:ascii="Times New Roman" w:hAnsi="Times New Roman" w:cs="Times New Roman"/>
            <w:b/>
            <w:bCs/>
            <w:sz w:val="24"/>
            <w:szCs w:val="24"/>
            <w:lang w:val="en-US"/>
          </w:rPr>
          <w:t>Figure S</w:t>
        </w:r>
      </w:ins>
      <w:ins w:id="1209" w:author="Luana Soares" w:date="2025-05-06T19:06:00Z">
        <w:r w:rsidR="00860964" w:rsidRPr="002B2313">
          <w:rPr>
            <w:rFonts w:ascii="Times New Roman" w:hAnsi="Times New Roman" w:cs="Times New Roman"/>
            <w:b/>
            <w:bCs/>
            <w:sz w:val="24"/>
            <w:szCs w:val="24"/>
            <w:lang w:val="en-US"/>
          </w:rPr>
          <w:t>3</w:t>
        </w:r>
      </w:ins>
      <w:ins w:id="1210" w:author="Luana Soares" w:date="2025-05-06T19:03:00Z">
        <w:r w:rsidR="009F3FD8" w:rsidRPr="002B2313">
          <w:rPr>
            <w:rFonts w:ascii="Times New Roman" w:hAnsi="Times New Roman" w:cs="Times New Roman"/>
            <w:b/>
            <w:bCs/>
            <w:sz w:val="24"/>
            <w:szCs w:val="24"/>
            <w:lang w:val="en-US"/>
          </w:rPr>
          <w:t xml:space="preserve">(6). </w:t>
        </w:r>
      </w:ins>
      <w:ins w:id="1211" w:author="Luana Soares" w:date="2025-05-06T19:18:00Z">
        <w:r w:rsidRPr="002B2313">
          <w:rPr>
            <w:rFonts w:ascii="Times New Roman" w:hAnsi="Times New Roman" w:cs="Times New Roman"/>
            <w:sz w:val="24"/>
            <w:szCs w:val="24"/>
            <w:lang w:val="en-US"/>
          </w:rPr>
          <w:t>Population-level genetic statistics (number of private alleles, nucleotide diversity (π), observed heterozygosity (Ho), and inbreeding coefficient (</w:t>
        </w:r>
        <w:proofErr w:type="spellStart"/>
        <w:r w:rsidRPr="002B2313">
          <w:rPr>
            <w:rFonts w:ascii="Times New Roman" w:hAnsi="Times New Roman" w:cs="Times New Roman"/>
            <w:sz w:val="24"/>
            <w:szCs w:val="24"/>
            <w:lang w:val="en-US"/>
          </w:rPr>
          <w:t>Fis</w:t>
        </w:r>
        <w:proofErr w:type="spellEnd"/>
        <w:r w:rsidRPr="002B2313">
          <w:rPr>
            <w:rFonts w:ascii="Times New Roman" w:hAnsi="Times New Roman" w:cs="Times New Roman"/>
            <w:sz w:val="24"/>
            <w:szCs w:val="24"/>
            <w:lang w:val="en-US"/>
          </w:rPr>
          <w:t xml:space="preserve">)) across reference genomes and missing data thresholds. Reference genome abbreviations: </w:t>
        </w:r>
        <w:proofErr w:type="spellStart"/>
        <w:r w:rsidRPr="002B2313">
          <w:rPr>
            <w:rFonts w:ascii="Times New Roman" w:hAnsi="Times New Roman" w:cs="Times New Roman"/>
            <w:sz w:val="24"/>
            <w:szCs w:val="24"/>
            <w:lang w:val="en-US"/>
          </w:rPr>
          <w:t>Infl</w:t>
        </w:r>
        <w:proofErr w:type="spellEnd"/>
        <w:r w:rsidRPr="002B2313">
          <w:rPr>
            <w:rFonts w:ascii="Times New Roman" w:hAnsi="Times New Roman" w:cs="Times New Roman"/>
            <w:sz w:val="24"/>
            <w:szCs w:val="24"/>
            <w:lang w:val="en-US"/>
          </w:rPr>
          <w:t xml:space="preserve"> — </w:t>
        </w:r>
        <w:r w:rsidRPr="002B2313">
          <w:rPr>
            <w:rFonts w:ascii="Times New Roman" w:hAnsi="Times New Roman" w:cs="Times New Roman"/>
            <w:i/>
            <w:iCs/>
            <w:sz w:val="24"/>
            <w:szCs w:val="24"/>
            <w:lang w:val="en-US"/>
            <w:rPrChange w:id="1212" w:author="Luana Soares" w:date="2025-05-06T19:31:00Z">
              <w:rPr>
                <w:rFonts w:ascii="Times New Roman" w:hAnsi="Times New Roman" w:cs="Times New Roman"/>
                <w:sz w:val="24"/>
                <w:szCs w:val="24"/>
                <w:lang w:val="en-US"/>
              </w:rPr>
            </w:rPrChange>
          </w:rPr>
          <w:t xml:space="preserve">P. </w:t>
        </w:r>
        <w:proofErr w:type="spellStart"/>
        <w:r w:rsidRPr="002B2313">
          <w:rPr>
            <w:rFonts w:ascii="Times New Roman" w:hAnsi="Times New Roman" w:cs="Times New Roman"/>
            <w:i/>
            <w:iCs/>
            <w:sz w:val="24"/>
            <w:szCs w:val="24"/>
            <w:lang w:val="en-US"/>
            <w:rPrChange w:id="1213" w:author="Luana Soares" w:date="2025-05-06T19:31:00Z">
              <w:rPr>
                <w:rFonts w:ascii="Times New Roman" w:hAnsi="Times New Roman" w:cs="Times New Roman"/>
                <w:sz w:val="24"/>
                <w:szCs w:val="24"/>
                <w:lang w:val="en-US"/>
              </w:rPr>
            </w:rPrChange>
          </w:rPr>
          <w:t>inflata</w:t>
        </w:r>
        <w:proofErr w:type="spellEnd"/>
        <w:r w:rsidRPr="002B2313">
          <w:rPr>
            <w:rFonts w:ascii="Times New Roman" w:hAnsi="Times New Roman" w:cs="Times New Roman"/>
            <w:sz w:val="24"/>
            <w:szCs w:val="24"/>
            <w:lang w:val="en-US"/>
          </w:rPr>
          <w:t xml:space="preserve">, </w:t>
        </w:r>
      </w:ins>
      <w:proofErr w:type="spellStart"/>
      <w:ins w:id="1214" w:author="Luana Soares" w:date="2025-05-06T19:24:00Z">
        <w:r w:rsidRPr="002B2313">
          <w:rPr>
            <w:rFonts w:ascii="Times New Roman" w:hAnsi="Times New Roman" w:cs="Times New Roman"/>
            <w:sz w:val="24"/>
            <w:szCs w:val="24"/>
            <w:lang w:val="en-US"/>
          </w:rPr>
          <w:t>A</w:t>
        </w:r>
      </w:ins>
      <w:ins w:id="1215" w:author="Luana Soares" w:date="2025-05-06T19:18:00Z">
        <w:r w:rsidRPr="002B2313">
          <w:rPr>
            <w:rFonts w:ascii="Times New Roman" w:hAnsi="Times New Roman" w:cs="Times New Roman"/>
            <w:sz w:val="24"/>
            <w:szCs w:val="24"/>
            <w:lang w:val="en-US"/>
          </w:rPr>
          <w:t>xiI</w:t>
        </w:r>
        <w:proofErr w:type="spellEnd"/>
        <w:r w:rsidRPr="002B2313">
          <w:rPr>
            <w:rFonts w:ascii="Times New Roman" w:hAnsi="Times New Roman" w:cs="Times New Roman"/>
            <w:sz w:val="24"/>
            <w:szCs w:val="24"/>
            <w:lang w:val="en-US"/>
          </w:rPr>
          <w:t xml:space="preserve"> — </w:t>
        </w:r>
        <w:r w:rsidRPr="002B2313">
          <w:rPr>
            <w:rFonts w:ascii="Times New Roman" w:hAnsi="Times New Roman" w:cs="Times New Roman"/>
            <w:i/>
            <w:iCs/>
            <w:sz w:val="24"/>
            <w:szCs w:val="24"/>
            <w:lang w:val="en-US"/>
            <w:rPrChange w:id="1216" w:author="Luana Soares" w:date="2025-05-06T19:31:00Z">
              <w:rPr>
                <w:rFonts w:ascii="Times New Roman" w:hAnsi="Times New Roman" w:cs="Times New Roman"/>
                <w:sz w:val="24"/>
                <w:szCs w:val="24"/>
                <w:lang w:val="en-US"/>
              </w:rPr>
            </w:rPrChange>
          </w:rPr>
          <w:t xml:space="preserve">P. </w:t>
        </w:r>
        <w:proofErr w:type="spellStart"/>
        <w:r w:rsidRPr="002B2313">
          <w:rPr>
            <w:rFonts w:ascii="Times New Roman" w:hAnsi="Times New Roman" w:cs="Times New Roman"/>
            <w:i/>
            <w:iCs/>
            <w:sz w:val="24"/>
            <w:szCs w:val="24"/>
            <w:lang w:val="en-US"/>
            <w:rPrChange w:id="1217" w:author="Luana Soares" w:date="2025-05-06T19:31:00Z">
              <w:rPr>
                <w:rFonts w:ascii="Times New Roman" w:hAnsi="Times New Roman" w:cs="Times New Roman"/>
                <w:sz w:val="24"/>
                <w:szCs w:val="24"/>
                <w:lang w:val="en-US"/>
              </w:rPr>
            </w:rPrChange>
          </w:rPr>
          <w:t>axillaris</w:t>
        </w:r>
        <w:proofErr w:type="spellEnd"/>
        <w:r w:rsidRPr="002B2313">
          <w:rPr>
            <w:rFonts w:ascii="Times New Roman" w:hAnsi="Times New Roman" w:cs="Times New Roman"/>
            <w:sz w:val="24"/>
            <w:szCs w:val="24"/>
            <w:lang w:val="en-US"/>
          </w:rPr>
          <w:t xml:space="preserve"> I, </w:t>
        </w:r>
      </w:ins>
      <w:proofErr w:type="spellStart"/>
      <w:ins w:id="1218" w:author="Luana Soares" w:date="2025-05-06T19:24:00Z">
        <w:r w:rsidRPr="002B2313">
          <w:rPr>
            <w:rFonts w:ascii="Times New Roman" w:hAnsi="Times New Roman" w:cs="Times New Roman"/>
            <w:sz w:val="24"/>
            <w:szCs w:val="24"/>
            <w:lang w:val="en-US"/>
          </w:rPr>
          <w:t>A</w:t>
        </w:r>
      </w:ins>
      <w:ins w:id="1219" w:author="Luana Soares" w:date="2025-05-06T19:18:00Z">
        <w:r w:rsidRPr="002B2313">
          <w:rPr>
            <w:rFonts w:ascii="Times New Roman" w:hAnsi="Times New Roman" w:cs="Times New Roman"/>
            <w:sz w:val="24"/>
            <w:szCs w:val="24"/>
            <w:lang w:val="en-US"/>
          </w:rPr>
          <w:t>xiII</w:t>
        </w:r>
        <w:proofErr w:type="spellEnd"/>
        <w:r w:rsidRPr="002B2313">
          <w:rPr>
            <w:rFonts w:ascii="Times New Roman" w:hAnsi="Times New Roman" w:cs="Times New Roman"/>
            <w:sz w:val="24"/>
            <w:szCs w:val="24"/>
            <w:lang w:val="en-US"/>
          </w:rPr>
          <w:t xml:space="preserve"> — </w:t>
        </w:r>
        <w:r w:rsidRPr="002B2313">
          <w:rPr>
            <w:rFonts w:ascii="Times New Roman" w:hAnsi="Times New Roman" w:cs="Times New Roman"/>
            <w:i/>
            <w:iCs/>
            <w:sz w:val="24"/>
            <w:szCs w:val="24"/>
            <w:lang w:val="en-US"/>
            <w:rPrChange w:id="1220" w:author="Luana Soares" w:date="2025-05-06T19:31:00Z">
              <w:rPr>
                <w:rFonts w:ascii="Times New Roman" w:hAnsi="Times New Roman" w:cs="Times New Roman"/>
                <w:sz w:val="24"/>
                <w:szCs w:val="24"/>
                <w:lang w:val="en-US"/>
              </w:rPr>
            </w:rPrChange>
          </w:rPr>
          <w:t xml:space="preserve">P. </w:t>
        </w:r>
        <w:proofErr w:type="spellStart"/>
        <w:r w:rsidRPr="002B2313">
          <w:rPr>
            <w:rFonts w:ascii="Times New Roman" w:hAnsi="Times New Roman" w:cs="Times New Roman"/>
            <w:i/>
            <w:iCs/>
            <w:sz w:val="24"/>
            <w:szCs w:val="24"/>
            <w:lang w:val="en-US"/>
            <w:rPrChange w:id="1221" w:author="Luana Soares" w:date="2025-05-06T19:31:00Z">
              <w:rPr>
                <w:rFonts w:ascii="Times New Roman" w:hAnsi="Times New Roman" w:cs="Times New Roman"/>
                <w:sz w:val="24"/>
                <w:szCs w:val="24"/>
                <w:lang w:val="en-US"/>
              </w:rPr>
            </w:rPrChange>
          </w:rPr>
          <w:t>axillaris</w:t>
        </w:r>
        <w:proofErr w:type="spellEnd"/>
        <w:r w:rsidRPr="002B2313">
          <w:rPr>
            <w:rFonts w:ascii="Times New Roman" w:hAnsi="Times New Roman" w:cs="Times New Roman"/>
            <w:sz w:val="24"/>
            <w:szCs w:val="24"/>
            <w:lang w:val="en-US"/>
          </w:rPr>
          <w:t xml:space="preserve"> II, </w:t>
        </w:r>
      </w:ins>
      <w:ins w:id="1222" w:author="Luana Soares" w:date="2025-05-06T19:24:00Z">
        <w:r w:rsidRPr="002B2313">
          <w:rPr>
            <w:rFonts w:ascii="Times New Roman" w:hAnsi="Times New Roman" w:cs="Times New Roman"/>
            <w:sz w:val="24"/>
            <w:szCs w:val="24"/>
            <w:lang w:val="en-US"/>
          </w:rPr>
          <w:t>N</w:t>
        </w:r>
      </w:ins>
      <w:ins w:id="1223" w:author="Luana Soares" w:date="2025-05-06T19:18:00Z">
        <w:r w:rsidRPr="002B2313">
          <w:rPr>
            <w:rFonts w:ascii="Times New Roman" w:hAnsi="Times New Roman" w:cs="Times New Roman"/>
            <w:sz w:val="24"/>
            <w:szCs w:val="24"/>
            <w:lang w:val="en-US"/>
          </w:rPr>
          <w:t xml:space="preserve">ico — </w:t>
        </w:r>
        <w:r w:rsidRPr="002B2313">
          <w:rPr>
            <w:rFonts w:ascii="Times New Roman" w:hAnsi="Times New Roman" w:cs="Times New Roman"/>
            <w:i/>
            <w:iCs/>
            <w:sz w:val="24"/>
            <w:szCs w:val="24"/>
            <w:lang w:val="en-US"/>
            <w:rPrChange w:id="1224" w:author="Luana Soares" w:date="2025-05-06T19:31:00Z">
              <w:rPr>
                <w:rFonts w:ascii="Times New Roman" w:hAnsi="Times New Roman" w:cs="Times New Roman"/>
                <w:sz w:val="24"/>
                <w:szCs w:val="24"/>
                <w:lang w:val="en-US"/>
              </w:rPr>
            </w:rPrChange>
          </w:rPr>
          <w:t>Nicotiana sylvestris</w:t>
        </w:r>
        <w:r w:rsidRPr="002B2313">
          <w:rPr>
            <w:rFonts w:ascii="Times New Roman" w:hAnsi="Times New Roman" w:cs="Times New Roman"/>
            <w:sz w:val="24"/>
            <w:szCs w:val="24"/>
            <w:lang w:val="en-US"/>
          </w:rPr>
          <w:t xml:space="preserve">, </w:t>
        </w:r>
      </w:ins>
      <w:ins w:id="1225" w:author="Luana Soares" w:date="2025-05-06T19:24:00Z">
        <w:r w:rsidRPr="002B2313">
          <w:rPr>
            <w:rFonts w:ascii="Times New Roman" w:hAnsi="Times New Roman" w:cs="Times New Roman"/>
            <w:sz w:val="24"/>
            <w:szCs w:val="24"/>
            <w:lang w:val="en-US"/>
          </w:rPr>
          <w:t>H</w:t>
        </w:r>
      </w:ins>
      <w:ins w:id="1226" w:author="Luana Soares" w:date="2025-05-06T19:18:00Z">
        <w:r w:rsidRPr="002B2313">
          <w:rPr>
            <w:rFonts w:ascii="Times New Roman" w:hAnsi="Times New Roman" w:cs="Times New Roman"/>
            <w:sz w:val="24"/>
            <w:szCs w:val="24"/>
            <w:lang w:val="en-US"/>
          </w:rPr>
          <w:t xml:space="preserve">abro — </w:t>
        </w:r>
        <w:r w:rsidRPr="002B2313">
          <w:rPr>
            <w:rFonts w:ascii="Times New Roman" w:hAnsi="Times New Roman" w:cs="Times New Roman"/>
            <w:i/>
            <w:iCs/>
            <w:sz w:val="24"/>
            <w:szCs w:val="24"/>
            <w:lang w:val="en-US"/>
            <w:rPrChange w:id="1227" w:author="Luana Soares" w:date="2025-05-06T19:31:00Z">
              <w:rPr>
                <w:rFonts w:ascii="Times New Roman" w:hAnsi="Times New Roman" w:cs="Times New Roman"/>
                <w:sz w:val="24"/>
                <w:szCs w:val="24"/>
                <w:lang w:val="en-US"/>
              </w:rPr>
            </w:rPrChange>
          </w:rPr>
          <w:t xml:space="preserve">Solanum </w:t>
        </w:r>
        <w:proofErr w:type="spellStart"/>
        <w:r w:rsidRPr="002B2313">
          <w:rPr>
            <w:rFonts w:ascii="Times New Roman" w:hAnsi="Times New Roman" w:cs="Times New Roman"/>
            <w:i/>
            <w:iCs/>
            <w:sz w:val="24"/>
            <w:szCs w:val="24"/>
            <w:lang w:val="en-US"/>
            <w:rPrChange w:id="1228" w:author="Luana Soares" w:date="2025-05-06T19:31:00Z">
              <w:rPr>
                <w:rFonts w:ascii="Times New Roman" w:hAnsi="Times New Roman" w:cs="Times New Roman"/>
                <w:sz w:val="24"/>
                <w:szCs w:val="24"/>
                <w:lang w:val="en-US"/>
              </w:rPr>
            </w:rPrChange>
          </w:rPr>
          <w:t>habrochaites</w:t>
        </w:r>
        <w:proofErr w:type="spellEnd"/>
        <w:r w:rsidRPr="002B2313">
          <w:rPr>
            <w:rFonts w:ascii="Times New Roman" w:hAnsi="Times New Roman" w:cs="Times New Roman"/>
            <w:sz w:val="24"/>
            <w:szCs w:val="24"/>
            <w:lang w:val="en-US"/>
          </w:rPr>
          <w:t>.</w:t>
        </w:r>
      </w:ins>
    </w:p>
    <w:p w14:paraId="7DC755A7" w14:textId="3ACE0EDB" w:rsidR="005817B6" w:rsidRPr="002B2313" w:rsidRDefault="005817B6" w:rsidP="005817B6">
      <w:pPr>
        <w:spacing w:line="480" w:lineRule="auto"/>
        <w:rPr>
          <w:ins w:id="1229" w:author="Luana Soares" w:date="2025-05-06T19:12:00Z"/>
          <w:rFonts w:ascii="Times New Roman" w:eastAsia="Times New Roman" w:hAnsi="Times New Roman" w:cs="Times New Roman"/>
          <w:sz w:val="24"/>
          <w:szCs w:val="24"/>
          <w:lang w:val="en-US"/>
        </w:rPr>
      </w:pPr>
      <w:ins w:id="1230" w:author="Luana Soares" w:date="2025-05-06T18:49:00Z">
        <w:r w:rsidRPr="002B2313">
          <w:rPr>
            <w:rFonts w:ascii="Times New Roman" w:hAnsi="Times New Roman" w:cs="Times New Roman"/>
            <w:b/>
            <w:bCs/>
            <w:sz w:val="24"/>
            <w:szCs w:val="24"/>
            <w:lang w:val="en-US"/>
          </w:rPr>
          <w:t xml:space="preserve">Table 1. </w:t>
        </w:r>
      </w:ins>
      <w:ins w:id="1231" w:author="Luana Soares" w:date="2025-05-06T19:30:00Z">
        <w:r w:rsidR="002B2313" w:rsidRPr="002B2313">
          <w:rPr>
            <w:rFonts w:ascii="Times New Roman" w:eastAsia="Times New Roman" w:hAnsi="Times New Roman" w:cs="Times New Roman"/>
            <w:sz w:val="24"/>
            <w:szCs w:val="24"/>
            <w:lang w:val="en-US"/>
          </w:rPr>
          <w:t>Mapping rates (%) across datasets when</w:t>
        </w:r>
        <w:r w:rsidR="002B2313" w:rsidRPr="002B2313">
          <w:rPr>
            <w:rFonts w:ascii="Times New Roman" w:eastAsia="Times New Roman" w:hAnsi="Times New Roman" w:cs="Times New Roman"/>
            <w:sz w:val="24"/>
            <w:szCs w:val="24"/>
            <w:lang w:val="en-US"/>
          </w:rPr>
          <w:t xml:space="preserve"> mapped</w:t>
        </w:r>
        <w:r w:rsidR="002B2313" w:rsidRPr="002B2313">
          <w:rPr>
            <w:rFonts w:ascii="Times New Roman" w:eastAsia="Times New Roman" w:hAnsi="Times New Roman" w:cs="Times New Roman"/>
            <w:sz w:val="24"/>
            <w:szCs w:val="24"/>
            <w:lang w:val="en-US"/>
          </w:rPr>
          <w:t xml:space="preserve"> to different reference genomes, by their phylogenetic proximity to the focal taxa.</w:t>
        </w:r>
      </w:ins>
    </w:p>
    <w:p w14:paraId="47E29A86" w14:textId="5CD4D4F0" w:rsidR="005817B6" w:rsidRDefault="005817B6" w:rsidP="005817B6">
      <w:pPr>
        <w:spacing w:line="480" w:lineRule="auto"/>
        <w:rPr>
          <w:ins w:id="1232" w:author="Luana Soares" w:date="2025-05-06T19:40:00Z"/>
          <w:rFonts w:ascii="Times New Roman" w:hAnsi="Times New Roman" w:cs="Times New Roman"/>
          <w:sz w:val="24"/>
          <w:szCs w:val="24"/>
          <w:lang w:val="en-US"/>
        </w:rPr>
      </w:pPr>
      <w:ins w:id="1233" w:author="Luana Soares" w:date="2025-05-06T18:49:00Z">
        <w:r w:rsidRPr="002B2313">
          <w:rPr>
            <w:rFonts w:ascii="Times New Roman" w:hAnsi="Times New Roman" w:cs="Times New Roman"/>
            <w:b/>
            <w:bCs/>
            <w:sz w:val="24"/>
            <w:szCs w:val="24"/>
            <w:lang w:val="en-US"/>
          </w:rPr>
          <w:t xml:space="preserve">Table S1 </w:t>
        </w:r>
      </w:ins>
      <w:ins w:id="1234" w:author="Luana Soares" w:date="2025-05-06T19:11:00Z">
        <w:r w:rsidR="00860964" w:rsidRPr="002B2313">
          <w:rPr>
            <w:rFonts w:ascii="Times New Roman" w:hAnsi="Times New Roman" w:cs="Times New Roman"/>
            <w:b/>
            <w:bCs/>
            <w:sz w:val="24"/>
            <w:szCs w:val="24"/>
            <w:lang w:val="en-US"/>
          </w:rPr>
          <w:t>–</w:t>
        </w:r>
      </w:ins>
      <w:ins w:id="1235" w:author="Luana Soares" w:date="2025-05-06T18:49:00Z">
        <w:r w:rsidRPr="002B2313">
          <w:rPr>
            <w:rFonts w:ascii="Times New Roman" w:hAnsi="Times New Roman" w:cs="Times New Roman"/>
            <w:b/>
            <w:bCs/>
            <w:sz w:val="24"/>
            <w:szCs w:val="24"/>
            <w:lang w:val="en-US"/>
          </w:rPr>
          <w:t xml:space="preserve"> </w:t>
        </w:r>
      </w:ins>
      <w:ins w:id="1236" w:author="Luana Soares" w:date="2025-05-06T19:29:00Z">
        <w:r w:rsidR="002B2313" w:rsidRPr="002B2313">
          <w:rPr>
            <w:rFonts w:ascii="Times New Roman" w:hAnsi="Times New Roman" w:cs="Times New Roman"/>
            <w:sz w:val="24"/>
            <w:szCs w:val="24"/>
            <w:lang w:val="en-US"/>
            <w:rPrChange w:id="1237" w:author="Luana Soares" w:date="2025-05-06T19:31:00Z">
              <w:rPr>
                <w:rFonts w:ascii="Times New Roman" w:hAnsi="Times New Roman" w:cs="Times New Roman"/>
                <w:b/>
                <w:bCs/>
                <w:sz w:val="24"/>
                <w:szCs w:val="24"/>
                <w:lang w:val="en-US"/>
              </w:rPr>
            </w:rPrChange>
          </w:rPr>
          <w:t>Pairwise F</w:t>
        </w:r>
        <w:r w:rsidR="002B2313" w:rsidRPr="002B2313">
          <w:rPr>
            <w:rFonts w:ascii="Times New Roman" w:hAnsi="Times New Roman" w:cs="Times New Roman"/>
            <w:smallCaps/>
            <w:sz w:val="24"/>
            <w:szCs w:val="24"/>
            <w:vertAlign w:val="subscript"/>
            <w:lang w:val="en-US"/>
            <w:rPrChange w:id="1238" w:author="Luana Soares" w:date="2025-05-06T19:31:00Z">
              <w:rPr>
                <w:rFonts w:ascii="Times New Roman" w:hAnsi="Times New Roman" w:cs="Times New Roman"/>
                <w:b/>
                <w:bCs/>
                <w:sz w:val="24"/>
                <w:szCs w:val="24"/>
                <w:lang w:val="en-US"/>
              </w:rPr>
            </w:rPrChange>
          </w:rPr>
          <w:t>ST</w:t>
        </w:r>
        <w:r w:rsidR="002B2313" w:rsidRPr="002B2313">
          <w:rPr>
            <w:rFonts w:ascii="Times New Roman" w:hAnsi="Times New Roman" w:cs="Times New Roman"/>
            <w:sz w:val="24"/>
            <w:szCs w:val="24"/>
            <w:vertAlign w:val="subscript"/>
            <w:lang w:val="en-US"/>
            <w:rPrChange w:id="1239" w:author="Luana Soares" w:date="2025-05-06T19:31:00Z">
              <w:rPr>
                <w:rFonts w:ascii="Times New Roman" w:hAnsi="Times New Roman" w:cs="Times New Roman"/>
                <w:b/>
                <w:bCs/>
                <w:sz w:val="24"/>
                <w:szCs w:val="24"/>
                <w:lang w:val="en-US"/>
              </w:rPr>
            </w:rPrChange>
          </w:rPr>
          <w:t xml:space="preserve"> </w:t>
        </w:r>
        <w:r w:rsidR="002B2313" w:rsidRPr="002B2313">
          <w:rPr>
            <w:rFonts w:ascii="Times New Roman" w:hAnsi="Times New Roman" w:cs="Times New Roman"/>
            <w:sz w:val="24"/>
            <w:szCs w:val="24"/>
            <w:lang w:val="en-US"/>
            <w:rPrChange w:id="1240" w:author="Luana Soares" w:date="2025-05-06T19:31:00Z">
              <w:rPr>
                <w:rFonts w:ascii="Times New Roman" w:hAnsi="Times New Roman" w:cs="Times New Roman"/>
                <w:b/>
                <w:bCs/>
                <w:sz w:val="24"/>
                <w:szCs w:val="24"/>
                <w:lang w:val="en-US"/>
              </w:rPr>
            </w:rPrChange>
          </w:rPr>
          <w:t>estimates by dataset and reference genome, summarizing genetic differentiation across population and species groups under each alignment scenario.</w:t>
        </w:r>
      </w:ins>
    </w:p>
    <w:p w14:paraId="02C92D59" w14:textId="77777777" w:rsidR="004D0CAE" w:rsidRPr="002B2313" w:rsidRDefault="004D0CAE" w:rsidP="004D0CAE">
      <w:pPr>
        <w:spacing w:line="480" w:lineRule="auto"/>
        <w:rPr>
          <w:ins w:id="1241" w:author="Luana Soares" w:date="2025-05-06T19:40:00Z"/>
          <w:rFonts w:ascii="Times New Roman" w:hAnsi="Times New Roman" w:cs="Times New Roman"/>
          <w:b/>
          <w:bCs/>
          <w:sz w:val="24"/>
          <w:szCs w:val="24"/>
          <w:lang w:val="en-US"/>
        </w:rPr>
      </w:pPr>
      <w:ins w:id="1242" w:author="Luana Soares" w:date="2025-05-06T19:40:00Z">
        <w:r w:rsidRPr="001D28F4">
          <w:rPr>
            <w:rFonts w:ascii="Times New Roman" w:eastAsia="Times New Roman" w:hAnsi="Times New Roman" w:cs="Times New Roman"/>
            <w:b/>
            <w:bCs/>
            <w:sz w:val="24"/>
            <w:szCs w:val="24"/>
            <w:lang w:val="en-US"/>
          </w:rPr>
          <w:lastRenderedPageBreak/>
          <w:t xml:space="preserve">Table </w:t>
        </w:r>
        <w:r>
          <w:rPr>
            <w:rFonts w:ascii="Times New Roman" w:eastAsia="Times New Roman" w:hAnsi="Times New Roman" w:cs="Times New Roman"/>
            <w:b/>
            <w:bCs/>
            <w:sz w:val="24"/>
            <w:szCs w:val="24"/>
            <w:lang w:val="en-US"/>
          </w:rPr>
          <w:t>S</w:t>
        </w:r>
        <w:r w:rsidRPr="001D28F4">
          <w:rPr>
            <w:rFonts w:ascii="Times New Roman" w:eastAsia="Times New Roman" w:hAnsi="Times New Roman" w:cs="Times New Roman"/>
            <w:b/>
            <w:bCs/>
            <w:sz w:val="24"/>
            <w:szCs w:val="24"/>
            <w:lang w:val="en-US"/>
          </w:rPr>
          <w:t>2.</w:t>
        </w:r>
        <w:r w:rsidRPr="002B2313">
          <w:rPr>
            <w:rFonts w:ascii="Times New Roman" w:eastAsia="Times New Roman" w:hAnsi="Times New Roman" w:cs="Times New Roman"/>
            <w:sz w:val="24"/>
            <w:szCs w:val="24"/>
            <w:lang w:val="en-US"/>
          </w:rPr>
          <w:t xml:space="preserve"> Range of K values estimated by </w:t>
        </w:r>
        <w:proofErr w:type="spellStart"/>
        <w:r w:rsidRPr="002B2313">
          <w:rPr>
            <w:rFonts w:ascii="Times New Roman" w:eastAsia="Times New Roman" w:hAnsi="Times New Roman" w:cs="Times New Roman"/>
            <w:sz w:val="24"/>
            <w:szCs w:val="24"/>
            <w:lang w:val="en-US"/>
          </w:rPr>
          <w:t>fastStructure</w:t>
        </w:r>
        <w:proofErr w:type="spellEnd"/>
        <w:r w:rsidRPr="002B2313">
          <w:rPr>
            <w:rFonts w:ascii="Times New Roman" w:eastAsia="Times New Roman" w:hAnsi="Times New Roman" w:cs="Times New Roman"/>
            <w:sz w:val="24"/>
            <w:szCs w:val="24"/>
            <w:lang w:val="en-US"/>
          </w:rPr>
          <w:t xml:space="preserve"> analyses across reference genomes, datasets, and missing data thresholds. Shown are the K maximizing marginal likelihood (model complexity) and the K values selected to best describe the genetic structure in each dataset.</w:t>
        </w:r>
      </w:ins>
    </w:p>
    <w:p w14:paraId="6BF9D88C" w14:textId="77777777" w:rsidR="004D0CAE" w:rsidRPr="002B2313" w:rsidRDefault="004D0CAE" w:rsidP="005817B6">
      <w:pPr>
        <w:spacing w:line="480" w:lineRule="auto"/>
        <w:rPr>
          <w:rFonts w:ascii="Times New Roman" w:hAnsi="Times New Roman" w:cs="Times New Roman"/>
          <w:b/>
          <w:bCs/>
          <w:sz w:val="24"/>
          <w:szCs w:val="24"/>
          <w:lang w:val="en-US"/>
        </w:rPr>
      </w:pPr>
    </w:p>
    <w:sectPr w:rsidR="004D0CAE" w:rsidRPr="002B231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4" w:author="Loreta Brandão de Freitas" w:date="2025-04-15T10:16:00Z" w:initials="Ld">
    <w:p w14:paraId="6DE721C2" w14:textId="4BAF8936" w:rsidR="009B3AA2" w:rsidRDefault="009B3AA2">
      <w:pPr>
        <w:pStyle w:val="CommentText"/>
      </w:pPr>
      <w:r>
        <w:rPr>
          <w:rStyle w:val="CommentReference"/>
        </w:rPr>
        <w:annotationRef/>
      </w:r>
      <w:r>
        <w:t>Máximo 45 caracteres</w:t>
      </w:r>
    </w:p>
  </w:comment>
  <w:comment w:id="15" w:author="Loreta Brandão de Freitas" w:date="2025-04-15T09:16:00Z" w:initials="Ld">
    <w:p w14:paraId="772EEF00" w14:textId="77777777" w:rsidR="00522F2E" w:rsidRDefault="00522F2E">
      <w:pPr>
        <w:pStyle w:val="CommentText"/>
      </w:pPr>
      <w:r>
        <w:rPr>
          <w:rStyle w:val="CommentReference"/>
        </w:rPr>
        <w:annotationRef/>
      </w:r>
      <w:r w:rsidR="009B3AA2">
        <w:t xml:space="preserve">Máximo </w:t>
      </w:r>
      <w:r>
        <w:t>250 palavras</w:t>
      </w:r>
    </w:p>
    <w:p w14:paraId="421982F8" w14:textId="604D6CA3" w:rsidR="00280118" w:rsidRDefault="00280118">
      <w:pPr>
        <w:pStyle w:val="CommentText"/>
      </w:pPr>
      <w:r>
        <w:t>Organizar de forma coerente. Verificar os resultados antes de compor</w:t>
      </w:r>
    </w:p>
  </w:comment>
  <w:comment w:id="16" w:author="Loreta Brandão de Freitas" w:date="2025-04-15T09:16:00Z" w:initials="Ld">
    <w:p w14:paraId="22C56A4F" w14:textId="10B3BD62" w:rsidR="00522F2E" w:rsidRDefault="00522F2E">
      <w:pPr>
        <w:pStyle w:val="CommentText"/>
      </w:pPr>
      <w:r>
        <w:rPr>
          <w:rStyle w:val="CommentReference"/>
        </w:rPr>
        <w:annotationRef/>
      </w:r>
      <w:r>
        <w:t>A partir do abstract até o final da discussão, 8000 palavras. Não conta tabelas, figuras ou outras sessões</w:t>
      </w:r>
    </w:p>
  </w:comment>
  <w:comment w:id="56" w:author="Loreta Brandão de Freitas" w:date="2025-04-28T15:27:00Z" w:initials="Ld">
    <w:p w14:paraId="21CE3906" w14:textId="35794FDB" w:rsidR="00E0380E" w:rsidRDefault="00E0380E">
      <w:pPr>
        <w:pStyle w:val="CommentText"/>
      </w:pPr>
      <w:r>
        <w:rPr>
          <w:rStyle w:val="CommentReference"/>
        </w:rPr>
        <w:annotationRef/>
      </w:r>
      <w:r>
        <w:t>Tudo o que estiver em vermelho precisas conferir, completar ou arrumar</w:t>
      </w:r>
    </w:p>
  </w:comment>
  <w:comment w:id="60" w:author="Loreta Brandão de Freitas" w:date="2025-04-28T15:25:00Z" w:initials="Ld">
    <w:p w14:paraId="62D9F273" w14:textId="35BCE68F" w:rsidR="00E0380E" w:rsidRPr="00F940F2" w:rsidRDefault="00E0380E">
      <w:pPr>
        <w:pStyle w:val="CommentText"/>
        <w:rPr>
          <w:lang w:val="en-US"/>
        </w:rPr>
      </w:pPr>
      <w:r>
        <w:rPr>
          <w:rStyle w:val="CommentReference"/>
        </w:rPr>
        <w:annotationRef/>
      </w:r>
      <w:r w:rsidRPr="00F940F2">
        <w:rPr>
          <w:lang w:val="en-US"/>
        </w:rPr>
        <w:t xml:space="preserve">Este é o da </w:t>
      </w:r>
      <w:r w:rsidRPr="00F940F2">
        <w:rPr>
          <w:lang w:val="en-US"/>
        </w:rPr>
        <w:t>filogenia</w:t>
      </w:r>
    </w:p>
  </w:comment>
  <w:comment w:id="64" w:author="Leonardo Gonçalves" w:date="2025-03-25T20:03:00Z" w:initials="">
    <w:p w14:paraId="00000019" w14:textId="77777777" w:rsidR="008D6296" w:rsidRPr="00522F2E" w:rsidRDefault="00CF3E01">
      <w:pPr>
        <w:widowControl w:val="0"/>
        <w:pBdr>
          <w:top w:val="nil"/>
          <w:left w:val="nil"/>
          <w:bottom w:val="nil"/>
          <w:right w:val="nil"/>
          <w:between w:val="nil"/>
        </w:pBdr>
        <w:spacing w:line="240" w:lineRule="auto"/>
        <w:rPr>
          <w:color w:val="000000"/>
          <w:lang w:val="en-US"/>
        </w:rPr>
      </w:pPr>
      <w:r w:rsidRPr="00522F2E">
        <w:rPr>
          <w:color w:val="000000"/>
          <w:lang w:val="en-US"/>
        </w:rPr>
        <w:t xml:space="preserve">Incomplete lineage sorting and hybridization underlie tree discordance in </w:t>
      </w:r>
      <w:r w:rsidRPr="00522F2E">
        <w:rPr>
          <w:color w:val="000000"/>
          <w:lang w:val="en-US"/>
        </w:rPr>
        <w:t>Petunia and related genera (Petunieae, Solanaceae)</w:t>
      </w:r>
    </w:p>
    <w:p w14:paraId="0000001A" w14:textId="77777777" w:rsidR="008D6296" w:rsidRPr="00522F2E" w:rsidRDefault="00CF3E01">
      <w:pPr>
        <w:widowControl w:val="0"/>
        <w:pBdr>
          <w:top w:val="nil"/>
          <w:left w:val="nil"/>
          <w:bottom w:val="nil"/>
          <w:right w:val="nil"/>
          <w:between w:val="nil"/>
        </w:pBdr>
        <w:spacing w:line="240" w:lineRule="auto"/>
        <w:rPr>
          <w:color w:val="000000"/>
          <w:lang w:val="en-US"/>
        </w:rPr>
      </w:pPr>
      <w:r w:rsidRPr="00522F2E">
        <w:rPr>
          <w:color w:val="000000"/>
          <w:lang w:val="en-US"/>
        </w:rPr>
        <w:t>Pezzi et al. 2024</w:t>
      </w:r>
    </w:p>
    <w:p w14:paraId="0000001B" w14:textId="77777777" w:rsidR="008D6296" w:rsidRPr="00522F2E" w:rsidRDefault="008D6296">
      <w:pPr>
        <w:widowControl w:val="0"/>
        <w:pBdr>
          <w:top w:val="nil"/>
          <w:left w:val="nil"/>
          <w:bottom w:val="nil"/>
          <w:right w:val="nil"/>
          <w:between w:val="nil"/>
        </w:pBdr>
        <w:spacing w:line="240" w:lineRule="auto"/>
        <w:rPr>
          <w:color w:val="000000"/>
          <w:lang w:val="en-US"/>
        </w:rPr>
      </w:pPr>
    </w:p>
    <w:p w14:paraId="0000001C" w14:textId="77777777" w:rsidR="008D6296" w:rsidRPr="00522F2E" w:rsidRDefault="00CF3E01">
      <w:pPr>
        <w:widowControl w:val="0"/>
        <w:pBdr>
          <w:top w:val="nil"/>
          <w:left w:val="nil"/>
          <w:bottom w:val="nil"/>
          <w:right w:val="nil"/>
          <w:between w:val="nil"/>
        </w:pBdr>
        <w:spacing w:line="240" w:lineRule="auto"/>
        <w:rPr>
          <w:color w:val="000000"/>
          <w:lang w:val="en-US"/>
        </w:rPr>
      </w:pPr>
      <w:r w:rsidRPr="00522F2E">
        <w:rPr>
          <w:color w:val="000000"/>
          <w:lang w:val="en-US"/>
        </w:rPr>
        <w:t>https://doi.org/10.1016/j.ympev.2024.108136</w:t>
      </w:r>
    </w:p>
  </w:comment>
  <w:comment w:id="126" w:author="Loreta Brandão de Freitas" w:date="2025-04-28T15:28:00Z" w:initials="Ld">
    <w:p w14:paraId="61823236" w14:textId="08249CA3" w:rsidR="00BA5DD2" w:rsidRDefault="00BA5DD2">
      <w:pPr>
        <w:pStyle w:val="CommentText"/>
      </w:pPr>
      <w:r>
        <w:rPr>
          <w:rStyle w:val="CommentReference"/>
        </w:rPr>
        <w:annotationRef/>
      </w:r>
      <w:r>
        <w:t xml:space="preserve">figuras e tabelas estão destacadas em verde e numeradas de acordo com quando foram chamadas no texto. Precisas verificar se é </w:t>
      </w:r>
      <w:r>
        <w:t>esta mesmo a ordem</w:t>
      </w:r>
    </w:p>
  </w:comment>
  <w:comment w:id="210" w:author="Loreta Brandão de Freitas" w:date="2025-04-28T15:34:00Z" w:initials="Ld">
    <w:p w14:paraId="091B4F4E" w14:textId="3E4DD9A9" w:rsidR="00BA5DD2" w:rsidRDefault="00BA5DD2">
      <w:pPr>
        <w:pStyle w:val="CommentText"/>
      </w:pPr>
      <w:r>
        <w:rPr>
          <w:rStyle w:val="CommentReference"/>
        </w:rPr>
        <w:annotationRef/>
      </w:r>
      <w:r>
        <w:t>tabelas 2 e 3 devem ser transformadas em word</w:t>
      </w:r>
    </w:p>
  </w:comment>
  <w:comment w:id="225" w:author="Loreta Brandão de Freitas" w:date="2025-04-28T15:34:00Z" w:initials="Ld">
    <w:p w14:paraId="4BA40CB9" w14:textId="6E6409A4" w:rsidR="00BA5DD2" w:rsidRDefault="00BA5DD2">
      <w:pPr>
        <w:pStyle w:val="CommentText"/>
      </w:pPr>
      <w:r>
        <w:rPr>
          <w:rStyle w:val="CommentReference"/>
        </w:rPr>
        <w:annotationRef/>
      </w:r>
      <w:r>
        <w:t xml:space="preserve">juntar as partes </w:t>
      </w:r>
      <w:r>
        <w:t>a,b e c em uma só figura</w:t>
      </w:r>
    </w:p>
  </w:comment>
  <w:comment w:id="226" w:author="Luana Soares" w:date="2025-05-06T17:07:00Z" w:initials="LSS">
    <w:p w14:paraId="58880670" w14:textId="77777777" w:rsidR="00DC7BFE" w:rsidRDefault="00DC7BFE" w:rsidP="00DE0335">
      <w:pPr>
        <w:pStyle w:val="CommentText"/>
      </w:pPr>
      <w:r>
        <w:rPr>
          <w:rStyle w:val="CommentReference"/>
        </w:rPr>
        <w:annotationRef/>
      </w:r>
      <w:r>
        <w:t>Pra submissão</w:t>
      </w:r>
    </w:p>
  </w:comment>
  <w:comment w:id="224" w:author="Luana Soares" w:date="2025-05-06T16:53:00Z" w:initials="LSS">
    <w:p w14:paraId="7B878344" w14:textId="756BCFC6" w:rsidR="002D7BE8" w:rsidRDefault="002D7BE8" w:rsidP="00565D87">
      <w:pPr>
        <w:pStyle w:val="CommentText"/>
      </w:pPr>
      <w:r>
        <w:rPr>
          <w:rStyle w:val="CommentReference"/>
        </w:rPr>
        <w:annotationRef/>
      </w:r>
      <w:r>
        <w:t xml:space="preserve">Eu não vejo necessidade de destrinchar essas diferenças, acho que o principal é ver na figura e é isso. Fica só confuso ter que explicar. </w:t>
      </w:r>
    </w:p>
  </w:comment>
  <w:comment w:id="286" w:author="Loreta Brandão de Freitas" w:date="2025-04-29T15:14:00Z" w:initials="Ld">
    <w:p w14:paraId="5F8DBADD" w14:textId="77777777" w:rsidR="002B4B20" w:rsidRPr="00B1365A" w:rsidRDefault="002B4B20" w:rsidP="002B4B20">
      <w:pPr>
        <w:pStyle w:val="CommentText"/>
        <w:rPr>
          <w:lang w:val="en-US"/>
        </w:rPr>
      </w:pPr>
      <w:r>
        <w:rPr>
          <w:rStyle w:val="CommentReference"/>
        </w:rPr>
        <w:annotationRef/>
      </w:r>
      <w:r w:rsidRPr="00B1365A">
        <w:rPr>
          <w:rFonts w:ascii="Segoe UI" w:hAnsi="Segoe UI" w:cs="Segoe UI"/>
          <w:color w:val="212121"/>
          <w:shd w:val="clear" w:color="auto" w:fill="FFFFFF"/>
          <w:lang w:val="en-US"/>
        </w:rPr>
        <w:t>Cariou M, Duret L, Charlat S. Is RAD-seq suitable for phylogenetic inference? An in silico assessment and optimization. Ecol Evol. 2013 Apr;3(4):846-52. doi: 10.1002/ece3.512.</w:t>
      </w:r>
    </w:p>
  </w:comment>
  <w:comment w:id="287" w:author="Loreta Brandão de Freitas" w:date="2025-04-30T15:06:00Z" w:initials="Ld">
    <w:p w14:paraId="5B4686C0" w14:textId="77777777" w:rsidR="002B4B20" w:rsidRPr="002B4B20" w:rsidRDefault="002B4B20" w:rsidP="002B4B20">
      <w:pPr>
        <w:rPr>
          <w:rFonts w:ascii="Times New Roman" w:eastAsia="Times New Roman" w:hAnsi="Times New Roman" w:cs="Times New Roman"/>
          <w:lang w:val="en-US"/>
        </w:rPr>
      </w:pPr>
      <w:r>
        <w:rPr>
          <w:rStyle w:val="CommentReference"/>
        </w:rPr>
        <w:annotationRef/>
      </w:r>
      <w:r w:rsidRPr="00E06E4B">
        <w:rPr>
          <w:lang w:val="en-US"/>
        </w:rPr>
        <w:t>Arnold, B.; Corbett-</w:t>
      </w:r>
      <w:r w:rsidRPr="00E06E4B">
        <w:rPr>
          <w:lang w:val="en-US"/>
        </w:rPr>
        <w:t>Detig, R</w:t>
      </w:r>
      <w:r>
        <w:rPr>
          <w:lang w:val="en-US"/>
        </w:rPr>
        <w:t xml:space="preserve">.B.; Hartl, D.; Bomblies, K. 2013. RADseq underestimates diversity and introduces genealogical biases due to nonrandom haplotype sampling. Mol Ecol 22: 3179-3190. </w:t>
      </w:r>
      <w:r w:rsidRPr="002B4B20">
        <w:rPr>
          <w:rFonts w:ascii="Open Sans" w:eastAsia="Times New Roman" w:hAnsi="Open Sans" w:cs="Open Sans"/>
          <w:color w:val="767676"/>
          <w:sz w:val="21"/>
          <w:szCs w:val="21"/>
          <w:shd w:val="clear" w:color="auto" w:fill="FFFFFF"/>
          <w:lang w:val="en-US"/>
        </w:rPr>
        <w:t> </w:t>
      </w:r>
    </w:p>
    <w:p w14:paraId="3BAC651E" w14:textId="77777777" w:rsidR="002B4B20" w:rsidRPr="002B4B20" w:rsidRDefault="00CF3E01" w:rsidP="002B4B20">
      <w:pPr>
        <w:shd w:val="clear" w:color="auto" w:fill="FFFFFF"/>
        <w:rPr>
          <w:rFonts w:ascii="Open Sans" w:eastAsia="Times New Roman" w:hAnsi="Open Sans" w:cs="Open Sans"/>
          <w:color w:val="767676"/>
          <w:sz w:val="21"/>
          <w:szCs w:val="21"/>
          <w:lang w:val="en-US"/>
        </w:rPr>
      </w:pPr>
      <w:hyperlink r:id="rId1" w:history="1">
        <w:r w:rsidR="002B4B20" w:rsidRPr="00E06E4B">
          <w:rPr>
            <w:rFonts w:ascii="Open Sans" w:eastAsia="Times New Roman" w:hAnsi="Open Sans" w:cs="Open Sans"/>
            <w:b/>
            <w:bCs/>
            <w:color w:val="123D80"/>
            <w:sz w:val="21"/>
            <w:szCs w:val="21"/>
            <w:u w:val="single"/>
            <w:lang w:val="en-US"/>
          </w:rPr>
          <w:t>https://doi.org/10.1111/mec.12276</w:t>
        </w:r>
      </w:hyperlink>
    </w:p>
  </w:comment>
  <w:comment w:id="288" w:author="Loreta Brandão de Freitas" w:date="2025-05-02T12:38:00Z" w:initials="Ld">
    <w:p w14:paraId="5FB002EB" w14:textId="77777777" w:rsidR="002B4B20" w:rsidRPr="00F66178" w:rsidRDefault="002B4B20" w:rsidP="002B4B20">
      <w:pPr>
        <w:pStyle w:val="CommentText"/>
        <w:rPr>
          <w:lang w:val="en-US"/>
        </w:rPr>
      </w:pPr>
      <w:r>
        <w:rPr>
          <w:rStyle w:val="CommentReference"/>
        </w:rPr>
        <w:annotationRef/>
      </w:r>
      <w:r w:rsidRPr="00F66178">
        <w:rPr>
          <w:lang w:val="en-US"/>
        </w:rPr>
        <w:t>Huang, H</w:t>
      </w:r>
      <w:r>
        <w:rPr>
          <w:lang w:val="en-US"/>
        </w:rPr>
        <w:t xml:space="preserve">.; Knowles, L.L. 2016. Unforeseen consequences of excluding missing data from next-generation sequences: Simulation study of RAD sequences. Syst. Biol. 65: 357-365. </w:t>
      </w:r>
      <w:r w:rsidRPr="002B4B20">
        <w:rPr>
          <w:rFonts w:ascii="Times New Roman" w:hAnsi="Times New Roman" w:cs="Times New Roman"/>
          <w:i/>
          <w:iCs/>
          <w:sz w:val="12"/>
          <w:szCs w:val="12"/>
          <w:lang w:val="en-US"/>
        </w:rPr>
        <w:t>DOI:10.1093/</w:t>
      </w:r>
      <w:r w:rsidRPr="002B4B20">
        <w:rPr>
          <w:rFonts w:ascii="Times New Roman" w:hAnsi="Times New Roman" w:cs="Times New Roman"/>
          <w:i/>
          <w:iCs/>
          <w:sz w:val="12"/>
          <w:szCs w:val="12"/>
          <w:lang w:val="en-US"/>
        </w:rPr>
        <w:t>sysbio/syu046</w:t>
      </w:r>
    </w:p>
  </w:comment>
  <w:comment w:id="300" w:author="Loreta Brandão de Freitas" w:date="2025-04-29T16:19:00Z" w:initials="Ld">
    <w:p w14:paraId="7E6CD519" w14:textId="77777777" w:rsidR="002B4B20" w:rsidRPr="00772B38" w:rsidRDefault="002B4B20" w:rsidP="002B4B20">
      <w:pPr>
        <w:pStyle w:val="CommentText"/>
        <w:rPr>
          <w:lang w:val="en-US"/>
        </w:rPr>
      </w:pPr>
      <w:r>
        <w:rPr>
          <w:rStyle w:val="CommentReference"/>
        </w:rPr>
        <w:annotationRef/>
      </w:r>
      <w:r w:rsidRPr="009B08F2">
        <w:rPr>
          <w:rFonts w:ascii="Segoe UI" w:hAnsi="Segoe UI" w:cs="Segoe UI"/>
          <w:color w:val="333333"/>
          <w:shd w:val="clear" w:color="auto" w:fill="FFFFFF"/>
          <w:lang w:val="en-US"/>
        </w:rPr>
        <w:t>Chattopadhyay, B., Garg, K.M. &amp; Ramakrishnan, U. Effect of diversity and missing data on genetic assignment with RAD-Seq markers. </w:t>
      </w:r>
      <w:r w:rsidRPr="00772B38">
        <w:rPr>
          <w:rFonts w:ascii="Segoe UI" w:hAnsi="Segoe UI" w:cs="Segoe UI"/>
          <w:i/>
          <w:iCs/>
          <w:color w:val="333333"/>
          <w:shd w:val="clear" w:color="auto" w:fill="FFFFFF"/>
          <w:lang w:val="en-US"/>
        </w:rPr>
        <w:t>BMC Res Notes</w:t>
      </w:r>
      <w:r w:rsidRPr="00772B38">
        <w:rPr>
          <w:rFonts w:ascii="Segoe UI" w:hAnsi="Segoe UI" w:cs="Segoe UI"/>
          <w:color w:val="333333"/>
          <w:shd w:val="clear" w:color="auto" w:fill="FFFFFF"/>
          <w:lang w:val="en-US"/>
        </w:rPr>
        <w:t> </w:t>
      </w:r>
      <w:r w:rsidRPr="00772B38">
        <w:rPr>
          <w:rFonts w:ascii="Segoe UI" w:hAnsi="Segoe UI" w:cs="Segoe UI"/>
          <w:b/>
          <w:bCs/>
          <w:color w:val="333333"/>
          <w:shd w:val="clear" w:color="auto" w:fill="FFFFFF"/>
          <w:lang w:val="en-US"/>
        </w:rPr>
        <w:t>7</w:t>
      </w:r>
      <w:r w:rsidRPr="00772B38">
        <w:rPr>
          <w:rFonts w:ascii="Segoe UI" w:hAnsi="Segoe UI" w:cs="Segoe UI"/>
          <w:color w:val="333333"/>
          <w:shd w:val="clear" w:color="auto" w:fill="FFFFFF"/>
          <w:lang w:val="en-US"/>
        </w:rPr>
        <w:t>, 841 (2014). https://doi.org/10.1186/1756-0500-7-841</w:t>
      </w:r>
    </w:p>
  </w:comment>
  <w:comment w:id="304" w:author="Loreta Brandão de Freitas" w:date="2025-04-29T16:20:00Z" w:initials="Ld">
    <w:p w14:paraId="30381738" w14:textId="77777777" w:rsidR="002B4B20" w:rsidRDefault="002B4B20" w:rsidP="002B4B20">
      <w:pPr>
        <w:pStyle w:val="CommentText"/>
      </w:pPr>
      <w:r>
        <w:rPr>
          <w:rStyle w:val="CommentReference"/>
        </w:rPr>
        <w:annotationRef/>
      </w:r>
      <w:r w:rsidRPr="009B08F2">
        <w:rPr>
          <w:rFonts w:ascii="Georgia" w:hAnsi="Georgia"/>
          <w:color w:val="333333"/>
          <w:sz w:val="27"/>
          <w:szCs w:val="27"/>
          <w:shd w:val="clear" w:color="auto" w:fill="FFFFFF"/>
          <w:lang w:val="en-US"/>
        </w:rPr>
        <w:t xml:space="preserve">Hovmoller R, Lacey Knowles L, Kubatko LS: Effects of missing data on species tree estimation under the coalescent. </w:t>
      </w:r>
      <w:r>
        <w:rPr>
          <w:rFonts w:ascii="Georgia" w:hAnsi="Georgia"/>
          <w:color w:val="333333"/>
          <w:sz w:val="27"/>
          <w:szCs w:val="27"/>
          <w:shd w:val="clear" w:color="auto" w:fill="FFFFFF"/>
        </w:rPr>
        <w:t>Mol Phylogenet Evol. 2013, 69: 1057-1062. 10.1016/j.ympev.2013.06.004.</w:t>
      </w:r>
    </w:p>
  </w:comment>
  <w:comment w:id="408" w:author="Luana Soares" w:date="2025-05-06T17:42:00Z" w:initials="LSS">
    <w:p w14:paraId="5DE23167" w14:textId="77777777" w:rsidR="002B2313" w:rsidRDefault="003310BD" w:rsidP="004C6004">
      <w:pPr>
        <w:pStyle w:val="CommentText"/>
      </w:pPr>
      <w:r>
        <w:rPr>
          <w:rStyle w:val="CommentReference"/>
        </w:rPr>
        <w:annotationRef/>
      </w:r>
      <w:r w:rsidR="002B2313">
        <w:t>Ai, para versão para submeter vou querer também focar no porque. Tipo pouca diferenciação genética entre os clados dado o pouco tempo e tals. Mas vai ter que ser isso para banca kkkk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E721C2" w15:done="1"/>
  <w15:commentEx w15:paraId="421982F8" w15:done="1"/>
  <w15:commentEx w15:paraId="22C56A4F" w15:done="0"/>
  <w15:commentEx w15:paraId="21CE3906" w15:done="1"/>
  <w15:commentEx w15:paraId="62D9F273" w15:done="1"/>
  <w15:commentEx w15:paraId="0000001C" w15:done="0"/>
  <w15:commentEx w15:paraId="61823236" w15:done="1"/>
  <w15:commentEx w15:paraId="091B4F4E" w15:done="0"/>
  <w15:commentEx w15:paraId="4BA40CB9" w15:done="0"/>
  <w15:commentEx w15:paraId="58880670" w15:paraIdParent="4BA40CB9" w15:done="0"/>
  <w15:commentEx w15:paraId="7B878344" w15:done="0"/>
  <w15:commentEx w15:paraId="5F8DBADD" w15:done="1"/>
  <w15:commentEx w15:paraId="3BAC651E" w15:done="1"/>
  <w15:commentEx w15:paraId="5FB002EB" w15:done="1"/>
  <w15:commentEx w15:paraId="7E6CD519" w15:done="1"/>
  <w15:commentEx w15:paraId="30381738" w15:done="1"/>
  <w15:commentEx w15:paraId="5DE231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3FE9C09" w16cex:dateUtc="2025-04-15T13:16:00Z"/>
  <w16cex:commentExtensible w16cex:durableId="2A93252A" w16cex:dateUtc="2025-04-15T12:16:00Z"/>
  <w16cex:commentExtensible w16cex:durableId="720B9CC4" w16cex:dateUtc="2025-04-15T12:16:00Z"/>
  <w16cex:commentExtensible w16cex:durableId="40610C5C" w16cex:dateUtc="2025-04-28T18:27:00Z"/>
  <w16cex:commentExtensible w16cex:durableId="5F367C4C" w16cex:dateUtc="2025-04-28T18:25:00Z"/>
  <w16cex:commentExtensible w16cex:durableId="216D3362" w16cex:dateUtc="2025-04-28T18:28:00Z"/>
  <w16cex:commentExtensible w16cex:durableId="6D0990C6" w16cex:dateUtc="2025-04-28T18:34:00Z"/>
  <w16cex:commentExtensible w16cex:durableId="4CB3632D" w16cex:dateUtc="2025-04-28T18:34:00Z"/>
  <w16cex:commentExtensible w16cex:durableId="2BC4C061" w16cex:dateUtc="2025-05-06T20:07:00Z"/>
  <w16cex:commentExtensible w16cex:durableId="2BC4BCF2" w16cex:dateUtc="2025-05-06T19:53:00Z"/>
  <w16cex:commentExtensible w16cex:durableId="42CB31E9" w16cex:dateUtc="2025-04-29T18:14:00Z"/>
  <w16cex:commentExtensible w16cex:durableId="02FC6DA5" w16cex:dateUtc="2025-04-30T18:06:00Z"/>
  <w16cex:commentExtensible w16cex:durableId="742749E1" w16cex:dateUtc="2025-05-02T15:38:00Z"/>
  <w16cex:commentExtensible w16cex:durableId="2B0C1B51" w16cex:dateUtc="2025-04-29T19:19:00Z"/>
  <w16cex:commentExtensible w16cex:durableId="762ADA34" w16cex:dateUtc="2025-04-29T19:20:00Z"/>
  <w16cex:commentExtensible w16cex:durableId="2BC4C86A" w16cex:dateUtc="2025-05-06T2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E721C2" w16cid:durableId="23FE9C09"/>
  <w16cid:commentId w16cid:paraId="421982F8" w16cid:durableId="2A93252A"/>
  <w16cid:commentId w16cid:paraId="22C56A4F" w16cid:durableId="720B9CC4"/>
  <w16cid:commentId w16cid:paraId="21CE3906" w16cid:durableId="40610C5C"/>
  <w16cid:commentId w16cid:paraId="62D9F273" w16cid:durableId="5F367C4C"/>
  <w16cid:commentId w16cid:paraId="0000001C" w16cid:durableId="346478D2"/>
  <w16cid:commentId w16cid:paraId="61823236" w16cid:durableId="216D3362"/>
  <w16cid:commentId w16cid:paraId="091B4F4E" w16cid:durableId="6D0990C6"/>
  <w16cid:commentId w16cid:paraId="4BA40CB9" w16cid:durableId="4CB3632D"/>
  <w16cid:commentId w16cid:paraId="58880670" w16cid:durableId="2BC4C061"/>
  <w16cid:commentId w16cid:paraId="7B878344" w16cid:durableId="2BC4BCF2"/>
  <w16cid:commentId w16cid:paraId="5F8DBADD" w16cid:durableId="42CB31E9"/>
  <w16cid:commentId w16cid:paraId="3BAC651E" w16cid:durableId="02FC6DA5"/>
  <w16cid:commentId w16cid:paraId="5FB002EB" w16cid:durableId="742749E1"/>
  <w16cid:commentId w16cid:paraId="7E6CD519" w16cid:durableId="2B0C1B51"/>
  <w16cid:commentId w16cid:paraId="30381738" w16cid:durableId="762ADA34"/>
  <w16cid:commentId w16cid:paraId="5DE23167" w16cid:durableId="2BC4C8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12796"/>
    <w:multiLevelType w:val="multilevel"/>
    <w:tmpl w:val="C1182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7F00DC"/>
    <w:multiLevelType w:val="multilevel"/>
    <w:tmpl w:val="40BCC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43065152">
    <w:abstractNumId w:val="0"/>
  </w:num>
  <w:num w:numId="2" w16cid:durableId="18870589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ana Soares">
    <w15:presenceInfo w15:providerId="None" w15:userId="Luana Soares"/>
  </w15:person>
  <w15:person w15:author="Loreta Brandão de Freitas">
    <w15:presenceInfo w15:providerId="Windows Live" w15:userId="32cc34660a150d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296"/>
    <w:rsid w:val="0000341E"/>
    <w:rsid w:val="00003A20"/>
    <w:rsid w:val="000A43E4"/>
    <w:rsid w:val="000B6A97"/>
    <w:rsid w:val="000C0CB8"/>
    <w:rsid w:val="000D6E3F"/>
    <w:rsid w:val="000D7DD3"/>
    <w:rsid w:val="000F6654"/>
    <w:rsid w:val="00133D28"/>
    <w:rsid w:val="00136A1A"/>
    <w:rsid w:val="00192C9A"/>
    <w:rsid w:val="001B5AE4"/>
    <w:rsid w:val="001D6356"/>
    <w:rsid w:val="001F48BF"/>
    <w:rsid w:val="002225FD"/>
    <w:rsid w:val="002458A3"/>
    <w:rsid w:val="00280118"/>
    <w:rsid w:val="002B1346"/>
    <w:rsid w:val="002B2313"/>
    <w:rsid w:val="002B4B20"/>
    <w:rsid w:val="002C0881"/>
    <w:rsid w:val="002D7BE8"/>
    <w:rsid w:val="00301D7C"/>
    <w:rsid w:val="003053D8"/>
    <w:rsid w:val="003310BD"/>
    <w:rsid w:val="003F7B63"/>
    <w:rsid w:val="00403867"/>
    <w:rsid w:val="0046374D"/>
    <w:rsid w:val="00484A7F"/>
    <w:rsid w:val="004B140C"/>
    <w:rsid w:val="004D0CAE"/>
    <w:rsid w:val="00507A6C"/>
    <w:rsid w:val="00522F2E"/>
    <w:rsid w:val="00525A44"/>
    <w:rsid w:val="00551C5B"/>
    <w:rsid w:val="005817B6"/>
    <w:rsid w:val="00586C0A"/>
    <w:rsid w:val="00621925"/>
    <w:rsid w:val="006460C7"/>
    <w:rsid w:val="006731D5"/>
    <w:rsid w:val="0067547F"/>
    <w:rsid w:val="006E3548"/>
    <w:rsid w:val="00731FBD"/>
    <w:rsid w:val="007326D2"/>
    <w:rsid w:val="00735004"/>
    <w:rsid w:val="007514A9"/>
    <w:rsid w:val="00756C79"/>
    <w:rsid w:val="00766BB2"/>
    <w:rsid w:val="0079355E"/>
    <w:rsid w:val="007B0631"/>
    <w:rsid w:val="007E4BD1"/>
    <w:rsid w:val="00813260"/>
    <w:rsid w:val="0085608A"/>
    <w:rsid w:val="00860964"/>
    <w:rsid w:val="00892F5D"/>
    <w:rsid w:val="008A619B"/>
    <w:rsid w:val="008C637A"/>
    <w:rsid w:val="008D6296"/>
    <w:rsid w:val="008F671B"/>
    <w:rsid w:val="00920E82"/>
    <w:rsid w:val="00945881"/>
    <w:rsid w:val="0096090C"/>
    <w:rsid w:val="00973E89"/>
    <w:rsid w:val="009776F7"/>
    <w:rsid w:val="00985D4E"/>
    <w:rsid w:val="009B3AA2"/>
    <w:rsid w:val="009C710E"/>
    <w:rsid w:val="009D6B12"/>
    <w:rsid w:val="009E06D2"/>
    <w:rsid w:val="009F3FD8"/>
    <w:rsid w:val="009F6264"/>
    <w:rsid w:val="00A128A3"/>
    <w:rsid w:val="00A77773"/>
    <w:rsid w:val="00AB1747"/>
    <w:rsid w:val="00AC631E"/>
    <w:rsid w:val="00AE0856"/>
    <w:rsid w:val="00B13AF9"/>
    <w:rsid w:val="00B57AEF"/>
    <w:rsid w:val="00B66762"/>
    <w:rsid w:val="00B81C26"/>
    <w:rsid w:val="00BA5DD2"/>
    <w:rsid w:val="00BA7EE2"/>
    <w:rsid w:val="00BB3D37"/>
    <w:rsid w:val="00C30839"/>
    <w:rsid w:val="00C531EC"/>
    <w:rsid w:val="00C74CC6"/>
    <w:rsid w:val="00C86477"/>
    <w:rsid w:val="00CA18A2"/>
    <w:rsid w:val="00CB696E"/>
    <w:rsid w:val="00CF3E01"/>
    <w:rsid w:val="00D0564D"/>
    <w:rsid w:val="00D31D8E"/>
    <w:rsid w:val="00D61C5C"/>
    <w:rsid w:val="00D774C6"/>
    <w:rsid w:val="00D87E60"/>
    <w:rsid w:val="00D92F83"/>
    <w:rsid w:val="00DC7BFE"/>
    <w:rsid w:val="00DD0F9B"/>
    <w:rsid w:val="00DD46EC"/>
    <w:rsid w:val="00DF511B"/>
    <w:rsid w:val="00E00628"/>
    <w:rsid w:val="00E0380E"/>
    <w:rsid w:val="00E151E4"/>
    <w:rsid w:val="00ED3576"/>
    <w:rsid w:val="00F378CF"/>
    <w:rsid w:val="00F540FF"/>
    <w:rsid w:val="00F618AB"/>
    <w:rsid w:val="00F7165D"/>
    <w:rsid w:val="00F82ECC"/>
    <w:rsid w:val="00F940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DF32"/>
  <w15:docId w15:val="{87E7D97B-C43A-8B45-9147-8D5D3B38B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22F2E"/>
    <w:rPr>
      <w:b/>
      <w:bCs/>
    </w:rPr>
  </w:style>
  <w:style w:type="character" w:customStyle="1" w:styleId="CommentSubjectChar">
    <w:name w:val="Comment Subject Char"/>
    <w:basedOn w:val="CommentTextChar"/>
    <w:link w:val="CommentSubject"/>
    <w:uiPriority w:val="99"/>
    <w:semiHidden/>
    <w:rsid w:val="00522F2E"/>
    <w:rPr>
      <w:b/>
      <w:bCs/>
      <w:sz w:val="20"/>
      <w:szCs w:val="20"/>
    </w:rPr>
  </w:style>
  <w:style w:type="paragraph" w:styleId="ListParagraph">
    <w:name w:val="List Paragraph"/>
    <w:basedOn w:val="Normal"/>
    <w:uiPriority w:val="34"/>
    <w:qFormat/>
    <w:rsid w:val="00B57AEF"/>
    <w:pPr>
      <w:ind w:left="720"/>
      <w:contextualSpacing/>
    </w:pPr>
  </w:style>
  <w:style w:type="character" w:styleId="Hyperlink">
    <w:name w:val="Hyperlink"/>
    <w:basedOn w:val="DefaultParagraphFont"/>
    <w:uiPriority w:val="99"/>
    <w:unhideWhenUsed/>
    <w:rsid w:val="00136A1A"/>
    <w:rPr>
      <w:color w:val="0000FF"/>
      <w:u w:val="single"/>
    </w:rPr>
  </w:style>
  <w:style w:type="character" w:styleId="Emphasis">
    <w:name w:val="Emphasis"/>
    <w:basedOn w:val="DefaultParagraphFont"/>
    <w:uiPriority w:val="20"/>
    <w:qFormat/>
    <w:rsid w:val="00C30839"/>
    <w:rPr>
      <w:i/>
      <w:iCs/>
    </w:rPr>
  </w:style>
  <w:style w:type="paragraph" w:styleId="Revision">
    <w:name w:val="Revision"/>
    <w:hidden/>
    <w:uiPriority w:val="99"/>
    <w:semiHidden/>
    <w:rsid w:val="004B140C"/>
    <w:pPr>
      <w:spacing w:line="240" w:lineRule="auto"/>
    </w:pPr>
  </w:style>
  <w:style w:type="character" w:styleId="UnresolvedMention">
    <w:name w:val="Unresolved Mention"/>
    <w:basedOn w:val="DefaultParagraphFont"/>
    <w:uiPriority w:val="99"/>
    <w:semiHidden/>
    <w:unhideWhenUsed/>
    <w:rsid w:val="00003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0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doi.org/10.1111/mec.12276"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35BFD-5A99-344C-805D-A52D68880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7466</Words>
  <Characters>42559</Characters>
  <Application>Microsoft Office Word</Application>
  <DocSecurity>0</DocSecurity>
  <Lines>354</Lines>
  <Paragraphs>99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Luana Soares</cp:lastModifiedBy>
  <cp:revision>3</cp:revision>
  <dcterms:created xsi:type="dcterms:W3CDTF">2025-05-06T22:41:00Z</dcterms:created>
  <dcterms:modified xsi:type="dcterms:W3CDTF">2025-05-06T22:42:00Z</dcterms:modified>
</cp:coreProperties>
</file>