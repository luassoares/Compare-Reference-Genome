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63EA3" w14:textId="77777777" w:rsidR="001951C1" w:rsidRPr="00C92FD4" w:rsidRDefault="001951C1" w:rsidP="001951C1">
      <w:pPr>
        <w:spacing w:line="480" w:lineRule="auto"/>
        <w:rPr>
          <w:b/>
        </w:rPr>
      </w:pPr>
      <w:r w:rsidRPr="00C92FD4">
        <w:rPr>
          <w:b/>
        </w:rPr>
        <w:t>Resource Article</w:t>
      </w:r>
    </w:p>
    <w:p w14:paraId="211D9C94" w14:textId="77777777" w:rsidR="001951C1" w:rsidRPr="00C92FD4" w:rsidRDefault="001951C1" w:rsidP="001951C1">
      <w:pPr>
        <w:spacing w:line="480" w:lineRule="auto"/>
        <w:rPr>
          <w:b/>
        </w:rPr>
      </w:pPr>
      <w:r w:rsidRPr="00C92FD4">
        <w:rPr>
          <w:b/>
        </w:rPr>
        <w:t>Evaluating the impact of reference genome choice on SNP calling and population genomics in recently diverged species</w:t>
      </w:r>
    </w:p>
    <w:p w14:paraId="080C976F" w14:textId="77777777" w:rsidR="001951C1" w:rsidRPr="00C92FD4" w:rsidRDefault="001951C1" w:rsidP="001951C1">
      <w:pPr>
        <w:spacing w:line="480" w:lineRule="auto"/>
      </w:pPr>
    </w:p>
    <w:p w14:paraId="661A439B" w14:textId="77777777" w:rsidR="001951C1" w:rsidRPr="004014D4" w:rsidRDefault="001951C1" w:rsidP="001951C1">
      <w:pPr>
        <w:spacing w:line="480" w:lineRule="auto"/>
        <w:rPr>
          <w:rFonts w:ascii="Arial" w:eastAsia="Arial" w:hAnsi="Arial" w:cs="Arial"/>
          <w:sz w:val="22"/>
          <w:szCs w:val="22"/>
          <w:bdr w:val="none" w:sz="0" w:space="0" w:color="auto"/>
          <w:lang w:val="pt-BR" w:eastAsia="pt-BR"/>
          <w:rPrChange w:id="11" w:author="Office" w:date="2025-09-19T11:02:00Z" w16du:dateUtc="2025-09-19T09:02:00Z">
            <w:rPr>
              <w:rFonts w:ascii="Times New Roman" w:hAnsi="Times New Roman"/>
              <w:sz w:val="24"/>
            </w:rPr>
          </w:rPrChange>
        </w:rPr>
      </w:pPr>
      <w:r w:rsidRPr="004014D4">
        <w:rPr>
          <w:lang w:val="pt-BR"/>
          <w:rPrChange w:id="12" w:author="Office" w:date="2025-09-19T11:02:00Z" w16du:dateUtc="2025-09-19T09:02:00Z">
            <w:rPr>
              <w:rFonts w:ascii="Times New Roman" w:hAnsi="Times New Roman"/>
              <w:sz w:val="24"/>
            </w:rPr>
          </w:rPrChange>
        </w:rPr>
        <w:t>Luana S. Soares</w:t>
      </w:r>
      <w:r w:rsidRPr="004014D4">
        <w:rPr>
          <w:vertAlign w:val="superscript"/>
          <w:lang w:val="pt-BR"/>
          <w:rPrChange w:id="13" w:author="Office" w:date="2025-09-19T11:02:00Z" w16du:dateUtc="2025-09-19T09:02:00Z">
            <w:rPr>
              <w:rFonts w:ascii="Times New Roman" w:hAnsi="Times New Roman"/>
              <w:sz w:val="24"/>
              <w:vertAlign w:val="superscript"/>
            </w:rPr>
          </w:rPrChange>
        </w:rPr>
        <w:t>1</w:t>
      </w:r>
      <w:r w:rsidRPr="004014D4">
        <w:rPr>
          <w:lang w:val="pt-BR"/>
          <w:rPrChange w:id="14" w:author="Office" w:date="2025-09-19T11:02:00Z" w16du:dateUtc="2025-09-19T09:02:00Z">
            <w:rPr>
              <w:rFonts w:ascii="Times New Roman" w:hAnsi="Times New Roman"/>
              <w:sz w:val="24"/>
            </w:rPr>
          </w:rPrChange>
        </w:rPr>
        <w:t>, Leonardo T. Gonçalves</w:t>
      </w:r>
      <w:r w:rsidRPr="004014D4">
        <w:rPr>
          <w:vertAlign w:val="superscript"/>
          <w:rPrChange w:id="15" w:author="Office" w:date="2025-09-19T11:02:00Z" w16du:dateUtc="2025-09-19T09:02:00Z">
            <w:rPr>
              <w:rFonts w:ascii="Times New Roman" w:hAnsi="Times New Roman"/>
              <w:sz w:val="24"/>
              <w:vertAlign w:val="superscript"/>
            </w:rPr>
          </w:rPrChange>
        </w:rPr>
        <w:t>1</w:t>
      </w:r>
      <w:r w:rsidRPr="004014D4">
        <w:rPr>
          <w:lang w:val="pt-BR"/>
          <w:rPrChange w:id="16" w:author="Office" w:date="2025-09-19T11:02:00Z" w16du:dateUtc="2025-09-19T09:02:00Z">
            <w:rPr>
              <w:rFonts w:ascii="Times New Roman" w:hAnsi="Times New Roman"/>
              <w:sz w:val="24"/>
            </w:rPr>
          </w:rPrChange>
        </w:rPr>
        <w:t>, Sebastián Guzmán-Rodriguez</w:t>
      </w:r>
      <w:r w:rsidRPr="004014D4">
        <w:rPr>
          <w:vertAlign w:val="superscript"/>
          <w:rPrChange w:id="17" w:author="Office" w:date="2025-09-19T11:02:00Z" w16du:dateUtc="2025-09-19T09:02:00Z">
            <w:rPr>
              <w:rFonts w:ascii="Times New Roman" w:hAnsi="Times New Roman"/>
              <w:sz w:val="24"/>
              <w:vertAlign w:val="superscript"/>
            </w:rPr>
          </w:rPrChange>
        </w:rPr>
        <w:t>1</w:t>
      </w:r>
      <w:r w:rsidRPr="004014D4">
        <w:rPr>
          <w:lang w:val="pt-BR"/>
          <w:rPrChange w:id="18" w:author="Office" w:date="2025-09-19T11:02:00Z" w16du:dateUtc="2025-09-19T09:02:00Z">
            <w:rPr>
              <w:rFonts w:ascii="Times New Roman" w:hAnsi="Times New Roman"/>
              <w:sz w:val="24"/>
            </w:rPr>
          </w:rPrChange>
        </w:rPr>
        <w:t>, Aureliano Bombarely</w:t>
      </w:r>
      <w:r w:rsidRPr="004014D4">
        <w:rPr>
          <w:vertAlign w:val="superscript"/>
          <w:rPrChange w:id="19" w:author="Office" w:date="2025-09-19T11:02:00Z" w16du:dateUtc="2025-09-19T09:02:00Z">
            <w:rPr>
              <w:rFonts w:ascii="Times New Roman" w:hAnsi="Times New Roman"/>
              <w:sz w:val="24"/>
              <w:vertAlign w:val="superscript"/>
            </w:rPr>
          </w:rPrChange>
        </w:rPr>
        <w:t>2</w:t>
      </w:r>
      <w:r w:rsidRPr="004014D4">
        <w:rPr>
          <w:lang w:val="pt-BR"/>
          <w:rPrChange w:id="20" w:author="Office" w:date="2025-09-19T11:02:00Z" w16du:dateUtc="2025-09-19T09:02:00Z">
            <w:rPr>
              <w:rFonts w:ascii="Times New Roman" w:hAnsi="Times New Roman"/>
              <w:sz w:val="24"/>
            </w:rPr>
          </w:rPrChange>
        </w:rPr>
        <w:t>, Loreta B. Freitas</w:t>
      </w:r>
      <w:r w:rsidRPr="004014D4">
        <w:rPr>
          <w:vertAlign w:val="superscript"/>
          <w:rPrChange w:id="21" w:author="Office" w:date="2025-09-19T11:02:00Z" w16du:dateUtc="2025-09-19T09:02:00Z">
            <w:rPr>
              <w:rFonts w:ascii="Times New Roman" w:hAnsi="Times New Roman"/>
              <w:sz w:val="24"/>
              <w:vertAlign w:val="superscript"/>
            </w:rPr>
          </w:rPrChange>
        </w:rPr>
        <w:t>1*</w:t>
      </w:r>
    </w:p>
    <w:p w14:paraId="18A079B0" w14:textId="77777777" w:rsidR="001951C1" w:rsidRPr="004014D4" w:rsidRDefault="001951C1" w:rsidP="001951C1">
      <w:pPr>
        <w:spacing w:line="480" w:lineRule="auto"/>
        <w:rPr>
          <w:b/>
          <w:lang w:val="pt-BR"/>
          <w:rPrChange w:id="22" w:author="Office" w:date="2025-09-19T11:02:00Z" w16du:dateUtc="2025-09-19T09:02:00Z">
            <w:rPr>
              <w:rFonts w:ascii="Times New Roman" w:hAnsi="Times New Roman"/>
              <w:b/>
              <w:sz w:val="24"/>
            </w:rPr>
          </w:rPrChange>
        </w:rPr>
      </w:pPr>
    </w:p>
    <w:p w14:paraId="5F690963" w14:textId="77777777" w:rsidR="001951C1" w:rsidRPr="004014D4" w:rsidRDefault="001951C1" w:rsidP="001951C1">
      <w:pPr>
        <w:spacing w:line="480" w:lineRule="auto"/>
        <w:rPr>
          <w:lang w:val="pt-BR"/>
          <w:rPrChange w:id="23" w:author="Office" w:date="2025-09-19T11:02:00Z" w16du:dateUtc="2025-09-19T09:02:00Z">
            <w:rPr>
              <w:rFonts w:ascii="Times New Roman" w:hAnsi="Times New Roman"/>
              <w:sz w:val="24"/>
            </w:rPr>
          </w:rPrChange>
        </w:rPr>
      </w:pPr>
      <w:r w:rsidRPr="004014D4">
        <w:rPr>
          <w:i/>
          <w:vertAlign w:val="superscript"/>
          <w:lang w:val="pt-BR"/>
          <w:rPrChange w:id="24" w:author="Office" w:date="2025-09-19T11:02:00Z" w16du:dateUtc="2025-09-19T09:02:00Z">
            <w:rPr>
              <w:rFonts w:ascii="Times New Roman" w:hAnsi="Times New Roman"/>
              <w:i/>
              <w:sz w:val="24"/>
              <w:vertAlign w:val="superscript"/>
            </w:rPr>
          </w:rPrChange>
        </w:rPr>
        <w:t>1</w:t>
      </w:r>
      <w:r w:rsidRPr="004014D4">
        <w:rPr>
          <w:i/>
          <w:lang w:val="pt-BR"/>
          <w:rPrChange w:id="25" w:author="Office" w:date="2025-09-19T11:02:00Z" w16du:dateUtc="2025-09-19T09:02:00Z">
            <w:rPr>
              <w:rFonts w:ascii="Times New Roman" w:hAnsi="Times New Roman"/>
              <w:i/>
              <w:sz w:val="24"/>
            </w:rPr>
          </w:rPrChange>
        </w:rPr>
        <w:t xml:space="preserve">Department </w:t>
      </w:r>
      <w:proofErr w:type="spellStart"/>
      <w:r w:rsidRPr="004014D4">
        <w:rPr>
          <w:i/>
          <w:lang w:val="pt-BR"/>
          <w:rPrChange w:id="26" w:author="Office" w:date="2025-09-19T11:02:00Z" w16du:dateUtc="2025-09-19T09:02:00Z">
            <w:rPr>
              <w:rFonts w:ascii="Times New Roman" w:hAnsi="Times New Roman"/>
              <w:i/>
              <w:sz w:val="24"/>
            </w:rPr>
          </w:rPrChange>
        </w:rPr>
        <w:t>of</w:t>
      </w:r>
      <w:proofErr w:type="spellEnd"/>
      <w:r w:rsidRPr="004014D4">
        <w:rPr>
          <w:i/>
          <w:lang w:val="pt-BR"/>
          <w:rPrChange w:id="27" w:author="Office" w:date="2025-09-19T11:02:00Z" w16du:dateUtc="2025-09-19T09:02:00Z">
            <w:rPr>
              <w:rFonts w:ascii="Times New Roman" w:hAnsi="Times New Roman"/>
              <w:i/>
              <w:sz w:val="24"/>
            </w:rPr>
          </w:rPrChange>
        </w:rPr>
        <w:t xml:space="preserve"> </w:t>
      </w:r>
      <w:proofErr w:type="spellStart"/>
      <w:r w:rsidRPr="004014D4">
        <w:rPr>
          <w:i/>
          <w:lang w:val="pt-BR"/>
          <w:rPrChange w:id="28" w:author="Office" w:date="2025-09-19T11:02:00Z" w16du:dateUtc="2025-09-19T09:02:00Z">
            <w:rPr>
              <w:rFonts w:ascii="Times New Roman" w:hAnsi="Times New Roman"/>
              <w:i/>
              <w:sz w:val="24"/>
            </w:rPr>
          </w:rPrChange>
        </w:rPr>
        <w:t>Genetics</w:t>
      </w:r>
      <w:proofErr w:type="spellEnd"/>
      <w:r w:rsidRPr="004014D4">
        <w:rPr>
          <w:i/>
          <w:lang w:val="pt-BR"/>
          <w:rPrChange w:id="29" w:author="Office" w:date="2025-09-19T11:02:00Z" w16du:dateUtc="2025-09-19T09:02:00Z">
            <w:rPr>
              <w:rFonts w:ascii="Times New Roman" w:hAnsi="Times New Roman"/>
              <w:i/>
              <w:sz w:val="24"/>
            </w:rPr>
          </w:rPrChange>
        </w:rPr>
        <w:t xml:space="preserve">, Universidade Federal do Rio Grande do Sul, Porto Alegre, </w:t>
      </w:r>
      <w:proofErr w:type="spellStart"/>
      <w:r w:rsidRPr="004014D4">
        <w:rPr>
          <w:i/>
          <w:lang w:val="pt-BR"/>
          <w:rPrChange w:id="30" w:author="Office" w:date="2025-09-19T11:02:00Z" w16du:dateUtc="2025-09-19T09:02:00Z">
            <w:rPr>
              <w:rFonts w:ascii="Times New Roman" w:hAnsi="Times New Roman"/>
              <w:i/>
              <w:sz w:val="24"/>
            </w:rPr>
          </w:rPrChange>
        </w:rPr>
        <w:t>Brazil</w:t>
      </w:r>
      <w:proofErr w:type="spellEnd"/>
      <w:r w:rsidRPr="004014D4">
        <w:rPr>
          <w:i/>
          <w:lang w:val="pt-BR"/>
          <w:rPrChange w:id="31" w:author="Office" w:date="2025-09-19T11:02:00Z" w16du:dateUtc="2025-09-19T09:02:00Z">
            <w:rPr>
              <w:rFonts w:ascii="Times New Roman" w:hAnsi="Times New Roman"/>
              <w:i/>
              <w:sz w:val="24"/>
            </w:rPr>
          </w:rPrChange>
        </w:rPr>
        <w:t>;</w:t>
      </w:r>
      <w:r w:rsidRPr="004014D4">
        <w:rPr>
          <w:lang w:val="pt-BR"/>
          <w:rPrChange w:id="32" w:author="Office" w:date="2025-09-19T11:02:00Z" w16du:dateUtc="2025-09-19T09:02:00Z">
            <w:rPr>
              <w:rFonts w:ascii="Times New Roman" w:hAnsi="Times New Roman"/>
              <w:sz w:val="24"/>
            </w:rPr>
          </w:rPrChange>
        </w:rPr>
        <w:t xml:space="preserve"> </w:t>
      </w:r>
      <w:r w:rsidRPr="004014D4">
        <w:rPr>
          <w:vertAlign w:val="superscript"/>
          <w:lang w:val="pt-BR"/>
          <w:rPrChange w:id="33" w:author="Office" w:date="2025-09-19T11:02:00Z" w16du:dateUtc="2025-09-19T09:02:00Z">
            <w:rPr>
              <w:rFonts w:ascii="Times New Roman" w:hAnsi="Times New Roman"/>
              <w:sz w:val="24"/>
              <w:vertAlign w:val="superscript"/>
            </w:rPr>
          </w:rPrChange>
        </w:rPr>
        <w:t>2</w:t>
      </w:r>
      <w:r w:rsidRPr="004014D4">
        <w:rPr>
          <w:i/>
          <w:lang w:val="pt-BR"/>
          <w:rPrChange w:id="34" w:author="Office" w:date="2025-09-19T11:02:00Z" w16du:dateUtc="2025-09-19T09:02:00Z">
            <w:rPr>
              <w:rFonts w:ascii="Times New Roman" w:hAnsi="Times New Roman"/>
              <w:i/>
              <w:sz w:val="24"/>
            </w:rPr>
          </w:rPrChange>
        </w:rPr>
        <w:t>Instituto de Biologia Molecular y Celular de Plantas (IBMCP) (CSIC-UPV), Valencia, Spain</w:t>
      </w:r>
    </w:p>
    <w:p w14:paraId="5B99FA7F" w14:textId="77777777" w:rsidR="001951C1" w:rsidRPr="004014D4" w:rsidRDefault="001951C1" w:rsidP="001951C1">
      <w:pPr>
        <w:spacing w:line="480" w:lineRule="auto"/>
        <w:rPr>
          <w:b/>
          <w:lang w:val="pt-BR"/>
          <w:rPrChange w:id="35" w:author="Office" w:date="2025-09-19T11:02:00Z" w16du:dateUtc="2025-09-19T09:02:00Z">
            <w:rPr>
              <w:rFonts w:ascii="Times New Roman" w:hAnsi="Times New Roman"/>
              <w:b/>
              <w:sz w:val="24"/>
            </w:rPr>
          </w:rPrChange>
        </w:rPr>
      </w:pPr>
    </w:p>
    <w:p w14:paraId="3D2BCAAE" w14:textId="3A34E0DF" w:rsidR="001951C1" w:rsidRPr="00C92FD4" w:rsidRDefault="001951C1" w:rsidP="001951C1">
      <w:pPr>
        <w:spacing w:line="480" w:lineRule="auto"/>
      </w:pPr>
      <w:r w:rsidRPr="00C92FD4">
        <w:rPr>
          <w:b/>
        </w:rPr>
        <w:t xml:space="preserve">* Corresponding Author: </w:t>
      </w:r>
      <w:r w:rsidRPr="00C92FD4">
        <w:rPr>
          <w:i/>
        </w:rPr>
        <w:t>E-mail address:</w:t>
      </w:r>
      <w:r w:rsidRPr="00C92FD4">
        <w:t xml:space="preserve"> </w:t>
      </w:r>
      <w:del w:id="36" w:author="Office" w:date="2025-09-19T11:02:00Z" w16du:dateUtc="2025-09-19T09:02:00Z">
        <w:r w:rsidR="00CF3E01" w:rsidRPr="002B2313">
          <w:rPr>
            <w:rFonts w:ascii="Arial" w:hAnsi="Arial" w:cs="Arial"/>
            <w:sz w:val="22"/>
            <w:szCs w:val="22"/>
            <w:lang w:val="pt-BR"/>
          </w:rPr>
          <w:fldChar w:fldCharType="begin"/>
        </w:r>
        <w:r w:rsidR="00CF3E01" w:rsidRPr="002B2313">
          <w:delInstrText xml:space="preserve"> HYPERLINK "mailto:loreta.freitas@ufrgs.br" </w:delInstrText>
        </w:r>
        <w:r w:rsidR="00CF3E01" w:rsidRPr="002B2313">
          <w:rPr>
            <w:rFonts w:ascii="Arial" w:hAnsi="Arial" w:cs="Arial"/>
            <w:sz w:val="22"/>
            <w:szCs w:val="22"/>
            <w:lang w:val="pt-BR"/>
          </w:rPr>
          <w:fldChar w:fldCharType="separate"/>
        </w:r>
        <w:r w:rsidR="00136A1A" w:rsidRPr="00E556DA">
          <w:rPr>
            <w:rStyle w:val="Hyperlink"/>
          </w:rPr>
          <w:delText>loreta.freitas@ufrgs.br</w:delText>
        </w:r>
        <w:r w:rsidR="00CF3E01" w:rsidRPr="00E556DA">
          <w:rPr>
            <w:rStyle w:val="Hyperlink"/>
          </w:rPr>
          <w:fldChar w:fldCharType="end"/>
        </w:r>
        <w:r w:rsidR="00136A1A" w:rsidRPr="00E556DA">
          <w:delText xml:space="preserve"> (L.</w:delText>
        </w:r>
      </w:del>
      <w:ins w:id="37" w:author="Office" w:date="2025-09-19T11:02:00Z" w16du:dateUtc="2025-09-19T09:02:00Z">
        <w:r>
          <w:fldChar w:fldCharType="begin"/>
        </w:r>
        <w:r>
          <w:instrText>HYPERLINK "mailto:loreta.freitas@ufrgs.br"</w:instrText>
        </w:r>
        <w:r>
          <w:fldChar w:fldCharType="separate"/>
        </w:r>
        <w:r w:rsidRPr="006E2537">
          <w:rPr>
            <w:rStyle w:val="Hyperlink"/>
          </w:rPr>
          <w:t>loreta.freitas@ufrgs.br</w:t>
        </w:r>
        <w:r>
          <w:fldChar w:fldCharType="end"/>
        </w:r>
        <w:r w:rsidRPr="006E2537">
          <w:t xml:space="preserve"> (L.</w:t>
        </w:r>
      </w:ins>
      <w:r w:rsidRPr="00C92FD4">
        <w:t xml:space="preserve"> B. Freitas)</w:t>
      </w:r>
    </w:p>
    <w:p w14:paraId="540B484E" w14:textId="77777777" w:rsidR="001951C1" w:rsidRPr="00C92FD4" w:rsidRDefault="001951C1" w:rsidP="001951C1">
      <w:pPr>
        <w:spacing w:line="480" w:lineRule="auto"/>
      </w:pPr>
    </w:p>
    <w:p w14:paraId="4FE1C308" w14:textId="77777777" w:rsidR="001951C1" w:rsidRPr="00C92FD4" w:rsidRDefault="001951C1" w:rsidP="001951C1">
      <w:pPr>
        <w:spacing w:line="480" w:lineRule="auto"/>
        <w:rPr>
          <w:b/>
        </w:rPr>
      </w:pPr>
      <w:r w:rsidRPr="00C92FD4">
        <w:rPr>
          <w:b/>
        </w:rPr>
        <w:t xml:space="preserve">Author </w:t>
      </w:r>
      <w:proofErr w:type="spellStart"/>
      <w:r w:rsidRPr="00C92FD4">
        <w:rPr>
          <w:b/>
        </w:rPr>
        <w:t>Orcid</w:t>
      </w:r>
      <w:proofErr w:type="spellEnd"/>
    </w:p>
    <w:p w14:paraId="2303FCEC" w14:textId="77777777" w:rsidR="001951C1" w:rsidRPr="004014D4" w:rsidRDefault="001951C1" w:rsidP="001951C1">
      <w:pPr>
        <w:spacing w:line="480" w:lineRule="auto"/>
        <w:rPr>
          <w:rFonts w:ascii="Arial" w:eastAsia="Arial" w:hAnsi="Arial" w:cs="Arial"/>
          <w:sz w:val="22"/>
          <w:szCs w:val="22"/>
          <w:bdr w:val="none" w:sz="0" w:space="0" w:color="auto"/>
          <w:lang w:val="pt-BR" w:eastAsia="pt-BR"/>
          <w:rPrChange w:id="38" w:author="Office" w:date="2025-09-19T11:02:00Z" w16du:dateUtc="2025-09-19T09:02:00Z">
            <w:rPr>
              <w:rFonts w:ascii="Times New Roman" w:hAnsi="Times New Roman"/>
              <w:sz w:val="24"/>
            </w:rPr>
          </w:rPrChange>
        </w:rPr>
      </w:pPr>
      <w:r w:rsidRPr="004014D4">
        <w:rPr>
          <w:lang w:val="pt-BR"/>
          <w:rPrChange w:id="39" w:author="Office" w:date="2025-09-19T11:02:00Z" w16du:dateUtc="2025-09-19T09:02:00Z">
            <w:rPr>
              <w:rFonts w:ascii="Times New Roman" w:hAnsi="Times New Roman"/>
              <w:sz w:val="24"/>
            </w:rPr>
          </w:rPrChange>
        </w:rPr>
        <w:t xml:space="preserve">Luana S. Soares - </w:t>
      </w:r>
      <w:r w:rsidRPr="004014D4">
        <w:rPr>
          <w:lang w:val="pt-BR"/>
          <w:rPrChange w:id="40" w:author="Office" w:date="2025-09-19T11:02:00Z" w16du:dateUtc="2025-09-19T09:02:00Z">
            <w:rPr>
              <w:rFonts w:ascii="Times New Roman" w:hAnsi="Times New Roman"/>
              <w:sz w:val="24"/>
            </w:rPr>
          </w:rPrChange>
        </w:rPr>
        <w:t>https://orcid.org/0000-0002-1893-3576</w:t>
      </w:r>
    </w:p>
    <w:p w14:paraId="6B0ABC9A" w14:textId="77777777" w:rsidR="001951C1" w:rsidRPr="004014D4" w:rsidRDefault="001951C1" w:rsidP="001951C1">
      <w:pPr>
        <w:spacing w:line="480" w:lineRule="auto"/>
        <w:rPr>
          <w:rFonts w:ascii="Arial" w:eastAsia="Arial" w:hAnsi="Arial" w:cs="Arial"/>
          <w:sz w:val="22"/>
          <w:szCs w:val="22"/>
          <w:bdr w:val="none" w:sz="0" w:space="0" w:color="auto"/>
          <w:lang w:val="pt-BR" w:eastAsia="pt-BR"/>
          <w:rPrChange w:id="41" w:author="Office" w:date="2025-09-19T11:02:00Z" w16du:dateUtc="2025-09-19T09:02:00Z">
            <w:rPr>
              <w:rFonts w:ascii="Times New Roman" w:hAnsi="Times New Roman"/>
              <w:sz w:val="24"/>
            </w:rPr>
          </w:rPrChange>
        </w:rPr>
      </w:pPr>
      <w:r w:rsidRPr="004014D4">
        <w:rPr>
          <w:lang w:val="pt-BR"/>
          <w:rPrChange w:id="42" w:author="Office" w:date="2025-09-19T11:02:00Z" w16du:dateUtc="2025-09-19T09:02:00Z">
            <w:rPr>
              <w:rFonts w:ascii="Times New Roman" w:hAnsi="Times New Roman"/>
              <w:sz w:val="24"/>
            </w:rPr>
          </w:rPrChange>
        </w:rPr>
        <w:t>Leonardo T. Gonçalves - https://orcid.org/0000-0002-3593-8424</w:t>
      </w:r>
    </w:p>
    <w:p w14:paraId="15F25C1B" w14:textId="77777777" w:rsidR="001951C1" w:rsidRPr="00C92FD4" w:rsidRDefault="001951C1" w:rsidP="001951C1">
      <w:pPr>
        <w:spacing w:line="480" w:lineRule="auto"/>
        <w:rPr>
          <w:lang w:val="es-ES"/>
        </w:rPr>
      </w:pPr>
      <w:r w:rsidRPr="00C92FD4">
        <w:rPr>
          <w:lang w:val="es-ES"/>
        </w:rPr>
        <w:t>Sebastián Guzmán-</w:t>
      </w:r>
      <w:proofErr w:type="spellStart"/>
      <w:r w:rsidRPr="00C92FD4">
        <w:rPr>
          <w:lang w:val="es-ES"/>
        </w:rPr>
        <w:t>Rodriguez</w:t>
      </w:r>
      <w:proofErr w:type="spellEnd"/>
      <w:r w:rsidRPr="00C92FD4">
        <w:rPr>
          <w:lang w:val="es-ES"/>
        </w:rPr>
        <w:t xml:space="preserve"> - https://orcid.org/0000-0001-9860-0001</w:t>
      </w:r>
    </w:p>
    <w:p w14:paraId="0DC42A8A" w14:textId="77777777" w:rsidR="001951C1" w:rsidRPr="004014D4" w:rsidRDefault="001951C1" w:rsidP="001951C1">
      <w:pPr>
        <w:spacing w:line="480" w:lineRule="auto"/>
        <w:rPr>
          <w:lang w:val="pt-BR"/>
          <w:rPrChange w:id="43" w:author="Office" w:date="2025-09-19T11:02:00Z" w16du:dateUtc="2025-09-19T09:02:00Z">
            <w:rPr>
              <w:rFonts w:ascii="Times New Roman" w:hAnsi="Times New Roman"/>
              <w:sz w:val="24"/>
            </w:rPr>
          </w:rPrChange>
        </w:rPr>
      </w:pPr>
      <w:r w:rsidRPr="004014D4">
        <w:rPr>
          <w:lang w:val="pt-BR"/>
          <w:rPrChange w:id="44" w:author="Office" w:date="2025-09-19T11:02:00Z" w16du:dateUtc="2025-09-19T09:02:00Z">
            <w:rPr>
              <w:rFonts w:ascii="Times New Roman" w:hAnsi="Times New Roman"/>
              <w:sz w:val="24"/>
            </w:rPr>
          </w:rPrChange>
        </w:rPr>
        <w:t xml:space="preserve">Aureliano </w:t>
      </w:r>
      <w:proofErr w:type="spellStart"/>
      <w:r w:rsidRPr="004014D4">
        <w:rPr>
          <w:lang w:val="pt-BR"/>
          <w:rPrChange w:id="45" w:author="Office" w:date="2025-09-19T11:02:00Z" w16du:dateUtc="2025-09-19T09:02:00Z">
            <w:rPr>
              <w:rFonts w:ascii="Times New Roman" w:hAnsi="Times New Roman"/>
              <w:sz w:val="24"/>
            </w:rPr>
          </w:rPrChange>
        </w:rPr>
        <w:t>Bombarely</w:t>
      </w:r>
      <w:proofErr w:type="spellEnd"/>
      <w:r w:rsidRPr="004014D4">
        <w:rPr>
          <w:lang w:val="pt-BR"/>
          <w:rPrChange w:id="46" w:author="Office" w:date="2025-09-19T11:02:00Z" w16du:dateUtc="2025-09-19T09:02:00Z">
            <w:rPr>
              <w:rFonts w:ascii="Times New Roman" w:hAnsi="Times New Roman"/>
              <w:sz w:val="24"/>
            </w:rPr>
          </w:rPrChange>
        </w:rPr>
        <w:t xml:space="preserve"> - https://orcid.org/0000-0001-6257-8914</w:t>
      </w:r>
    </w:p>
    <w:p w14:paraId="39A0A27C" w14:textId="77777777" w:rsidR="001951C1" w:rsidRPr="004014D4" w:rsidRDefault="001951C1" w:rsidP="001951C1">
      <w:pPr>
        <w:spacing w:line="480" w:lineRule="auto"/>
        <w:rPr>
          <w:rFonts w:ascii="Arial" w:eastAsia="Arial" w:hAnsi="Arial" w:cs="Arial"/>
          <w:sz w:val="22"/>
          <w:szCs w:val="22"/>
          <w:bdr w:val="none" w:sz="0" w:space="0" w:color="auto"/>
          <w:lang w:val="pt-BR" w:eastAsia="pt-BR"/>
          <w:rPrChange w:id="47" w:author="Office" w:date="2025-09-19T11:02:00Z" w16du:dateUtc="2025-09-19T09:02:00Z">
            <w:rPr>
              <w:rFonts w:ascii="Times New Roman" w:hAnsi="Times New Roman"/>
              <w:sz w:val="24"/>
            </w:rPr>
          </w:rPrChange>
        </w:rPr>
      </w:pPr>
      <w:r w:rsidRPr="004014D4">
        <w:rPr>
          <w:lang w:val="pt-BR"/>
          <w:rPrChange w:id="48" w:author="Office" w:date="2025-09-19T11:02:00Z" w16du:dateUtc="2025-09-19T09:02:00Z">
            <w:rPr>
              <w:rFonts w:ascii="Times New Roman" w:hAnsi="Times New Roman"/>
              <w:sz w:val="24"/>
            </w:rPr>
          </w:rPrChange>
        </w:rPr>
        <w:t>Loreta B. Freitas - https://orcid.org/0000-0002-0728-4945</w:t>
      </w:r>
    </w:p>
    <w:p w14:paraId="62864B48" w14:textId="77777777" w:rsidR="001951C1" w:rsidRPr="004014D4" w:rsidRDefault="001951C1" w:rsidP="001951C1">
      <w:pPr>
        <w:spacing w:line="480" w:lineRule="auto"/>
        <w:rPr>
          <w:b/>
          <w:lang w:val="pt-BR"/>
          <w:rPrChange w:id="49" w:author="Office" w:date="2025-09-19T11:02:00Z" w16du:dateUtc="2025-09-19T09:02:00Z">
            <w:rPr>
              <w:rFonts w:ascii="Times New Roman" w:hAnsi="Times New Roman"/>
              <w:b/>
              <w:sz w:val="24"/>
            </w:rPr>
          </w:rPrChange>
        </w:rPr>
      </w:pPr>
    </w:p>
    <w:p w14:paraId="5502F9FF" w14:textId="47C2C978" w:rsidR="001951C1" w:rsidRPr="00C92FD4" w:rsidRDefault="001951C1" w:rsidP="001951C1">
      <w:pPr>
        <w:spacing w:line="480" w:lineRule="auto"/>
      </w:pPr>
      <w:commentRangeStart w:id="50"/>
      <w:r w:rsidRPr="00C92FD4">
        <w:rPr>
          <w:b/>
        </w:rPr>
        <w:t>Running Title</w:t>
      </w:r>
      <w:commentRangeEnd w:id="50"/>
      <w:r w:rsidR="009B3AA2" w:rsidRPr="002B2313">
        <w:rPr>
          <w:rStyle w:val="CommentReference"/>
        </w:rPr>
        <w:commentReference w:id="50"/>
      </w:r>
      <w:r w:rsidRPr="00C92FD4">
        <w:rPr>
          <w:b/>
        </w:rPr>
        <w:t xml:space="preserve">: </w:t>
      </w:r>
      <w:r w:rsidRPr="00C92FD4">
        <w:t>Reference choice in population genomics</w:t>
      </w:r>
    </w:p>
    <w:p w14:paraId="6E3D9A9A" w14:textId="77777777" w:rsidR="001951C1" w:rsidRPr="00C92FD4" w:rsidRDefault="001951C1" w:rsidP="001951C1">
      <w:pPr>
        <w:spacing w:line="480" w:lineRule="auto"/>
        <w:rPr>
          <w:b/>
        </w:rPr>
      </w:pPr>
    </w:p>
    <w:p w14:paraId="4C610686" w14:textId="77777777" w:rsidR="001951C1" w:rsidRPr="00C92FD4" w:rsidRDefault="001951C1" w:rsidP="001951C1">
      <w:pPr>
        <w:spacing w:line="480" w:lineRule="auto"/>
        <w:rPr>
          <w:b/>
        </w:rPr>
        <w:sectPr w:rsidR="001951C1" w:rsidRPr="00C92FD4" w:rsidSect="00C92FD4">
          <w:headerReference w:type="default" r:id="rId12"/>
          <w:footerReference w:type="default" r:id="rId13"/>
          <w:pgSz w:w="11909" w:h="16834"/>
          <w:pgMar w:top="1440" w:right="1440" w:bottom="1440" w:left="1440" w:header="720" w:footer="720" w:gutter="0"/>
          <w:cols w:space="720"/>
        </w:sectPr>
      </w:pPr>
    </w:p>
    <w:p w14:paraId="414410D5" w14:textId="670CFB2F" w:rsidR="001951C1" w:rsidRPr="00C92FD4" w:rsidRDefault="001951C1" w:rsidP="001951C1">
      <w:pPr>
        <w:spacing w:line="480" w:lineRule="auto"/>
        <w:rPr>
          <w:b/>
        </w:rPr>
      </w:pPr>
      <w:commentRangeStart w:id="54"/>
      <w:r w:rsidRPr="00C92FD4">
        <w:rPr>
          <w:b/>
        </w:rPr>
        <w:lastRenderedPageBreak/>
        <w:t>Abstract</w:t>
      </w:r>
      <w:commentRangeEnd w:id="54"/>
      <w:r w:rsidR="00522F2E" w:rsidRPr="002B2313">
        <w:rPr>
          <w:rStyle w:val="CommentReference"/>
        </w:rPr>
        <w:commentReference w:id="54"/>
      </w:r>
    </w:p>
    <w:p w14:paraId="6B468029" w14:textId="08AB6C6B" w:rsidR="001951C1" w:rsidRPr="00C92FD4" w:rsidRDefault="001951C1" w:rsidP="00C92FD4">
      <w:pPr>
        <w:spacing w:line="480" w:lineRule="auto"/>
      </w:pPr>
      <w:r w:rsidRPr="00C92FD4">
        <w:t>The use of RAD-seq data in population genomics is strongly influenced by bioinformatic processing choices, particularly in SNP discovery and demographic inference. A key decision involves whether to adopt a de novo or reference-based approach, with the latter introducing potential biases depending on the genetic proximity between the reference genome and the focal species. While it is generally recommended to use high-quality genomes from closely related taxa, little is known about how relatedness affects evolutionary inferences, especially in systems of recent and rapid divergence.</w:t>
      </w:r>
      <w:r>
        <w:rPr>
          <w:rFonts w:eastAsia="Times New Roman"/>
        </w:rPr>
        <w:t xml:space="preserve"> </w:t>
      </w:r>
      <w:r w:rsidRPr="00C92FD4">
        <w:t xml:space="preserve">Here, we </w:t>
      </w:r>
      <w:r w:rsidRPr="002B2313">
        <w:rPr>
          <w:rFonts w:eastAsia="Times New Roman"/>
        </w:rPr>
        <w:t>evaluate</w:t>
      </w:r>
      <w:r w:rsidRPr="00C92FD4">
        <w:t xml:space="preserve"> how the choice of reference genome influences SNP calling and downstream genetic analyses in recently diverged lineages of </w:t>
      </w:r>
      <w:r w:rsidRPr="00C92FD4">
        <w:rPr>
          <w:i/>
        </w:rPr>
        <w:t xml:space="preserve">Petunia </w:t>
      </w:r>
      <w:r w:rsidRPr="00C92FD4">
        <w:t xml:space="preserve">and </w:t>
      </w:r>
      <w:r w:rsidRPr="00C92FD4">
        <w:rPr>
          <w:i/>
        </w:rPr>
        <w:t>Calibrachoa.</w:t>
      </w:r>
      <w:r w:rsidRPr="00C92FD4">
        <w:t xml:space="preserve"> We </w:t>
      </w:r>
      <w:r w:rsidRPr="002B2313">
        <w:rPr>
          <w:rFonts w:eastAsia="Times New Roman"/>
        </w:rPr>
        <w:t>compare</w:t>
      </w:r>
      <w:r w:rsidRPr="00C92FD4">
        <w:t xml:space="preserve"> multiple reference genomes </w:t>
      </w:r>
      <w:r>
        <w:rPr>
          <w:rFonts w:eastAsia="Times New Roman"/>
        </w:rPr>
        <w:t>that vary</w:t>
      </w:r>
      <w:r w:rsidRPr="00C92FD4">
        <w:t xml:space="preserve"> in genetic distance </w:t>
      </w:r>
      <w:r>
        <w:rPr>
          <w:rFonts w:eastAsia="Times New Roman"/>
        </w:rPr>
        <w:t>from</w:t>
      </w:r>
      <w:r w:rsidRPr="00C92FD4">
        <w:t xml:space="preserve"> the target species, assessing their impact on population genetic parameters and phylogenetic relationships.</w:t>
      </w:r>
      <w:r>
        <w:rPr>
          <w:rFonts w:eastAsia="Times New Roman"/>
        </w:rPr>
        <w:t xml:space="preserve"> </w:t>
      </w:r>
      <w:r w:rsidRPr="00C92FD4">
        <w:t xml:space="preserve">Despite observing differences in absolute SNP numbers and dataset composition, our results </w:t>
      </w:r>
      <w:r w:rsidRPr="002B2313">
        <w:rPr>
          <w:rFonts w:eastAsia="Times New Roman"/>
        </w:rPr>
        <w:t>show</w:t>
      </w:r>
      <w:r w:rsidRPr="00C92FD4">
        <w:t xml:space="preserve"> that overall patterns of genetic diversity, population structure, and evolutionary relationships </w:t>
      </w:r>
      <w:r w:rsidRPr="002B2313">
        <w:rPr>
          <w:rFonts w:eastAsia="Times New Roman"/>
        </w:rPr>
        <w:t>remain</w:t>
      </w:r>
      <w:r w:rsidRPr="00C92FD4">
        <w:t xml:space="preserve"> consistent across references. These findings suggest that for recently diverged taxa, the choice of reference genome may be less critical than previously assumed. Genetic similarity within this evolutionary timescale appears sufficient to capture key patterns of variation and divergence, </w:t>
      </w:r>
      <w:r>
        <w:rPr>
          <w:rFonts w:eastAsia="Times New Roman"/>
        </w:rPr>
        <w:t>thus</w:t>
      </w:r>
      <w:r w:rsidRPr="002B2313">
        <w:rPr>
          <w:rFonts w:eastAsia="Times New Roman"/>
        </w:rPr>
        <w:t xml:space="preserve"> </w:t>
      </w:r>
      <w:r w:rsidRPr="00C92FD4">
        <w:t>reducing the influence of reference selection on population and evolutionary interpretations.</w:t>
      </w:r>
    </w:p>
    <w:p w14:paraId="0AAF9B5C" w14:textId="77777777" w:rsidR="001951C1" w:rsidRPr="00C92FD4" w:rsidRDefault="001951C1" w:rsidP="001951C1">
      <w:pPr>
        <w:spacing w:line="480" w:lineRule="auto"/>
        <w:rPr>
          <w:b/>
        </w:rPr>
      </w:pPr>
    </w:p>
    <w:p w14:paraId="0DE7D2A5" w14:textId="77777777" w:rsidR="001951C1" w:rsidRPr="00C92FD4" w:rsidRDefault="001951C1" w:rsidP="001951C1">
      <w:pPr>
        <w:spacing w:line="480" w:lineRule="auto"/>
        <w:sectPr w:rsidR="001951C1" w:rsidRPr="00C92FD4" w:rsidSect="00C92FD4">
          <w:pgSz w:w="11909" w:h="16834"/>
          <w:pgMar w:top="1440" w:right="1440" w:bottom="1440" w:left="1440" w:header="720" w:footer="720" w:gutter="0"/>
          <w:cols w:space="720"/>
        </w:sectPr>
      </w:pPr>
      <w:r w:rsidRPr="00C92FD4">
        <w:rPr>
          <w:b/>
        </w:rPr>
        <w:t xml:space="preserve">Keywords: </w:t>
      </w:r>
      <w:r w:rsidRPr="00C92FD4">
        <w:t>RAD-seq; rapid divergence; recent speciation; genome choice; bioinformatic approach; population genomics; reference genome.</w:t>
      </w:r>
    </w:p>
    <w:p w14:paraId="1188BC97" w14:textId="7293A481" w:rsidR="001951C1" w:rsidRPr="00C92FD4" w:rsidRDefault="001951C1" w:rsidP="001951C1">
      <w:pPr>
        <w:spacing w:line="480" w:lineRule="auto"/>
        <w:rPr>
          <w:b/>
        </w:rPr>
      </w:pPr>
      <w:commentRangeStart w:id="55"/>
      <w:r w:rsidRPr="00C92FD4">
        <w:rPr>
          <w:b/>
        </w:rPr>
        <w:lastRenderedPageBreak/>
        <w:t>Introduction</w:t>
      </w:r>
      <w:commentRangeEnd w:id="55"/>
      <w:r w:rsidR="00522F2E" w:rsidRPr="002B2313">
        <w:rPr>
          <w:rStyle w:val="CommentReference"/>
        </w:rPr>
        <w:commentReference w:id="55"/>
      </w:r>
    </w:p>
    <w:p w14:paraId="45B7AC9F" w14:textId="2E15CC9B" w:rsidR="001951C1" w:rsidRPr="00C92FD4" w:rsidRDefault="001951C1" w:rsidP="001951C1">
      <w:pPr>
        <w:spacing w:line="480" w:lineRule="auto"/>
      </w:pPr>
      <w:r w:rsidRPr="00C92FD4">
        <w:t>Recent advancements in high-throughput sequencing technologies have transformed the study of non-model organisms in ecology and evolutionary biology (Ellegren 2014; Shafer et al. 2016; 2017). One of the most significant developments has been the advent of reduced-representation sequencing methods, such as restriction-site associated DNA sequencing (RAD-seq). This approach enables the cost-effective and efficient identification of thousands of polymorphic loci across the genome without requiring a complete reference genome (Andrews et al. 2016). RAD-seq has proven particularly useful for population genetics, phylogenetics, and conservation genomics</w:t>
      </w:r>
      <w:r>
        <w:rPr>
          <w:rFonts w:eastAsia="Times New Roman"/>
        </w:rPr>
        <w:t>,</w:t>
      </w:r>
      <w:r w:rsidRPr="002B2313">
        <w:rPr>
          <w:rFonts w:eastAsia="Times New Roman"/>
        </w:rPr>
        <w:t xml:space="preserve"> </w:t>
      </w:r>
      <w:r>
        <w:rPr>
          <w:rFonts w:eastAsia="Times New Roman"/>
        </w:rPr>
        <w:t>making</w:t>
      </w:r>
      <w:r w:rsidRPr="002B2313">
        <w:rPr>
          <w:rFonts w:eastAsia="Times New Roman"/>
        </w:rPr>
        <w:t xml:space="preserve"> i</w:t>
      </w:r>
      <w:r>
        <w:rPr>
          <w:rFonts w:eastAsia="Times New Roman"/>
        </w:rPr>
        <w:t>t</w:t>
      </w:r>
      <w:r w:rsidRPr="00C92FD4">
        <w:t xml:space="preserve"> an invaluable tool for researchers working with diverse taxa, including species lacking well-annotated genomes.</w:t>
      </w:r>
    </w:p>
    <w:p w14:paraId="32661958" w14:textId="6E7AA36B" w:rsidR="001951C1" w:rsidRPr="00C92FD4" w:rsidRDefault="001951C1" w:rsidP="001951C1">
      <w:pPr>
        <w:spacing w:line="480" w:lineRule="auto"/>
        <w:ind w:firstLine="720"/>
      </w:pPr>
      <w:r w:rsidRPr="00C92FD4">
        <w:t xml:space="preserve">Despite the advantages of RAD-seq, the </w:t>
      </w:r>
      <w:r w:rsidRPr="002B2313">
        <w:rPr>
          <w:rFonts w:eastAsia="Times New Roman"/>
        </w:rPr>
        <w:t>bioinformatic</w:t>
      </w:r>
      <w:r>
        <w:rPr>
          <w:rFonts w:eastAsia="Times New Roman"/>
        </w:rPr>
        <w:t>s</w:t>
      </w:r>
      <w:r w:rsidRPr="00C92FD4">
        <w:t xml:space="preserve"> processing of the resulting data presents several challenges and potential biases. The choice between reference-based and de novo assembly approaches significantly influences SNP discovery, population genetic inferences, and evolutionary interpretations (Shafer et al. 2017). When a high-quality reference genome is available, aligning sequencing reads to this reference enhances genotype calling accuracy and facilitates analyses such as demographic history reconstruction and selection scans (Manel et al. 2015; Brandies et al. 2019). However, an appropriate reference genome is often unavailable in non-model species, leading researchers to </w:t>
      </w:r>
      <w:r>
        <w:rPr>
          <w:rFonts w:eastAsia="Times New Roman"/>
        </w:rPr>
        <w:t>choose</w:t>
      </w:r>
      <w:r w:rsidRPr="00C92FD4">
        <w:t xml:space="preserve"> a reference from a closely related species or adopt a de novo approach (Reid et al. 2021). Each strategy introduces distinct biases: reference-based approaches may suffer from mapping bias, resulting in erroneous estimates of heterozygosity and allele frequencies (Günther and </w:t>
      </w:r>
      <w:proofErr w:type="spellStart"/>
      <w:r w:rsidRPr="00C92FD4">
        <w:t>Nettelblad</w:t>
      </w:r>
      <w:proofErr w:type="spellEnd"/>
      <w:r w:rsidRPr="00C92FD4">
        <w:t xml:space="preserve"> 2019), whereas de novo assembly may lead to fragmentation and increased sequencing errors (Davey and </w:t>
      </w:r>
      <w:proofErr w:type="spellStart"/>
      <w:r w:rsidRPr="00C92FD4">
        <w:t>Blaxter</w:t>
      </w:r>
      <w:proofErr w:type="spellEnd"/>
      <w:r w:rsidRPr="00C92FD4">
        <w:t xml:space="preserve"> 2010).</w:t>
      </w:r>
    </w:p>
    <w:p w14:paraId="11E706AF" w14:textId="77777777" w:rsidR="001951C1" w:rsidRPr="00C92FD4" w:rsidRDefault="001951C1" w:rsidP="001951C1">
      <w:pPr>
        <w:spacing w:line="480" w:lineRule="auto"/>
        <w:ind w:firstLine="720"/>
      </w:pPr>
      <w:r w:rsidRPr="00C92FD4">
        <w:t xml:space="preserve">The recommendation to use the "closest available reference genome" in reference-based approaches for non-model species is widely accepted (Galla et al. 2018; Therkildsen and </w:t>
      </w:r>
      <w:proofErr w:type="spellStart"/>
      <w:r w:rsidRPr="00C92FD4">
        <w:t>Palumbi</w:t>
      </w:r>
      <w:proofErr w:type="spellEnd"/>
      <w:r w:rsidRPr="00C92FD4">
        <w:t xml:space="preserve"> 2017); however, there is limited understanding of how closely related the reference should be. The "closeness" is often ambiguous and varies across systems with different evolutionary histories. The </w:t>
      </w:r>
      <w:r w:rsidRPr="00C92FD4">
        <w:lastRenderedPageBreak/>
        <w:t xml:space="preserve">impact of reference genome selection remains unclear in species that have diverged relatively recently and rapidly. </w:t>
      </w:r>
    </w:p>
    <w:p w14:paraId="66F82683" w14:textId="3146F08A" w:rsidR="001951C1" w:rsidRPr="00C92FD4" w:rsidRDefault="001951C1" w:rsidP="001951C1">
      <w:pPr>
        <w:spacing w:line="480" w:lineRule="auto"/>
        <w:ind w:firstLine="720"/>
      </w:pPr>
      <w:r w:rsidRPr="00C92FD4">
        <w:t xml:space="preserve">The genera </w:t>
      </w:r>
      <w:r w:rsidRPr="00C92FD4">
        <w:rPr>
          <w:i/>
        </w:rPr>
        <w:t>Petunia</w:t>
      </w:r>
      <w:r w:rsidRPr="00C92FD4">
        <w:t xml:space="preserve"> Juss. and </w:t>
      </w:r>
      <w:r w:rsidRPr="00C92FD4">
        <w:rPr>
          <w:i/>
        </w:rPr>
        <w:t xml:space="preserve">Calibrachoa </w:t>
      </w:r>
      <w:proofErr w:type="spellStart"/>
      <w:r w:rsidRPr="00C92FD4">
        <w:t>Cerv</w:t>
      </w:r>
      <w:proofErr w:type="spellEnd"/>
      <w:r w:rsidRPr="00C92FD4">
        <w:t xml:space="preserve">., both members of the Solanaceae family, provide an excellent system </w:t>
      </w:r>
      <w:del w:id="56" w:author="Office" w:date="2025-09-19T11:02:00Z" w16du:dateUtc="2025-09-19T09:02:00Z">
        <w:r w:rsidR="00CF3E01" w:rsidRPr="002B2313">
          <w:rPr>
            <w:rFonts w:eastAsia="Times New Roman"/>
          </w:rPr>
          <w:delText>to investigate</w:delText>
        </w:r>
      </w:del>
      <w:r>
        <w:rPr>
          <w:rFonts w:eastAsia="Times New Roman"/>
        </w:rPr>
        <w:t>for</w:t>
      </w:r>
      <w:r w:rsidRPr="002B2313">
        <w:rPr>
          <w:rFonts w:eastAsia="Times New Roman"/>
        </w:rPr>
        <w:t xml:space="preserve"> investigat</w:t>
      </w:r>
      <w:r>
        <w:rPr>
          <w:rFonts w:eastAsia="Times New Roman"/>
        </w:rPr>
        <w:t>ing</w:t>
      </w:r>
      <w:r w:rsidRPr="00C92FD4">
        <w:t xml:space="preserve"> this question. </w:t>
      </w:r>
      <w:r w:rsidRPr="00C92FD4">
        <w:rPr>
          <w:i/>
        </w:rPr>
        <w:t>Petunia</w:t>
      </w:r>
      <w:r w:rsidRPr="00C92FD4">
        <w:t xml:space="preserve"> is a genus better known </w:t>
      </w:r>
      <w:r>
        <w:rPr>
          <w:rFonts w:eastAsia="Times New Roman"/>
        </w:rPr>
        <w:t>for</w:t>
      </w:r>
      <w:r w:rsidRPr="00C92FD4">
        <w:t xml:space="preserve"> its cultivated </w:t>
      </w:r>
      <w:r w:rsidRPr="00C92FD4">
        <w:rPr>
          <w:i/>
        </w:rPr>
        <w:t xml:space="preserve">P. </w:t>
      </w:r>
      <w:r w:rsidRPr="00C92FD4">
        <w:t>x</w:t>
      </w:r>
      <w:r w:rsidRPr="00C92FD4">
        <w:rPr>
          <w:i/>
        </w:rPr>
        <w:t xml:space="preserve"> hybrida </w:t>
      </w:r>
      <w:r w:rsidRPr="00C92FD4">
        <w:t xml:space="preserve">(Hook.) </w:t>
      </w:r>
      <w:proofErr w:type="spellStart"/>
      <w:r w:rsidRPr="00C92FD4">
        <w:t>Vilm</w:t>
      </w:r>
      <w:proofErr w:type="spellEnd"/>
      <w:r w:rsidRPr="00C92FD4">
        <w:t xml:space="preserve">. and includes 20 wild species with recent and rapid divergence (e.g., </w:t>
      </w:r>
      <w:proofErr w:type="spellStart"/>
      <w:r w:rsidRPr="00C92FD4">
        <w:t>Särkinen</w:t>
      </w:r>
      <w:proofErr w:type="spellEnd"/>
      <w:r w:rsidRPr="00C92FD4">
        <w:t xml:space="preserve"> et al. 2013; Reck-</w:t>
      </w:r>
      <w:proofErr w:type="spellStart"/>
      <w:r w:rsidRPr="00C92FD4">
        <w:t>Kortmann</w:t>
      </w:r>
      <w:proofErr w:type="spellEnd"/>
      <w:r w:rsidRPr="00C92FD4">
        <w:t xml:space="preserve"> et al. </w:t>
      </w:r>
      <w:commentRangeStart w:id="57"/>
      <w:r w:rsidRPr="00C92FD4">
        <w:t>2014;</w:t>
      </w:r>
      <w:commentRangeEnd w:id="57"/>
      <w:r w:rsidR="00E0380E" w:rsidRPr="00E556DA">
        <w:rPr>
          <w:rFonts w:eastAsia="Times New Roman"/>
        </w:rPr>
        <w:commentReference w:id="57"/>
      </w:r>
      <w:r w:rsidRPr="00C92FD4">
        <w:t xml:space="preserve"> Backes et al. 2024; Soares et al. </w:t>
      </w:r>
      <w:commentRangeStart w:id="58"/>
      <w:r w:rsidRPr="00C92FD4">
        <w:t>2025</w:t>
      </w:r>
      <w:commentRangeEnd w:id="58"/>
      <w:r w:rsidR="00E0380E" w:rsidRPr="00E556DA">
        <w:rPr>
          <w:rFonts w:eastAsia="Times New Roman"/>
        </w:rPr>
        <w:commentReference w:id="58"/>
      </w:r>
      <w:r w:rsidRPr="00C92FD4">
        <w:t xml:space="preserve">). Similarly, </w:t>
      </w:r>
      <w:r w:rsidRPr="00C92FD4">
        <w:rPr>
          <w:i/>
        </w:rPr>
        <w:t>Calibrachoa</w:t>
      </w:r>
      <w:r w:rsidRPr="00C92FD4">
        <w:t xml:space="preserve">, a close relative of </w:t>
      </w:r>
      <w:r w:rsidRPr="00C92FD4">
        <w:rPr>
          <w:i/>
        </w:rPr>
        <w:t>Petunia</w:t>
      </w:r>
      <w:r w:rsidRPr="00C92FD4">
        <w:t xml:space="preserve"> </w:t>
      </w:r>
      <w:commentRangeStart w:id="59"/>
      <w:r w:rsidRPr="00C92FD4">
        <w:t>(</w:t>
      </w:r>
      <w:proofErr w:type="spellStart"/>
      <w:r w:rsidRPr="00C92FD4">
        <w:t>Särkinen</w:t>
      </w:r>
      <w:proofErr w:type="spellEnd"/>
      <w:r w:rsidRPr="00C92FD4">
        <w:t xml:space="preserve"> et al. 2013; Pezzi et al. 2024)</w:t>
      </w:r>
      <w:commentRangeEnd w:id="59"/>
      <w:r w:rsidRPr="00C92FD4">
        <w:t>,</w:t>
      </w:r>
      <w:r w:rsidR="00CF3E01" w:rsidRPr="00E556DA">
        <w:rPr>
          <w:rFonts w:eastAsia="Times New Roman"/>
        </w:rPr>
        <w:commentReference w:id="59"/>
      </w:r>
      <w:r w:rsidRPr="00C92FD4">
        <w:t xml:space="preserve"> consists of species that also exhibit rapid evolutionary divergence (</w:t>
      </w:r>
      <w:proofErr w:type="spellStart"/>
      <w:r w:rsidRPr="006E2537">
        <w:rPr>
          <w:rFonts w:eastAsia="Times New Roman"/>
        </w:rPr>
        <w:t>Fregonezi</w:t>
      </w:r>
      <w:proofErr w:type="spellEnd"/>
      <w:r w:rsidRPr="00C92FD4">
        <w:t xml:space="preserve"> et al. 2012; </w:t>
      </w:r>
      <w:proofErr w:type="spellStart"/>
      <w:r w:rsidRPr="00C92FD4">
        <w:t>Mäder</w:t>
      </w:r>
      <w:proofErr w:type="spellEnd"/>
      <w:r w:rsidRPr="00C92FD4">
        <w:t xml:space="preserve"> and Freitas 2019; Backes et al., unpublished data). However, no congeneric reference genome is currently available for </w:t>
      </w:r>
      <w:r w:rsidRPr="00C92FD4">
        <w:rPr>
          <w:i/>
        </w:rPr>
        <w:t>Calibrachoa</w:t>
      </w:r>
      <w:r w:rsidRPr="00C92FD4">
        <w:t>, necessitating reference genomes from related taxa.</w:t>
      </w:r>
    </w:p>
    <w:p w14:paraId="58EA5F9B" w14:textId="5922D225" w:rsidR="001951C1" w:rsidRPr="00C92FD4" w:rsidRDefault="001951C1" w:rsidP="001951C1">
      <w:pPr>
        <w:spacing w:line="480" w:lineRule="auto"/>
        <w:ind w:firstLine="720"/>
      </w:pPr>
      <w:r w:rsidRPr="00C92FD4">
        <w:t xml:space="preserve">In this study, we explicitly evaluate how the choice of reference genome influences SNP calling and downstream evolutionary interpretations in </w:t>
      </w:r>
      <w:r w:rsidRPr="00C92FD4">
        <w:rPr>
          <w:i/>
        </w:rPr>
        <w:t>Petunia</w:t>
      </w:r>
      <w:r w:rsidRPr="00C92FD4">
        <w:t xml:space="preserve"> and </w:t>
      </w:r>
      <w:r w:rsidRPr="00C92FD4">
        <w:rPr>
          <w:i/>
        </w:rPr>
        <w:t>Calibrachoa</w:t>
      </w:r>
      <w:r w:rsidRPr="00C92FD4">
        <w:t xml:space="preserve">. Specifically, we compare the performance of multiple reference genomes </w:t>
      </w:r>
      <w:r>
        <w:rPr>
          <w:rFonts w:eastAsia="Times New Roman"/>
        </w:rPr>
        <w:t>that differ</w:t>
      </w:r>
      <w:r w:rsidRPr="00C92FD4">
        <w:t xml:space="preserve"> in genetic proximity to our target species to assess how </w:t>
      </w:r>
      <w:r>
        <w:rPr>
          <w:rFonts w:eastAsia="Times New Roman"/>
        </w:rPr>
        <w:t>the selection of the</w:t>
      </w:r>
      <w:r w:rsidRPr="002B2313">
        <w:rPr>
          <w:rFonts w:eastAsia="Times New Roman"/>
        </w:rPr>
        <w:t xml:space="preserve"> </w:t>
      </w:r>
      <w:r w:rsidRPr="00C92FD4">
        <w:t xml:space="preserve">reference genome impacts key population and phylogenetic analyses. We hypothesized that increased phylogenetic distance between the reference and focal genomes would reduce mapping quality and SNP calling accuracy, potentially leading to biases in population genetic inference. Additionally, we tested whether and how low coverage biases the inference of population </w:t>
      </w:r>
      <w:r w:rsidRPr="006E2537">
        <w:rPr>
          <w:rFonts w:eastAsia="Times New Roman"/>
        </w:rPr>
        <w:t>genetic</w:t>
      </w:r>
      <w:r w:rsidRPr="00C92FD4">
        <w:t xml:space="preserve"> statistics. In this regard, we hypothesized that low coverage sequencing might not directly impact the main statistics of a population genetics study, namely nucleotide diversity (π), inbreeding coefficient (</w:t>
      </w:r>
      <w:r w:rsidRPr="00C92FD4">
        <w:rPr>
          <w:i/>
        </w:rPr>
        <w:t>F</w:t>
      </w:r>
      <w:r w:rsidRPr="00C92FD4">
        <w:rPr>
          <w:vertAlign w:val="subscript"/>
        </w:rPr>
        <w:t>IS</w:t>
      </w:r>
      <w:r w:rsidRPr="00C92FD4">
        <w:t xml:space="preserve">), </w:t>
      </w:r>
      <w:del w:id="60" w:author="Office" w:date="2025-09-19T11:02:00Z" w16du:dateUtc="2025-09-19T09:02:00Z">
        <w:r w:rsidR="000A43E4" w:rsidRPr="00E556DA">
          <w:rPr>
            <w:rFonts w:eastAsia="Times New Roman"/>
          </w:rPr>
          <w:delText>nor</w:delText>
        </w:r>
      </w:del>
      <w:ins w:id="61" w:author="Office" w:date="2025-09-19T11:02:00Z" w16du:dateUtc="2025-09-19T09:02:00Z">
        <w:r w:rsidRPr="006E2537">
          <w:rPr>
            <w:rFonts w:eastAsia="Times New Roman"/>
          </w:rPr>
          <w:t>or</w:t>
        </w:r>
      </w:ins>
      <w:r w:rsidRPr="00C92FD4">
        <w:t xml:space="preserve"> the percentage of polymorphisms</w:t>
      </w:r>
      <w:del w:id="62" w:author="Office" w:date="2025-09-19T11:02:00Z" w16du:dateUtc="2025-09-19T09:02:00Z">
        <w:r w:rsidR="000A43E4" w:rsidRPr="00E556DA">
          <w:rPr>
            <w:rFonts w:eastAsia="Times New Roman"/>
          </w:rPr>
          <w:delText>, meaning</w:delText>
        </w:r>
      </w:del>
      <w:ins w:id="63" w:author="Office" w:date="2025-09-19T11:02:00Z" w16du:dateUtc="2025-09-19T09:02:00Z">
        <w:r>
          <w:rPr>
            <w:rFonts w:eastAsia="Times New Roman"/>
          </w:rPr>
          <w:t>.</w:t>
        </w:r>
        <w:r w:rsidRPr="006E2537">
          <w:rPr>
            <w:rFonts w:eastAsia="Times New Roman"/>
          </w:rPr>
          <w:t xml:space="preserve"> </w:t>
        </w:r>
        <w:r>
          <w:rPr>
            <w:rFonts w:eastAsia="Times New Roman"/>
          </w:rPr>
          <w:t>This indicates</w:t>
        </w:r>
      </w:ins>
      <w:r w:rsidRPr="00C92FD4">
        <w:t xml:space="preserve"> that even at a low coverage rate, sequencing experiments involving multiple populations may yield true and valuable information about a species. </w:t>
      </w:r>
    </w:p>
    <w:p w14:paraId="3262AC5A" w14:textId="56B59B3D" w:rsidR="001951C1" w:rsidRPr="00C92FD4" w:rsidRDefault="001951C1" w:rsidP="001951C1">
      <w:pPr>
        <w:spacing w:line="480" w:lineRule="auto"/>
        <w:ind w:firstLine="720"/>
      </w:pPr>
      <w:r w:rsidRPr="00C92FD4">
        <w:t xml:space="preserve">By addressing these questions, we </w:t>
      </w:r>
      <w:del w:id="64" w:author="Office" w:date="2025-09-19T11:02:00Z" w16du:dateUtc="2025-09-19T09:02:00Z">
        <w:r w:rsidR="006460C7" w:rsidRPr="002B2313">
          <w:rPr>
            <w:rFonts w:eastAsia="Times New Roman"/>
          </w:rPr>
          <w:delText>offer</w:delText>
        </w:r>
        <w:r w:rsidR="00CF3E01" w:rsidRPr="002B2313">
          <w:rPr>
            <w:rFonts w:eastAsia="Times New Roman"/>
          </w:rPr>
          <w:delText>e</w:delText>
        </w:r>
        <w:r w:rsidR="000A43E4" w:rsidRPr="002B2313">
          <w:rPr>
            <w:rFonts w:eastAsia="Times New Roman"/>
          </w:rPr>
          <w:delText>d</w:delText>
        </w:r>
      </w:del>
      <w:ins w:id="65" w:author="Office" w:date="2025-09-19T11:02:00Z" w16du:dateUtc="2025-09-19T09:02:00Z">
        <w:r>
          <w:rPr>
            <w:rFonts w:eastAsia="Times New Roman"/>
          </w:rPr>
          <w:t>provid</w:t>
        </w:r>
        <w:r w:rsidRPr="002B2313">
          <w:rPr>
            <w:rFonts w:eastAsia="Times New Roman"/>
          </w:rPr>
          <w:t>ed</w:t>
        </w:r>
      </w:ins>
      <w:r w:rsidRPr="00C92FD4">
        <w:t xml:space="preserve"> insights into best practices for conducting genomic analyses of recently and rapidly diverging species. We </w:t>
      </w:r>
      <w:del w:id="66" w:author="Office" w:date="2025-09-19T11:02:00Z" w16du:dateUtc="2025-09-19T09:02:00Z">
        <w:r w:rsidR="006460C7" w:rsidRPr="002B2313">
          <w:rPr>
            <w:rFonts w:eastAsia="Times New Roman"/>
          </w:rPr>
          <w:delText>enhanc</w:delText>
        </w:r>
        <w:r w:rsidR="00CF3E01" w:rsidRPr="002B2313">
          <w:rPr>
            <w:rFonts w:eastAsia="Times New Roman"/>
          </w:rPr>
          <w:delText>e</w:delText>
        </w:r>
        <w:r w:rsidR="000A43E4" w:rsidRPr="002B2313">
          <w:rPr>
            <w:rFonts w:eastAsia="Times New Roman"/>
          </w:rPr>
          <w:delText>d</w:delText>
        </w:r>
      </w:del>
      <w:ins w:id="67" w:author="Office" w:date="2025-09-19T11:02:00Z" w16du:dateUtc="2025-09-19T09:02:00Z">
        <w:r>
          <w:rPr>
            <w:rFonts w:eastAsia="Times New Roman"/>
          </w:rPr>
          <w:t>improv</w:t>
        </w:r>
        <w:r w:rsidRPr="002B2313">
          <w:rPr>
            <w:rFonts w:eastAsia="Times New Roman"/>
          </w:rPr>
          <w:t>ed</w:t>
        </w:r>
      </w:ins>
      <w:r w:rsidRPr="00C92FD4">
        <w:t xml:space="preserve"> the broader understanding of reference genome selection in population genomics. Instead</w:t>
      </w:r>
      <w:r w:rsidRPr="00C92FD4">
        <w:rPr>
          <w:highlight w:val="white"/>
        </w:rPr>
        <w:t xml:space="preserve"> of </w:t>
      </w:r>
      <w:del w:id="68" w:author="Office" w:date="2025-09-19T11:02:00Z" w16du:dateUtc="2025-09-19T09:02:00Z">
        <w:r w:rsidR="006460C7" w:rsidRPr="002B2313">
          <w:rPr>
            <w:rFonts w:eastAsia="Times New Roman"/>
            <w:highlight w:val="white"/>
          </w:rPr>
          <w:delText>concentrat</w:delText>
        </w:r>
        <w:r w:rsidR="000A43E4" w:rsidRPr="002B2313">
          <w:rPr>
            <w:rFonts w:eastAsia="Times New Roman"/>
            <w:highlight w:val="white"/>
          </w:rPr>
          <w:delText>ing</w:delText>
        </w:r>
      </w:del>
      <w:ins w:id="69" w:author="Office" w:date="2025-09-19T11:02:00Z" w16du:dateUtc="2025-09-19T09:02:00Z">
        <w:r>
          <w:rPr>
            <w:rFonts w:eastAsia="Times New Roman"/>
            <w:highlight w:val="white"/>
          </w:rPr>
          <w:t>focus</w:t>
        </w:r>
        <w:r w:rsidRPr="002B2313">
          <w:rPr>
            <w:rFonts w:eastAsia="Times New Roman"/>
            <w:highlight w:val="white"/>
          </w:rPr>
          <w:t>ing</w:t>
        </w:r>
      </w:ins>
      <w:r w:rsidRPr="00C92FD4">
        <w:rPr>
          <w:highlight w:val="white"/>
        </w:rPr>
        <w:t xml:space="preserve"> on the absolute variation </w:t>
      </w:r>
      <w:r w:rsidRPr="00C92FD4">
        <w:rPr>
          <w:highlight w:val="white"/>
        </w:rPr>
        <w:lastRenderedPageBreak/>
        <w:t xml:space="preserve">in number between the assemblies, we </w:t>
      </w:r>
      <w:del w:id="70" w:author="Office" w:date="2025-09-19T11:02:00Z" w16du:dateUtc="2025-09-19T09:02:00Z">
        <w:r w:rsidR="006460C7" w:rsidRPr="002B2313">
          <w:rPr>
            <w:rFonts w:eastAsia="Times New Roman"/>
            <w:highlight w:val="white"/>
          </w:rPr>
          <w:delText>highlight</w:delText>
        </w:r>
        <w:r w:rsidR="000A43E4" w:rsidRPr="002B2313">
          <w:rPr>
            <w:rFonts w:eastAsia="Times New Roman"/>
            <w:highlight w:val="white"/>
          </w:rPr>
          <w:delText>ed</w:delText>
        </w:r>
      </w:del>
      <w:ins w:id="71" w:author="Office" w:date="2025-09-19T11:02:00Z" w16du:dateUtc="2025-09-19T09:02:00Z">
        <w:r>
          <w:rPr>
            <w:rFonts w:eastAsia="Times New Roman"/>
            <w:highlight w:val="white"/>
          </w:rPr>
          <w:t>emphasiz</w:t>
        </w:r>
        <w:r w:rsidRPr="002B2313">
          <w:rPr>
            <w:rFonts w:eastAsia="Times New Roman"/>
            <w:highlight w:val="white"/>
          </w:rPr>
          <w:t>ed</w:t>
        </w:r>
      </w:ins>
      <w:r w:rsidRPr="00C92FD4">
        <w:rPr>
          <w:highlight w:val="white"/>
        </w:rPr>
        <w:t xml:space="preserve"> whether the evolutionary interpretation of the data would differ across various tests. </w:t>
      </w:r>
    </w:p>
    <w:p w14:paraId="0E7AD9E1" w14:textId="77777777" w:rsidR="001951C1" w:rsidRPr="00C92FD4" w:rsidRDefault="001951C1" w:rsidP="001951C1">
      <w:pPr>
        <w:spacing w:line="480" w:lineRule="auto"/>
      </w:pPr>
    </w:p>
    <w:p w14:paraId="1A0556C5" w14:textId="77777777" w:rsidR="001951C1" w:rsidRPr="00C92FD4" w:rsidRDefault="001951C1" w:rsidP="001951C1">
      <w:pPr>
        <w:spacing w:line="480" w:lineRule="auto"/>
        <w:rPr>
          <w:b/>
        </w:rPr>
      </w:pPr>
      <w:r w:rsidRPr="00C92FD4">
        <w:rPr>
          <w:b/>
        </w:rPr>
        <w:t>Materials and Methods</w:t>
      </w:r>
    </w:p>
    <w:p w14:paraId="59DE88B9" w14:textId="77777777" w:rsidR="001951C1" w:rsidRPr="00C92FD4" w:rsidRDefault="001951C1" w:rsidP="001951C1">
      <w:pPr>
        <w:spacing w:line="480" w:lineRule="auto"/>
        <w:rPr>
          <w:i/>
        </w:rPr>
      </w:pPr>
      <w:r w:rsidRPr="00C92FD4">
        <w:rPr>
          <w:i/>
        </w:rPr>
        <w:t>Study Design and Dataset Overview</w:t>
      </w:r>
    </w:p>
    <w:p w14:paraId="49301426" w14:textId="651E6F39" w:rsidR="001951C1" w:rsidRPr="00C92FD4" w:rsidRDefault="001951C1" w:rsidP="001951C1">
      <w:pPr>
        <w:spacing w:line="480" w:lineRule="auto"/>
      </w:pPr>
      <w:r w:rsidRPr="00C92FD4">
        <w:t xml:space="preserve">To evaluate the impact of reference genome selection on SNP calling and downstream population and phylogenetic inference, we used raw sequencing data from previously published studies, comprising 121 individuals from </w:t>
      </w:r>
      <w:r w:rsidRPr="00C92FD4">
        <w:rPr>
          <w:i/>
        </w:rPr>
        <w:t>Petunia</w:t>
      </w:r>
      <w:r w:rsidRPr="00C92FD4">
        <w:t xml:space="preserve"> species (Soares and Freitas, 2024; Soares et al., 2024, 2025) and 40 individuals from the closely related genus </w:t>
      </w:r>
      <w:r w:rsidRPr="00C92FD4">
        <w:rPr>
          <w:i/>
        </w:rPr>
        <w:t xml:space="preserve">Calibrachoa </w:t>
      </w:r>
      <w:r w:rsidRPr="00C92FD4">
        <w:t xml:space="preserve">(Backes et al., unpublished data). We structured our analysis around three datasets representing increasing levels of phylogenetic divergence from the available reference genomes: 1) POP (population-level dataset): 80 individuals from </w:t>
      </w:r>
      <w:del w:id="72" w:author="Office" w:date="2025-09-19T11:02:00Z" w16du:dateUtc="2025-09-19T09:02:00Z">
        <w:r w:rsidR="00522F2E" w:rsidRPr="002B2313">
          <w:rPr>
            <w:rFonts w:eastAsia="Times New Roman"/>
          </w:rPr>
          <w:delText xml:space="preserve">a </w:delText>
        </w:r>
      </w:del>
      <w:r w:rsidRPr="00C92FD4">
        <w:t xml:space="preserve">three </w:t>
      </w:r>
      <w:del w:id="73" w:author="Office" w:date="2025-09-19T11:02:00Z" w16du:dateUtc="2025-09-19T09:02:00Z">
        <w:r w:rsidR="00522F2E" w:rsidRPr="002B2313">
          <w:rPr>
            <w:rFonts w:eastAsia="Times New Roman"/>
          </w:rPr>
          <w:delText>population</w:delText>
        </w:r>
      </w:del>
      <w:ins w:id="74" w:author="Office" w:date="2025-09-19T11:02:00Z" w16du:dateUtc="2025-09-19T09:02:00Z">
        <w:r w:rsidRPr="002B2313">
          <w:rPr>
            <w:rFonts w:eastAsia="Times New Roman"/>
          </w:rPr>
          <w:t>population</w:t>
        </w:r>
        <w:r>
          <w:rPr>
            <w:rFonts w:eastAsia="Times New Roman"/>
          </w:rPr>
          <w:t>s</w:t>
        </w:r>
      </w:ins>
      <w:r w:rsidRPr="00C92FD4">
        <w:t xml:space="preserve"> of </w:t>
      </w:r>
      <w:ins w:id="75" w:author="Office" w:date="2025-09-19T11:02:00Z" w16du:dateUtc="2025-09-19T09:02:00Z">
        <w:r>
          <w:rPr>
            <w:rFonts w:eastAsia="Times New Roman"/>
          </w:rPr>
          <w:t xml:space="preserve">the </w:t>
        </w:r>
      </w:ins>
      <w:r w:rsidRPr="00C92FD4">
        <w:t>single species</w:t>
      </w:r>
      <w:del w:id="76" w:author="Office" w:date="2025-09-19T11:02:00Z" w16du:dateUtc="2025-09-19T09:02:00Z">
        <w:r w:rsidR="004B140C" w:rsidRPr="002B2313">
          <w:rPr>
            <w:rFonts w:eastAsia="Times New Roman"/>
          </w:rPr>
          <w:delText>,</w:delText>
        </w:r>
      </w:del>
      <w:r w:rsidRPr="00C92FD4">
        <w:t xml:space="preserve"> </w:t>
      </w:r>
      <w:r w:rsidRPr="00C92FD4">
        <w:rPr>
          <w:i/>
        </w:rPr>
        <w:t xml:space="preserve">Petunia </w:t>
      </w:r>
      <w:proofErr w:type="spellStart"/>
      <w:r w:rsidRPr="00C92FD4">
        <w:rPr>
          <w:i/>
        </w:rPr>
        <w:t>altiplana</w:t>
      </w:r>
      <w:proofErr w:type="spellEnd"/>
      <w:r w:rsidRPr="00C92FD4">
        <w:t xml:space="preserve">, used to assess the effects of reference choice within populations; 2) INTRA-P4 (intraspecific dataset): 41 individuals representing four recently diverged </w:t>
      </w:r>
      <w:r w:rsidRPr="00C92FD4">
        <w:rPr>
          <w:i/>
        </w:rPr>
        <w:t>Petunia</w:t>
      </w:r>
      <w:r w:rsidRPr="00C92FD4">
        <w:t xml:space="preserve"> species, used to test genome reference choice within the same genus; 3) INTER-C5 (interspecific dataset): 40 individuals from five </w:t>
      </w:r>
      <w:r w:rsidRPr="00C92FD4">
        <w:rPr>
          <w:i/>
        </w:rPr>
        <w:t>Calibrachoa</w:t>
      </w:r>
      <w:r w:rsidRPr="00C92FD4">
        <w:t xml:space="preserve"> species to examine the effect of using more distantly related references. We tested each dataset against six reference genomes that span a gradient of phylogenetic distances: 1) Closely related: </w:t>
      </w:r>
      <w:r w:rsidRPr="00C92FD4">
        <w:rPr>
          <w:i/>
        </w:rPr>
        <w:t xml:space="preserve">Petunia </w:t>
      </w:r>
      <w:proofErr w:type="spellStart"/>
      <w:r w:rsidRPr="00C92FD4">
        <w:rPr>
          <w:i/>
        </w:rPr>
        <w:t>inflata</w:t>
      </w:r>
      <w:proofErr w:type="spellEnd"/>
      <w:r w:rsidRPr="00C92FD4">
        <w:rPr>
          <w:i/>
        </w:rPr>
        <w:t xml:space="preserve"> </w:t>
      </w:r>
      <w:r w:rsidRPr="00C92FD4">
        <w:t xml:space="preserve">and </w:t>
      </w:r>
      <w:r w:rsidRPr="00C92FD4">
        <w:rPr>
          <w:i/>
        </w:rPr>
        <w:t xml:space="preserve">P. axillaris </w:t>
      </w:r>
      <w:r w:rsidRPr="00C92FD4">
        <w:t>I</w:t>
      </w:r>
      <w:r w:rsidRPr="00C92FD4">
        <w:rPr>
          <w:i/>
        </w:rPr>
        <w:t xml:space="preserve"> </w:t>
      </w:r>
      <w:r w:rsidRPr="00C92FD4">
        <w:t>(</w:t>
      </w:r>
      <w:proofErr w:type="spellStart"/>
      <w:r w:rsidRPr="00C92FD4">
        <w:t>Bombarely</w:t>
      </w:r>
      <w:proofErr w:type="spellEnd"/>
      <w:r w:rsidRPr="00C92FD4">
        <w:t xml:space="preserve"> et al. 2016) and </w:t>
      </w:r>
      <w:r w:rsidRPr="00C92FD4">
        <w:rPr>
          <w:i/>
        </w:rPr>
        <w:t xml:space="preserve">P. axillaris </w:t>
      </w:r>
      <w:r w:rsidRPr="00C92FD4">
        <w:t>II</w:t>
      </w:r>
      <w:r w:rsidRPr="00C92FD4">
        <w:rPr>
          <w:i/>
        </w:rPr>
        <w:t xml:space="preserve"> </w:t>
      </w:r>
      <w:r w:rsidRPr="00C92FD4">
        <w:t xml:space="preserve">and </w:t>
      </w:r>
      <w:r w:rsidRPr="00C92FD4">
        <w:rPr>
          <w:i/>
        </w:rPr>
        <w:t xml:space="preserve">P. secreta </w:t>
      </w:r>
      <w:r w:rsidRPr="00C92FD4">
        <w:t xml:space="preserve">available at the National Center for Biotechnology Information (NCBI; https://www.ncbi.nlm.nih.gov/); 2) Distantly related groups: </w:t>
      </w:r>
      <w:r w:rsidRPr="00C92FD4">
        <w:rPr>
          <w:i/>
        </w:rPr>
        <w:t xml:space="preserve">Nicotiana sylvestris </w:t>
      </w:r>
      <w:r w:rsidRPr="00C92FD4">
        <w:t>(</w:t>
      </w:r>
      <w:proofErr w:type="spellStart"/>
      <w:r w:rsidRPr="00C92FD4">
        <w:t>Sierro</w:t>
      </w:r>
      <w:proofErr w:type="spellEnd"/>
      <w:r w:rsidRPr="00C92FD4">
        <w:t xml:space="preserve"> et al. 2024) and </w:t>
      </w:r>
      <w:r w:rsidRPr="00C92FD4">
        <w:rPr>
          <w:i/>
        </w:rPr>
        <w:t xml:space="preserve">Solanum </w:t>
      </w:r>
      <w:proofErr w:type="spellStart"/>
      <w:r w:rsidRPr="00C92FD4">
        <w:rPr>
          <w:i/>
        </w:rPr>
        <w:t>habrochaites</w:t>
      </w:r>
      <w:proofErr w:type="spellEnd"/>
      <w:r w:rsidRPr="00C92FD4">
        <w:rPr>
          <w:i/>
        </w:rPr>
        <w:t xml:space="preserve"> </w:t>
      </w:r>
      <w:r w:rsidRPr="00C92FD4">
        <w:t>(Yu et al. 2022).</w:t>
      </w:r>
      <w:r w:rsidRPr="00C92FD4">
        <w:rPr>
          <w:i/>
        </w:rPr>
        <w:t xml:space="preserve"> </w:t>
      </w:r>
    </w:p>
    <w:p w14:paraId="5481C1B5" w14:textId="5B9DB7C5" w:rsidR="001951C1" w:rsidRPr="00C92FD4" w:rsidRDefault="001951C1" w:rsidP="001951C1">
      <w:pPr>
        <w:spacing w:line="480" w:lineRule="auto"/>
        <w:ind w:firstLine="720"/>
      </w:pPr>
      <w:r w:rsidRPr="00C92FD4">
        <w:t xml:space="preserve">The </w:t>
      </w:r>
      <w:r w:rsidRPr="00C92FD4">
        <w:rPr>
          <w:i/>
        </w:rPr>
        <w:t>Petunia</w:t>
      </w:r>
      <w:r w:rsidRPr="00C92FD4">
        <w:t xml:space="preserve"> species are grouped into two clades based on corolla tube length (short and long), with a divergence time estimated at approximately 2.85 Mya (</w:t>
      </w:r>
      <w:proofErr w:type="spellStart"/>
      <w:r w:rsidRPr="00C92FD4">
        <w:t>Särkinen</w:t>
      </w:r>
      <w:proofErr w:type="spellEnd"/>
      <w:r w:rsidRPr="00C92FD4">
        <w:t xml:space="preserve"> et al. 2013). The POP and INTRA-P4 datasets included only species with short corolla tubes, which diverged around 2 Mya (Soares et al. 2025). Among the reference genomes, </w:t>
      </w:r>
      <w:r w:rsidRPr="00C92FD4">
        <w:rPr>
          <w:i/>
        </w:rPr>
        <w:t xml:space="preserve">P. </w:t>
      </w:r>
      <w:proofErr w:type="spellStart"/>
      <w:r w:rsidRPr="00C92FD4">
        <w:rPr>
          <w:i/>
        </w:rPr>
        <w:t>inflata</w:t>
      </w:r>
      <w:proofErr w:type="spellEnd"/>
      <w:r w:rsidRPr="00C92FD4">
        <w:t xml:space="preserve">, a </w:t>
      </w:r>
      <w:ins w:id="77" w:author="Office" w:date="2025-09-19T11:02:00Z" w16du:dateUtc="2025-09-19T09:02:00Z">
        <w:r>
          <w:rPr>
            <w:rFonts w:eastAsia="Times New Roman"/>
          </w:rPr>
          <w:t xml:space="preserve">species with a </w:t>
        </w:r>
      </w:ins>
      <w:r w:rsidRPr="00C92FD4">
        <w:t>short corolla tube</w:t>
      </w:r>
      <w:del w:id="78" w:author="Office" w:date="2025-09-19T11:02:00Z" w16du:dateUtc="2025-09-19T09:02:00Z">
        <w:r w:rsidR="00522F2E" w:rsidRPr="002B2313">
          <w:rPr>
            <w:rFonts w:eastAsia="Times New Roman"/>
          </w:rPr>
          <w:delText xml:space="preserve"> species</w:delText>
        </w:r>
      </w:del>
      <w:r w:rsidRPr="00C92FD4">
        <w:t xml:space="preserve">, is the closest related species to these datasets. </w:t>
      </w:r>
      <w:r w:rsidRPr="00C92FD4">
        <w:rPr>
          <w:i/>
        </w:rPr>
        <w:t>Petunia axillaris</w:t>
      </w:r>
      <w:r w:rsidRPr="00C92FD4">
        <w:t xml:space="preserve"> and </w:t>
      </w:r>
      <w:r w:rsidRPr="00C92FD4">
        <w:rPr>
          <w:i/>
        </w:rPr>
        <w:t>P. secreta</w:t>
      </w:r>
      <w:r w:rsidRPr="00C92FD4">
        <w:t xml:space="preserve"> genomes represent the long corolla tube clade. </w:t>
      </w:r>
    </w:p>
    <w:p w14:paraId="10F116AC" w14:textId="27847A56" w:rsidR="001951C1" w:rsidRPr="00C92FD4" w:rsidRDefault="001951C1" w:rsidP="001951C1">
      <w:pPr>
        <w:spacing w:line="480" w:lineRule="auto"/>
        <w:ind w:firstLine="720"/>
      </w:pPr>
      <w:r w:rsidRPr="00C92FD4">
        <w:lastRenderedPageBreak/>
        <w:t xml:space="preserve">The </w:t>
      </w:r>
      <w:r w:rsidRPr="00C92FD4">
        <w:rPr>
          <w:i/>
        </w:rPr>
        <w:t>Calibrachoa</w:t>
      </w:r>
      <w:r w:rsidRPr="00C92FD4">
        <w:t xml:space="preserve"> species included in the INTER-C5 dataset diverged from </w:t>
      </w:r>
      <w:r w:rsidRPr="00C92FD4">
        <w:rPr>
          <w:i/>
        </w:rPr>
        <w:t>Petunia</w:t>
      </w:r>
      <w:r w:rsidRPr="00C92FD4">
        <w:t xml:space="preserve"> </w:t>
      </w:r>
      <w:del w:id="79" w:author="Office" w:date="2025-09-19T11:02:00Z" w16du:dateUtc="2025-09-19T09:02:00Z">
        <w:r w:rsidR="00E151E4" w:rsidRPr="002B2313">
          <w:rPr>
            <w:rFonts w:eastAsia="Times New Roman"/>
          </w:rPr>
          <w:delText>circa</w:delText>
        </w:r>
      </w:del>
      <w:ins w:id="80" w:author="Office" w:date="2025-09-19T11:02:00Z" w16du:dateUtc="2025-09-19T09:02:00Z">
        <w:r>
          <w:rPr>
            <w:rFonts w:eastAsia="Times New Roman"/>
          </w:rPr>
          <w:t>approximately</w:t>
        </w:r>
      </w:ins>
      <w:r w:rsidRPr="00C92FD4">
        <w:t xml:space="preserve"> 8.5 </w:t>
      </w:r>
      <w:ins w:id="81" w:author="Office" w:date="2025-09-19T11:02:00Z" w16du:dateUtc="2025-09-19T09:02:00Z">
        <w:r>
          <w:rPr>
            <w:rFonts w:eastAsia="Times New Roman"/>
          </w:rPr>
          <w:t>million years ago</w:t>
        </w:r>
        <w:r w:rsidRPr="002B2313">
          <w:rPr>
            <w:rFonts w:eastAsia="Times New Roman"/>
          </w:rPr>
          <w:t xml:space="preserve"> (</w:t>
        </w:r>
      </w:ins>
      <w:r w:rsidRPr="00C92FD4">
        <w:t>Mya</w:t>
      </w:r>
      <w:del w:id="82" w:author="Office" w:date="2025-09-19T11:02:00Z" w16du:dateUtc="2025-09-19T09:02:00Z">
        <w:r w:rsidR="00E151E4" w:rsidRPr="002B2313">
          <w:rPr>
            <w:rFonts w:eastAsia="Times New Roman"/>
          </w:rPr>
          <w:delText xml:space="preserve"> (</w:delText>
        </w:r>
      </w:del>
      <w:ins w:id="83" w:author="Office" w:date="2025-09-19T11:02:00Z" w16du:dateUtc="2025-09-19T09:02:00Z">
        <w:r>
          <w:rPr>
            <w:rFonts w:eastAsia="Times New Roman"/>
          </w:rPr>
          <w:t xml:space="preserve">; </w:t>
        </w:r>
      </w:ins>
      <w:proofErr w:type="spellStart"/>
      <w:r w:rsidRPr="00C92FD4">
        <w:t>Särkinen</w:t>
      </w:r>
      <w:proofErr w:type="spellEnd"/>
      <w:r w:rsidRPr="00C92FD4">
        <w:t xml:space="preserve"> et al. 2013), and we mapped it to the four </w:t>
      </w:r>
      <w:r w:rsidRPr="00C92FD4">
        <w:rPr>
          <w:i/>
        </w:rPr>
        <w:t>Petunia</w:t>
      </w:r>
      <w:r w:rsidRPr="00C92FD4">
        <w:t xml:space="preserve"> genomes to test the </w:t>
      </w:r>
      <w:del w:id="84" w:author="Office" w:date="2025-09-19T11:02:00Z" w16du:dateUtc="2025-09-19T09:02:00Z">
        <w:r w:rsidR="008A619B" w:rsidRPr="002B2313">
          <w:rPr>
            <w:rFonts w:eastAsia="Times New Roman"/>
          </w:rPr>
          <w:delText>effect</w:delText>
        </w:r>
      </w:del>
      <w:ins w:id="85" w:author="Office" w:date="2025-09-19T11:02:00Z" w16du:dateUtc="2025-09-19T09:02:00Z">
        <w:r w:rsidRPr="002B2313">
          <w:rPr>
            <w:rFonts w:eastAsia="Times New Roman"/>
          </w:rPr>
          <w:t>effect</w:t>
        </w:r>
        <w:r>
          <w:rPr>
            <w:rFonts w:eastAsia="Times New Roman"/>
          </w:rPr>
          <w:t>s</w:t>
        </w:r>
      </w:ins>
      <w:r w:rsidRPr="00C92FD4">
        <w:t xml:space="preserve"> of greater divergence. Additionally, we included two more distant reference genomes—</w:t>
      </w:r>
      <w:r w:rsidRPr="00C92FD4">
        <w:rPr>
          <w:i/>
        </w:rPr>
        <w:t>Nicotiana</w:t>
      </w:r>
      <w:r w:rsidRPr="00C92FD4">
        <w:t xml:space="preserve"> L. and </w:t>
      </w:r>
      <w:r w:rsidRPr="00C92FD4">
        <w:rPr>
          <w:i/>
        </w:rPr>
        <w:t xml:space="preserve">Solanum </w:t>
      </w:r>
      <w:r w:rsidRPr="00C92FD4">
        <w:t xml:space="preserve">L.— whose lineages diverged from the </w:t>
      </w:r>
      <w:r w:rsidRPr="00C92FD4">
        <w:rPr>
          <w:i/>
        </w:rPr>
        <w:t>Petunia</w:t>
      </w:r>
      <w:r w:rsidRPr="00C92FD4">
        <w:t>-</w:t>
      </w:r>
      <w:r w:rsidRPr="00C92FD4">
        <w:rPr>
          <w:i/>
        </w:rPr>
        <w:t>Calibrachoa</w:t>
      </w:r>
      <w:r w:rsidRPr="00C92FD4">
        <w:t xml:space="preserve"> clade around 27 Mya and</w:t>
      </w:r>
      <w:del w:id="86" w:author="Office" w:date="2025-09-19T11:02:00Z" w16du:dateUtc="2025-09-19T09:02:00Z">
        <w:r w:rsidR="0046374D" w:rsidRPr="002B2313">
          <w:rPr>
            <w:rFonts w:eastAsia="Times New Roman"/>
          </w:rPr>
          <w:delText>,</w:delText>
        </w:r>
      </w:del>
      <w:r w:rsidRPr="00C92FD4">
        <w:t xml:space="preserve"> from each other</w:t>
      </w:r>
      <w:del w:id="87" w:author="Office" w:date="2025-09-19T11:02:00Z" w16du:dateUtc="2025-09-19T09:02:00Z">
        <w:r w:rsidR="0046374D" w:rsidRPr="002B2313">
          <w:rPr>
            <w:rFonts w:eastAsia="Times New Roman"/>
          </w:rPr>
          <w:delText>,</w:delText>
        </w:r>
      </w:del>
      <w:r w:rsidRPr="00C92FD4">
        <w:t xml:space="preserve"> approximately 24 Mya (</w:t>
      </w:r>
      <w:proofErr w:type="spellStart"/>
      <w:r w:rsidRPr="00C92FD4">
        <w:t>Särkinen</w:t>
      </w:r>
      <w:proofErr w:type="spellEnd"/>
      <w:r w:rsidRPr="00C92FD4">
        <w:t xml:space="preserve"> et al. 2013). </w:t>
      </w:r>
    </w:p>
    <w:p w14:paraId="0BFF76C4" w14:textId="2055F562" w:rsidR="001951C1" w:rsidRPr="00C92FD4" w:rsidRDefault="001951C1" w:rsidP="001951C1">
      <w:pPr>
        <w:spacing w:line="480" w:lineRule="auto"/>
        <w:ind w:firstLine="720"/>
      </w:pPr>
      <w:r w:rsidRPr="00C92FD4">
        <w:t xml:space="preserve">We summarized the evolutionary relationships among the studied species and reference genomes </w:t>
      </w:r>
      <w:ins w:id="88" w:author="Office" w:date="2025-09-19T11:02:00Z" w16du:dateUtc="2025-09-19T09:02:00Z">
        <w:r>
          <w:rPr>
            <w:rFonts w:eastAsia="Times New Roman"/>
          </w:rPr>
          <w:t xml:space="preserve">presented </w:t>
        </w:r>
      </w:ins>
      <w:r w:rsidRPr="00C92FD4">
        <w:t xml:space="preserve">in </w:t>
      </w:r>
      <w:commentRangeStart w:id="89"/>
      <w:r w:rsidRPr="00C92FD4">
        <w:t xml:space="preserve">Figure 1. </w:t>
      </w:r>
      <w:commentRangeEnd w:id="89"/>
      <w:r w:rsidR="00BA5DD2" w:rsidRPr="002B2313">
        <w:rPr>
          <w:rStyle w:val="CommentReference"/>
        </w:rPr>
        <w:commentReference w:id="89"/>
      </w:r>
      <w:r w:rsidRPr="00C92FD4">
        <w:t>Such data were obtained from the literature (</w:t>
      </w:r>
      <w:proofErr w:type="spellStart"/>
      <w:r w:rsidRPr="00C92FD4">
        <w:t>Särkinen</w:t>
      </w:r>
      <w:proofErr w:type="spellEnd"/>
      <w:r w:rsidRPr="00C92FD4">
        <w:t xml:space="preserve"> et al. 2013; Soares et al. 2025) and </w:t>
      </w:r>
      <w:proofErr w:type="spellStart"/>
      <w:r w:rsidRPr="00C92FD4">
        <w:t>TimeTree</w:t>
      </w:r>
      <w:proofErr w:type="spellEnd"/>
      <w:r w:rsidRPr="00C92FD4">
        <w:t xml:space="preserve"> (Kumar et al 2017).</w:t>
      </w:r>
    </w:p>
    <w:p w14:paraId="627BEC1B" w14:textId="6BB90B94" w:rsidR="001951C1" w:rsidRPr="00C92FD4" w:rsidRDefault="001951C1" w:rsidP="001951C1">
      <w:pPr>
        <w:spacing w:line="480" w:lineRule="auto"/>
        <w:ind w:firstLine="720"/>
      </w:pPr>
      <w:r w:rsidRPr="00C92FD4">
        <w:t xml:space="preserve">The article design </w:t>
      </w:r>
      <w:del w:id="90" w:author="Office" w:date="2025-09-19T11:02:00Z" w16du:dateUtc="2025-09-19T09:02:00Z">
        <w:r w:rsidR="00BA5DD2" w:rsidRPr="002B2313">
          <w:rPr>
            <w:rFonts w:eastAsia="Times New Roman"/>
          </w:rPr>
          <w:delText>enabl</w:delText>
        </w:r>
        <w:r w:rsidR="0046374D" w:rsidRPr="002B2313">
          <w:rPr>
            <w:rFonts w:eastAsia="Times New Roman"/>
          </w:rPr>
          <w:delText>ed</w:delText>
        </w:r>
      </w:del>
      <w:ins w:id="91" w:author="Office" w:date="2025-09-19T11:02:00Z" w16du:dateUtc="2025-09-19T09:02:00Z">
        <w:r>
          <w:rPr>
            <w:rFonts w:eastAsia="Times New Roman"/>
          </w:rPr>
          <w:t>allow</w:t>
        </w:r>
        <w:r w:rsidRPr="002B2313">
          <w:rPr>
            <w:rFonts w:eastAsia="Times New Roman"/>
          </w:rPr>
          <w:t>ed</w:t>
        </w:r>
      </w:ins>
      <w:r w:rsidRPr="00C92FD4">
        <w:t xml:space="preserve"> us to systematically test the hypothesis</w:t>
      </w:r>
      <w:ins w:id="92" w:author="Office" w:date="2025-09-19T11:02:00Z" w16du:dateUtc="2025-09-19T09:02:00Z">
        <w:r>
          <w:rPr>
            <w:rFonts w:eastAsia="Times New Roman"/>
          </w:rPr>
          <w:t xml:space="preserve"> of</w:t>
        </w:r>
      </w:ins>
      <w:r w:rsidRPr="00C92FD4">
        <w:t xml:space="preserve"> whether mapping quality, SNP discovery, and downstream population and evolutionary inferences decrease as the phylogenetic distance between the dataset and the reference genome increases.</w:t>
      </w:r>
    </w:p>
    <w:p w14:paraId="471DBCC6" w14:textId="77777777" w:rsidR="001951C1" w:rsidRPr="00C92FD4" w:rsidRDefault="001951C1" w:rsidP="001951C1">
      <w:pPr>
        <w:spacing w:line="480" w:lineRule="auto"/>
        <w:rPr>
          <w:i/>
        </w:rPr>
      </w:pPr>
    </w:p>
    <w:p w14:paraId="5ADFC029" w14:textId="77777777" w:rsidR="001951C1" w:rsidRPr="00C92FD4" w:rsidRDefault="001951C1" w:rsidP="001951C1">
      <w:pPr>
        <w:spacing w:line="480" w:lineRule="auto"/>
        <w:rPr>
          <w:i/>
        </w:rPr>
      </w:pPr>
      <w:r w:rsidRPr="00C92FD4">
        <w:rPr>
          <w:i/>
        </w:rPr>
        <w:t>Does the Number of Reads Matter?</w:t>
      </w:r>
    </w:p>
    <w:p w14:paraId="54DBC2A1" w14:textId="12AEBEB2" w:rsidR="001951C1" w:rsidRPr="00C92FD4" w:rsidRDefault="001951C1" w:rsidP="001951C1">
      <w:pPr>
        <w:spacing w:line="480" w:lineRule="auto"/>
      </w:pPr>
      <w:r w:rsidRPr="00C92FD4">
        <w:t xml:space="preserve">To evaluate the impact of mapping quality and sequencing depth on population genetic statistics, we simulated </w:t>
      </w:r>
      <w:proofErr w:type="gramStart"/>
      <w:r w:rsidRPr="00C92FD4">
        <w:t>low-coverage</w:t>
      </w:r>
      <w:proofErr w:type="gramEnd"/>
      <w:r w:rsidRPr="00C92FD4">
        <w:t xml:space="preserve"> sequencing by randomly subsampling reads from each sample. We used the POP and INTRA-P4 sequences to conduct this analysis and the custom Python and Bash scripts to generate subsampled datasets. We tested 50,000, 100,000, 200,000, and up to 500,000 reads per sample to reflect realistic genome coverage variation. Each subsampling scheme was replicated ten times to account for the stochastic variation introduced by the random sampling process. We mapped each </w:t>
      </w:r>
      <w:del w:id="93" w:author="Office" w:date="2025-09-19T11:02:00Z" w16du:dateUtc="2025-09-19T09:02:00Z">
        <w:r w:rsidR="000C0CB8" w:rsidRPr="002B2313">
          <w:rPr>
            <w:rFonts w:eastAsia="Times New Roman"/>
            <w:iCs/>
          </w:rPr>
          <w:delText>subsample</w:delText>
        </w:r>
      </w:del>
      <w:ins w:id="94" w:author="Office" w:date="2025-09-19T11:02:00Z" w16du:dateUtc="2025-09-19T09:02:00Z">
        <w:r w:rsidRPr="002B2313">
          <w:rPr>
            <w:rFonts w:eastAsia="Times New Roman"/>
            <w:iCs/>
          </w:rPr>
          <w:t>subsample</w:t>
        </w:r>
        <w:r>
          <w:rPr>
            <w:rFonts w:eastAsia="Times New Roman"/>
            <w:iCs/>
          </w:rPr>
          <w:t>d</w:t>
        </w:r>
      </w:ins>
      <w:r w:rsidRPr="00C92FD4">
        <w:t xml:space="preserve"> dataset to the </w:t>
      </w:r>
      <w:r w:rsidRPr="00C92FD4">
        <w:rPr>
          <w:i/>
        </w:rPr>
        <w:t>P. axillaris</w:t>
      </w:r>
      <w:r w:rsidRPr="00C92FD4">
        <w:t xml:space="preserve"> I genome. This approach allowed us to assess the robustness of downstream genetic analyses across a range of sequencing depths and to identify potential biases associated with low-coverage data. Each subsampled dataset was then assessed </w:t>
      </w:r>
      <w:del w:id="95" w:author="Office" w:date="2025-09-19T11:02:00Z" w16du:dateUtc="2025-09-19T09:02:00Z">
        <w:r w:rsidR="000C0CB8" w:rsidRPr="002B2313">
          <w:rPr>
            <w:rFonts w:eastAsia="Times New Roman"/>
            <w:iCs/>
          </w:rPr>
          <w:delText>through</w:delText>
        </w:r>
      </w:del>
      <w:ins w:id="96" w:author="Office" w:date="2025-09-19T11:02:00Z" w16du:dateUtc="2025-09-19T09:02:00Z">
        <w:r>
          <w:rPr>
            <w:rFonts w:eastAsia="Times New Roman"/>
            <w:iCs/>
          </w:rPr>
          <w:t>using</w:t>
        </w:r>
      </w:ins>
      <w:r w:rsidRPr="00C92FD4">
        <w:t xml:space="preserve"> population genetics statistics such as the number of private alleles, nucleotide diversity (π), observed heterozygosity (Ho), and inbreeding coefficient (</w:t>
      </w:r>
      <w:r w:rsidRPr="00C92FD4">
        <w:rPr>
          <w:i/>
        </w:rPr>
        <w:t>F</w:t>
      </w:r>
      <w:r w:rsidRPr="00C92FD4">
        <w:rPr>
          <w:vertAlign w:val="subscript"/>
        </w:rPr>
        <w:t>IS</w:t>
      </w:r>
      <w:r w:rsidRPr="00C92FD4">
        <w:t>).</w:t>
      </w:r>
    </w:p>
    <w:p w14:paraId="0DC67D3F" w14:textId="77777777" w:rsidR="001951C1" w:rsidRPr="00C92FD4" w:rsidRDefault="001951C1" w:rsidP="001951C1">
      <w:pPr>
        <w:spacing w:line="480" w:lineRule="auto"/>
      </w:pPr>
    </w:p>
    <w:p w14:paraId="12BF9CCD" w14:textId="77777777" w:rsidR="001951C1" w:rsidRPr="00C92FD4" w:rsidRDefault="001951C1" w:rsidP="001951C1">
      <w:pPr>
        <w:spacing w:line="480" w:lineRule="auto"/>
        <w:rPr>
          <w:i/>
        </w:rPr>
      </w:pPr>
      <w:r w:rsidRPr="00C92FD4">
        <w:rPr>
          <w:i/>
        </w:rPr>
        <w:t>SNP Calling and Filtering</w:t>
      </w:r>
    </w:p>
    <w:p w14:paraId="5BEF1FD1" w14:textId="37D1931A" w:rsidR="001951C1" w:rsidRPr="00C92FD4" w:rsidRDefault="001951C1" w:rsidP="001951C1">
      <w:pPr>
        <w:spacing w:line="480" w:lineRule="auto"/>
      </w:pPr>
      <w:r w:rsidRPr="00C92FD4">
        <w:lastRenderedPageBreak/>
        <w:t xml:space="preserve">The workflow of the analyses is graphically explained in Figure 2. All sequence groups were processed identically for SNP calling. Raw reads were inspected </w:t>
      </w:r>
      <w:del w:id="97" w:author="Office" w:date="2025-09-19T11:02:00Z" w16du:dateUtc="2025-09-19T09:02:00Z">
        <w:r w:rsidR="00522F2E" w:rsidRPr="002B2313">
          <w:rPr>
            <w:rFonts w:eastAsia="Times New Roman"/>
          </w:rPr>
          <w:delText>with</w:delText>
        </w:r>
      </w:del>
      <w:ins w:id="98" w:author="Office" w:date="2025-09-19T11:02:00Z" w16du:dateUtc="2025-09-19T09:02:00Z">
        <w:r>
          <w:rPr>
            <w:rFonts w:eastAsia="Times New Roman"/>
          </w:rPr>
          <w:t>using</w:t>
        </w:r>
      </w:ins>
      <w:r w:rsidRPr="00C92FD4">
        <w:t xml:space="preserve"> FASTQC v0.11.7 (Andrews 2010) and MULTIQC (</w:t>
      </w:r>
      <w:proofErr w:type="spellStart"/>
      <w:r w:rsidRPr="00C92FD4">
        <w:t>Ewels</w:t>
      </w:r>
      <w:proofErr w:type="spellEnd"/>
      <w:r w:rsidRPr="00C92FD4">
        <w:t xml:space="preserve"> et al. 2016). Adapters and barcodes were removed, low-quality regions (&lt; Q30) </w:t>
      </w:r>
      <w:ins w:id="99" w:author="Office" w:date="2025-09-19T11:02:00Z" w16du:dateUtc="2025-09-19T09:02:00Z">
        <w:r>
          <w:rPr>
            <w:rFonts w:eastAsia="Times New Roman"/>
          </w:rPr>
          <w:t xml:space="preserve">were </w:t>
        </w:r>
      </w:ins>
      <w:r w:rsidRPr="00C92FD4">
        <w:t xml:space="preserve">trimmed, and reads &lt;50 bp were discarded </w:t>
      </w:r>
      <w:del w:id="100" w:author="Office" w:date="2025-09-19T11:02:00Z" w16du:dateUtc="2025-09-19T09:02:00Z">
        <w:r w:rsidR="00522F2E" w:rsidRPr="002B2313">
          <w:rPr>
            <w:rFonts w:eastAsia="Times New Roman"/>
          </w:rPr>
          <w:delText>using</w:delText>
        </w:r>
      </w:del>
      <w:ins w:id="101" w:author="Office" w:date="2025-09-19T11:02:00Z" w16du:dateUtc="2025-09-19T09:02:00Z">
        <w:r>
          <w:rPr>
            <w:rFonts w:eastAsia="Times New Roman"/>
          </w:rPr>
          <w:t>with</w:t>
        </w:r>
      </w:ins>
      <w:r w:rsidRPr="00C92FD4">
        <w:t xml:space="preserve"> FASTQ-MCF v1.04.807 (</w:t>
      </w:r>
      <w:proofErr w:type="spellStart"/>
      <w:r w:rsidRPr="00C92FD4">
        <w:t>Aronesty</w:t>
      </w:r>
      <w:proofErr w:type="spellEnd"/>
      <w:r w:rsidRPr="00C92FD4">
        <w:t xml:space="preserve"> 2013). Filtered reads were mapped against all</w:t>
      </w:r>
      <w:del w:id="102" w:author="Office" w:date="2025-09-19T11:02:00Z" w16du:dateUtc="2025-09-19T09:02:00Z">
        <w:r w:rsidR="0046374D" w:rsidRPr="002B2313">
          <w:rPr>
            <w:rFonts w:eastAsia="Times New Roman"/>
          </w:rPr>
          <w:delText xml:space="preserve"> the</w:delText>
        </w:r>
      </w:del>
      <w:r w:rsidRPr="00C92FD4">
        <w:t xml:space="preserve"> reference genomes.</w:t>
      </w:r>
    </w:p>
    <w:p w14:paraId="7FA4695E" w14:textId="41737DB5" w:rsidR="001951C1" w:rsidRPr="00C92FD4" w:rsidRDefault="00522F2E" w:rsidP="001951C1">
      <w:pPr>
        <w:spacing w:line="480" w:lineRule="auto"/>
        <w:ind w:firstLine="720"/>
      </w:pPr>
      <w:del w:id="103" w:author="Office" w:date="2025-09-19T11:02:00Z" w16du:dateUtc="2025-09-19T09:02:00Z">
        <w:r w:rsidRPr="002B2313">
          <w:rPr>
            <w:rFonts w:eastAsia="Times New Roman"/>
          </w:rPr>
          <w:delText>The</w:delText>
        </w:r>
      </w:del>
      <w:ins w:id="104" w:author="Office" w:date="2025-09-19T11:02:00Z" w16du:dateUtc="2025-09-19T09:02:00Z">
        <w:r w:rsidR="001951C1">
          <w:rPr>
            <w:rFonts w:eastAsia="Times New Roman"/>
          </w:rPr>
          <w:t>With default settings, t</w:t>
        </w:r>
        <w:r w:rsidR="001951C1" w:rsidRPr="002B2313">
          <w:rPr>
            <w:rFonts w:eastAsia="Times New Roman"/>
          </w:rPr>
          <w:t>he</w:t>
        </w:r>
      </w:ins>
      <w:r w:rsidR="001951C1" w:rsidRPr="00C92FD4">
        <w:t xml:space="preserve"> mapping </w:t>
      </w:r>
      <w:del w:id="105" w:author="Office" w:date="2025-09-19T11:02:00Z" w16du:dateUtc="2025-09-19T09:02:00Z">
        <w:r w:rsidR="008A619B" w:rsidRPr="002B2313">
          <w:rPr>
            <w:rFonts w:eastAsia="Times New Roman"/>
          </w:rPr>
          <w:delText>used</w:delText>
        </w:r>
      </w:del>
      <w:ins w:id="106" w:author="Office" w:date="2025-09-19T11:02:00Z" w16du:dateUtc="2025-09-19T09:02:00Z">
        <w:r w:rsidR="001951C1" w:rsidRPr="002B2313">
          <w:rPr>
            <w:rFonts w:eastAsia="Times New Roman"/>
          </w:rPr>
          <w:t>u</w:t>
        </w:r>
        <w:r w:rsidR="001951C1">
          <w:rPr>
            <w:rFonts w:eastAsia="Times New Roman"/>
          </w:rPr>
          <w:t>tiliz</w:t>
        </w:r>
        <w:r w:rsidR="001951C1" w:rsidRPr="002B2313">
          <w:rPr>
            <w:rFonts w:eastAsia="Times New Roman"/>
          </w:rPr>
          <w:t>ed</w:t>
        </w:r>
      </w:ins>
      <w:r w:rsidR="001951C1" w:rsidRPr="00C92FD4">
        <w:t xml:space="preserve"> BWA v0.7.10-r789 (Li and Durbin 2010</w:t>
      </w:r>
      <w:del w:id="107" w:author="Office" w:date="2025-09-19T11:02:00Z" w16du:dateUtc="2025-09-19T09:02:00Z">
        <w:r w:rsidRPr="002B2313">
          <w:rPr>
            <w:rFonts w:eastAsia="Times New Roman"/>
          </w:rPr>
          <w:delText>) with default settings.</w:delText>
        </w:r>
      </w:del>
      <w:ins w:id="108" w:author="Office" w:date="2025-09-19T11:02:00Z" w16du:dateUtc="2025-09-19T09:02:00Z">
        <w:r w:rsidR="001951C1" w:rsidRPr="002B2313">
          <w:rPr>
            <w:rFonts w:eastAsia="Times New Roman"/>
          </w:rPr>
          <w:t>).</w:t>
        </w:r>
      </w:ins>
      <w:r w:rsidR="001951C1" w:rsidRPr="00C92FD4">
        <w:t xml:space="preserve"> Unmapped reads were discarded, and BAM files were processed </w:t>
      </w:r>
      <w:del w:id="109" w:author="Office" w:date="2025-09-19T11:02:00Z" w16du:dateUtc="2025-09-19T09:02:00Z">
        <w:r w:rsidRPr="002B2313">
          <w:rPr>
            <w:rFonts w:eastAsia="Times New Roman"/>
          </w:rPr>
          <w:delText>with</w:delText>
        </w:r>
      </w:del>
      <w:ins w:id="110" w:author="Office" w:date="2025-09-19T11:02:00Z" w16du:dateUtc="2025-09-19T09:02:00Z">
        <w:r w:rsidR="001951C1">
          <w:rPr>
            <w:rFonts w:eastAsia="Times New Roman"/>
          </w:rPr>
          <w:t>using</w:t>
        </w:r>
      </w:ins>
      <w:r w:rsidR="001951C1" w:rsidRPr="00C92FD4">
        <w:t xml:space="preserve"> SAMTOOLS v1.3.1 (</w:t>
      </w:r>
      <w:proofErr w:type="spellStart"/>
      <w:r w:rsidR="001951C1" w:rsidRPr="00C92FD4">
        <w:t>Danecek</w:t>
      </w:r>
      <w:proofErr w:type="spellEnd"/>
      <w:r w:rsidR="001951C1" w:rsidRPr="00C92FD4">
        <w:t xml:space="preserve"> et al. 2021). BAM files were merged per reference genome </w:t>
      </w:r>
      <w:del w:id="111" w:author="Office" w:date="2025-09-19T11:02:00Z" w16du:dateUtc="2025-09-19T09:02:00Z">
        <w:r w:rsidRPr="002B2313">
          <w:rPr>
            <w:rFonts w:eastAsia="Times New Roman"/>
          </w:rPr>
          <w:delText>using</w:delText>
        </w:r>
      </w:del>
      <w:ins w:id="112" w:author="Office" w:date="2025-09-19T11:02:00Z" w16du:dateUtc="2025-09-19T09:02:00Z">
        <w:r w:rsidR="001951C1">
          <w:rPr>
            <w:rFonts w:eastAsia="Times New Roman"/>
          </w:rPr>
          <w:t>with</w:t>
        </w:r>
      </w:ins>
      <w:r w:rsidR="001951C1" w:rsidRPr="00C92FD4">
        <w:t xml:space="preserve"> </w:t>
      </w:r>
      <w:proofErr w:type="spellStart"/>
      <w:r w:rsidR="001951C1" w:rsidRPr="00C92FD4">
        <w:t>bamaddrg</w:t>
      </w:r>
      <w:proofErr w:type="spellEnd"/>
      <w:r w:rsidR="001951C1" w:rsidRPr="00C92FD4">
        <w:t xml:space="preserve"> (https://github.com/ekg/bamaddrg), sorted, and indexed with SAMTOOLS. Variants were called with FREEBAYES v1.3.6 (Garrison and Marth 2012) using mapping quality &gt;30, base quality &gt;</w:t>
      </w:r>
      <w:ins w:id="113" w:author="Office" w:date="2025-09-19T11:02:00Z" w16du:dateUtc="2025-09-19T09:02:00Z">
        <w:r w:rsidR="001951C1">
          <w:rPr>
            <w:rFonts w:eastAsia="Times New Roman"/>
          </w:rPr>
          <w:t xml:space="preserve"> </w:t>
        </w:r>
      </w:ins>
      <w:r w:rsidR="001951C1" w:rsidRPr="00C92FD4">
        <w:t>30, and read depth &gt;10. Filtering thresholds varied by dataset. For the population-level group, SNPs with 5–50% missing data and minor allele frequency (--</w:t>
      </w:r>
      <w:proofErr w:type="spellStart"/>
      <w:r w:rsidR="001951C1" w:rsidRPr="00C92FD4">
        <w:t>maf</w:t>
      </w:r>
      <w:proofErr w:type="spellEnd"/>
      <w:r w:rsidR="001951C1" w:rsidRPr="00C92FD4">
        <w:t>) ≥</w:t>
      </w:r>
      <w:ins w:id="114" w:author="Office" w:date="2025-09-19T11:02:00Z" w16du:dateUtc="2025-09-19T09:02:00Z">
        <w:r w:rsidR="001951C1">
          <w:rPr>
            <w:rFonts w:eastAsia="Gungsuh"/>
          </w:rPr>
          <w:t xml:space="preserve"> </w:t>
        </w:r>
      </w:ins>
      <w:r w:rsidR="001951C1" w:rsidRPr="00C92FD4">
        <w:t>0.05</w:t>
      </w:r>
      <w:ins w:id="115" w:author="Office" w:date="2025-09-19T11:02:00Z" w16du:dateUtc="2025-09-19T09:02:00Z">
        <w:r w:rsidR="001951C1">
          <w:rPr>
            <w:rFonts w:eastAsia="Gungsuh"/>
          </w:rPr>
          <w:t xml:space="preserve"> were included</w:t>
        </w:r>
      </w:ins>
      <w:r w:rsidR="001951C1" w:rsidRPr="00C92FD4">
        <w:t>. Linkage disequilibrium (LD) was minimized by retaining only one SNP at each 100 bp (--thin) using VCFTOOLS v0.1.12 (</w:t>
      </w:r>
      <w:proofErr w:type="spellStart"/>
      <w:r w:rsidR="001951C1" w:rsidRPr="00C92FD4">
        <w:t>Danecek</w:t>
      </w:r>
      <w:proofErr w:type="spellEnd"/>
      <w:r w:rsidR="001951C1" w:rsidRPr="00C92FD4">
        <w:t xml:space="preserve"> et al. 2011). We assessed the mapping rate (</w:t>
      </w:r>
      <w:ins w:id="116" w:author="Office" w:date="2025-09-19T11:02:00Z" w16du:dateUtc="2025-09-19T09:02:00Z">
        <w:r w:rsidR="001951C1">
          <w:rPr>
            <w:rFonts w:eastAsia="Times New Roman"/>
          </w:rPr>
          <w:t xml:space="preserve">the </w:t>
        </w:r>
      </w:ins>
      <w:r w:rsidR="001951C1" w:rsidRPr="00C92FD4">
        <w:t>proportion of total reads from each sample</w:t>
      </w:r>
      <w:del w:id="117" w:author="Office" w:date="2025-09-19T11:02:00Z" w16du:dateUtc="2025-09-19T09:02:00Z">
        <w:r w:rsidR="002458A3" w:rsidRPr="00E556DA">
          <w:rPr>
            <w:rFonts w:eastAsia="Times New Roman"/>
          </w:rPr>
          <w:delText xml:space="preserve"> that</w:delText>
        </w:r>
      </w:del>
      <w:r w:rsidR="001951C1" w:rsidRPr="00C92FD4">
        <w:t xml:space="preserve"> successfully mapped to the reference genome) and the number of SNPs recovered in each data group.</w:t>
      </w:r>
    </w:p>
    <w:p w14:paraId="616B302F" w14:textId="50FFB99D" w:rsidR="001951C1" w:rsidRPr="00C92FD4" w:rsidRDefault="001951C1" w:rsidP="001951C1">
      <w:pPr>
        <w:spacing w:line="480" w:lineRule="auto"/>
        <w:ind w:firstLine="720"/>
      </w:pPr>
      <w:r w:rsidRPr="00C92FD4">
        <w:t>Additionally, we evaluated the impact of missing data on diversity indices</w:t>
      </w:r>
      <w:del w:id="118" w:author="Office" w:date="2025-09-19T11:02:00Z" w16du:dateUtc="2025-09-19T09:02:00Z">
        <w:r w:rsidR="000B6A97" w:rsidRPr="002B2313">
          <w:rPr>
            <w:rFonts w:eastAsia="Times New Roman"/>
          </w:rPr>
          <w:delText xml:space="preserve"> (</w:delText>
        </w:r>
      </w:del>
      <w:ins w:id="119" w:author="Office" w:date="2025-09-19T11:02:00Z" w16du:dateUtc="2025-09-19T09:02:00Z">
        <w:r>
          <w:rPr>
            <w:rFonts w:eastAsia="Times New Roman"/>
          </w:rPr>
          <w:t>,</w:t>
        </w:r>
        <w:r w:rsidRPr="002B2313">
          <w:rPr>
            <w:rFonts w:eastAsia="Times New Roman"/>
          </w:rPr>
          <w:t xml:space="preserve"> </w:t>
        </w:r>
        <w:r>
          <w:rPr>
            <w:rFonts w:eastAsia="Times New Roman"/>
          </w:rPr>
          <w:t xml:space="preserve">including the </w:t>
        </w:r>
      </w:ins>
      <w:r w:rsidRPr="00C92FD4">
        <w:t>number of private alleles, nucleotide diversity, observed heterozygosity, and inbreeding coefficient</w:t>
      </w:r>
      <w:del w:id="120" w:author="Office" w:date="2025-09-19T11:02:00Z" w16du:dateUtc="2025-09-19T09:02:00Z">
        <w:r w:rsidR="000B6A97" w:rsidRPr="002B2313">
          <w:rPr>
            <w:rFonts w:eastAsia="Times New Roman"/>
            <w:iCs/>
          </w:rPr>
          <w:delText>)</w:delText>
        </w:r>
      </w:del>
      <w:ins w:id="121" w:author="Office" w:date="2025-09-19T11:02:00Z" w16du:dateUtc="2025-09-19T09:02:00Z">
        <w:r>
          <w:rPr>
            <w:rFonts w:eastAsia="Times New Roman"/>
            <w:iCs/>
          </w:rPr>
          <w:t>,</w:t>
        </w:r>
      </w:ins>
      <w:r w:rsidRPr="00C92FD4">
        <w:t xml:space="preserve"> using</w:t>
      </w:r>
      <w:ins w:id="122" w:author="Office" w:date="2025-09-19T11:02:00Z" w16du:dateUtc="2025-09-19T09:02:00Z">
        <w:r>
          <w:rPr>
            <w:rFonts w:eastAsia="Times New Roman"/>
            <w:iCs/>
          </w:rPr>
          <w:t xml:space="preserve"> the</w:t>
        </w:r>
      </w:ins>
      <w:r w:rsidRPr="00C92FD4">
        <w:t xml:space="preserve"> POP and INTRA-P4 datasets. The same 5-50% range was considered.</w:t>
      </w:r>
    </w:p>
    <w:p w14:paraId="682470A2" w14:textId="77777777" w:rsidR="001951C1" w:rsidRPr="00C92FD4" w:rsidRDefault="001951C1" w:rsidP="001951C1">
      <w:pPr>
        <w:spacing w:line="480" w:lineRule="auto"/>
        <w:ind w:firstLine="720"/>
      </w:pPr>
    </w:p>
    <w:p w14:paraId="5901F6D4" w14:textId="77777777" w:rsidR="001951C1" w:rsidRPr="00C92FD4" w:rsidRDefault="001951C1" w:rsidP="001951C1">
      <w:pPr>
        <w:spacing w:line="480" w:lineRule="auto"/>
        <w:rPr>
          <w:i/>
        </w:rPr>
      </w:pPr>
      <w:r w:rsidRPr="00C92FD4">
        <w:rPr>
          <w:i/>
        </w:rPr>
        <w:t>Genetic Diversity, Population Differentiation, and Phylogeny</w:t>
      </w:r>
    </w:p>
    <w:p w14:paraId="3B670625" w14:textId="256E359B" w:rsidR="001951C1" w:rsidRPr="00C92FD4" w:rsidRDefault="001951C1" w:rsidP="001951C1">
      <w:pPr>
        <w:spacing w:line="480" w:lineRule="auto"/>
      </w:pPr>
      <w:r w:rsidRPr="00C92FD4">
        <w:t>We processed each data group separately</w:t>
      </w:r>
      <w:del w:id="123" w:author="Office" w:date="2025-09-19T11:02:00Z" w16du:dateUtc="2025-09-19T09:02:00Z">
        <w:r w:rsidR="00735004" w:rsidRPr="002B2313">
          <w:rPr>
            <w:rFonts w:eastAsia="Times New Roman"/>
          </w:rPr>
          <w:delText>,</w:delText>
        </w:r>
        <w:r w:rsidR="00522F2E" w:rsidRPr="002B2313">
          <w:rPr>
            <w:rFonts w:eastAsia="Times New Roman"/>
          </w:rPr>
          <w:delText xml:space="preserve"> </w:delText>
        </w:r>
        <w:r w:rsidR="00735004" w:rsidRPr="002B2313">
          <w:rPr>
            <w:rFonts w:eastAsia="Times New Roman"/>
          </w:rPr>
          <w:delText>conducting</w:delText>
        </w:r>
      </w:del>
      <w:ins w:id="124" w:author="Office" w:date="2025-09-19T11:02:00Z" w16du:dateUtc="2025-09-19T09:02:00Z">
        <w:r w:rsidRPr="002B2313">
          <w:rPr>
            <w:rFonts w:eastAsia="Times New Roman"/>
          </w:rPr>
          <w:t xml:space="preserve"> </w:t>
        </w:r>
        <w:r>
          <w:rPr>
            <w:rFonts w:eastAsia="Times New Roman"/>
          </w:rPr>
          <w:t>and conducted</w:t>
        </w:r>
      </w:ins>
      <w:r w:rsidRPr="00C92FD4">
        <w:t xml:space="preserve"> a basic standard population genetics analysis to understand genetic diversity, structure, and phylogenetic relationships. We used the filtered datasets, which </w:t>
      </w:r>
      <w:del w:id="125" w:author="Office" w:date="2025-09-19T11:02:00Z" w16du:dateUtc="2025-09-19T09:02:00Z">
        <w:r w:rsidR="00522F2E" w:rsidRPr="002B2313">
          <w:rPr>
            <w:rFonts w:eastAsia="Times New Roman"/>
          </w:rPr>
          <w:delText>did not include</w:delText>
        </w:r>
      </w:del>
      <w:ins w:id="126" w:author="Office" w:date="2025-09-19T11:02:00Z" w16du:dateUtc="2025-09-19T09:02:00Z">
        <w:r>
          <w:rPr>
            <w:rFonts w:eastAsia="Times New Roman"/>
          </w:rPr>
          <w:t>excluded</w:t>
        </w:r>
      </w:ins>
      <w:r w:rsidRPr="00C92FD4">
        <w:t xml:space="preserve"> monomorphic sites (variants that appeared in just one individual when compared with the reference genome), to estimate genetic diversity indices</w:t>
      </w:r>
      <w:del w:id="127" w:author="Office" w:date="2025-09-19T11:02:00Z" w16du:dateUtc="2025-09-19T09:02:00Z">
        <w:r w:rsidR="00522F2E" w:rsidRPr="002B2313">
          <w:rPr>
            <w:rFonts w:eastAsia="Times New Roman"/>
          </w:rPr>
          <w:delText>,</w:delText>
        </w:r>
      </w:del>
      <w:r w:rsidRPr="00C92FD4">
        <w:t xml:space="preserve"> such as nucleotide diversity (π, calculated per site), private alleles, polymorphic site proportion (P), observed (Ho) and expected (He) heterozygosity, and inbreeding coefficients (</w:t>
      </w:r>
      <w:r w:rsidRPr="00C92FD4">
        <w:rPr>
          <w:i/>
        </w:rPr>
        <w:t>F</w:t>
      </w:r>
      <w:r w:rsidRPr="00C92FD4">
        <w:rPr>
          <w:vertAlign w:val="subscript"/>
        </w:rPr>
        <w:t>IS</w:t>
      </w:r>
      <w:r w:rsidRPr="00C92FD4">
        <w:t xml:space="preserve">) using STACKS v2.41 (Rivera-Colón </w:t>
      </w:r>
      <w:r w:rsidRPr="00C92FD4">
        <w:lastRenderedPageBreak/>
        <w:t xml:space="preserve">and </w:t>
      </w:r>
      <w:proofErr w:type="spellStart"/>
      <w:r w:rsidRPr="00C92FD4">
        <w:t>Catchen</w:t>
      </w:r>
      <w:proofErr w:type="spellEnd"/>
      <w:r w:rsidRPr="00C92FD4">
        <w:t xml:space="preserve"> 2022). Finally, we performed a principal components analysis (PCA) using the </w:t>
      </w:r>
      <w:proofErr w:type="spellStart"/>
      <w:proofErr w:type="gramStart"/>
      <w:r w:rsidRPr="00C92FD4">
        <w:rPr>
          <w:i/>
        </w:rPr>
        <w:t>gl.pcoa</w:t>
      </w:r>
      <w:proofErr w:type="spellEnd"/>
      <w:proofErr w:type="gramEnd"/>
      <w:r w:rsidRPr="00C92FD4">
        <w:t xml:space="preserve"> function in DARTR (Mijangos et al 2022).</w:t>
      </w:r>
    </w:p>
    <w:p w14:paraId="7A639F31" w14:textId="069C9B85" w:rsidR="001951C1" w:rsidRPr="00C92FD4" w:rsidRDefault="001951C1" w:rsidP="001951C1">
      <w:pPr>
        <w:spacing w:line="480" w:lineRule="auto"/>
        <w:ind w:firstLine="720"/>
      </w:pPr>
      <w:r w:rsidRPr="00C92FD4">
        <w:t xml:space="preserve">Population and species structure were inferred using </w:t>
      </w:r>
      <w:proofErr w:type="spellStart"/>
      <w:r w:rsidRPr="00C92FD4">
        <w:rPr>
          <w:smallCaps/>
        </w:rPr>
        <w:t>fast</w:t>
      </w:r>
      <w:r w:rsidRPr="00C92FD4">
        <w:t>STRUCTURE</w:t>
      </w:r>
      <w:proofErr w:type="spellEnd"/>
      <w:r w:rsidRPr="00C92FD4">
        <w:t xml:space="preserve"> v1.074 (Raj et al. 2014). We ran K </w:t>
      </w:r>
      <w:del w:id="128" w:author="Office" w:date="2025-09-19T11:02:00Z" w16du:dateUtc="2025-09-19T09:02:00Z">
        <w:r w:rsidR="00522F2E" w:rsidRPr="00E556DA">
          <w:rPr>
            <w:rFonts w:eastAsia="Times New Roman"/>
          </w:rPr>
          <w:delText>=</w:delText>
        </w:r>
      </w:del>
      <w:ins w:id="129" w:author="Office" w:date="2025-09-19T11:02:00Z" w16du:dateUtc="2025-09-19T09:02:00Z">
        <w:r>
          <w:rPr>
            <w:rFonts w:eastAsia="Times New Roman"/>
          </w:rPr>
          <w:t>values from</w:t>
        </w:r>
      </w:ins>
      <w:r w:rsidRPr="00C92FD4">
        <w:t xml:space="preserve"> 1 to 15 with 10 repetitions per run. </w:t>
      </w:r>
      <w:del w:id="130" w:author="Office" w:date="2025-09-19T11:02:00Z" w16du:dateUtc="2025-09-19T09:02:00Z">
        <w:r w:rsidR="00522F2E" w:rsidRPr="002B2313">
          <w:rPr>
            <w:rFonts w:eastAsia="Times New Roman"/>
          </w:rPr>
          <w:delText>We used the</w:delText>
        </w:r>
      </w:del>
      <w:ins w:id="131" w:author="Office" w:date="2025-09-19T11:02:00Z" w16du:dateUtc="2025-09-19T09:02:00Z">
        <w:r>
          <w:rPr>
            <w:rFonts w:eastAsia="Times New Roman"/>
          </w:rPr>
          <w:t>T</w:t>
        </w:r>
        <w:r w:rsidRPr="002B2313">
          <w:rPr>
            <w:rFonts w:eastAsia="Times New Roman"/>
          </w:rPr>
          <w:t>he</w:t>
        </w:r>
      </w:ins>
      <w:r w:rsidRPr="00C92FD4">
        <w:t xml:space="preserve"> STRUCTURE_THREADER software (Pina-Martins et al. 2017) </w:t>
      </w:r>
      <w:ins w:id="132" w:author="Office" w:date="2025-09-19T11:02:00Z" w16du:dateUtc="2025-09-19T09:02:00Z">
        <w:r>
          <w:rPr>
            <w:rFonts w:eastAsia="Times New Roman"/>
          </w:rPr>
          <w:t>was utilized,</w:t>
        </w:r>
        <w:r w:rsidRPr="002B2313">
          <w:rPr>
            <w:rFonts w:eastAsia="Times New Roman"/>
          </w:rPr>
          <w:t xml:space="preserve"> </w:t>
        </w:r>
      </w:ins>
      <w:r w:rsidRPr="00C92FD4">
        <w:t xml:space="preserve">and </w:t>
      </w:r>
      <w:del w:id="133" w:author="Office" w:date="2025-09-19T11:02:00Z" w16du:dateUtc="2025-09-19T09:02:00Z">
        <w:r w:rsidR="00522F2E" w:rsidRPr="002B2313">
          <w:rPr>
            <w:rFonts w:eastAsia="Times New Roman"/>
          </w:rPr>
          <w:delText xml:space="preserve">summarized </w:delText>
        </w:r>
      </w:del>
      <w:r w:rsidRPr="00C92FD4">
        <w:t xml:space="preserve">the results </w:t>
      </w:r>
      <w:ins w:id="134" w:author="Office" w:date="2025-09-19T11:02:00Z" w16du:dateUtc="2025-09-19T09:02:00Z">
        <w:r>
          <w:rPr>
            <w:rFonts w:eastAsia="Times New Roman"/>
          </w:rPr>
          <w:t>were summarized</w:t>
        </w:r>
        <w:r w:rsidRPr="002B2313">
          <w:rPr>
            <w:rFonts w:eastAsia="Times New Roman"/>
          </w:rPr>
          <w:t xml:space="preserve"> </w:t>
        </w:r>
      </w:ins>
      <w:r w:rsidRPr="00C92FD4">
        <w:t xml:space="preserve">using STRUCTURE HARVESTER (Earl and von Holdt 2012). </w:t>
      </w:r>
      <w:del w:id="135" w:author="Office" w:date="2025-09-19T11:02:00Z" w16du:dateUtc="2025-09-19T09:02:00Z">
        <w:r w:rsidR="00522F2E" w:rsidRPr="002B2313">
          <w:rPr>
            <w:rFonts w:eastAsia="Times New Roman"/>
          </w:rPr>
          <w:delText>We evaluated the</w:delText>
        </w:r>
      </w:del>
      <w:ins w:id="136" w:author="Office" w:date="2025-09-19T11:02:00Z" w16du:dateUtc="2025-09-19T09:02:00Z">
        <w:r>
          <w:rPr>
            <w:rFonts w:eastAsia="Times New Roman"/>
          </w:rPr>
          <w:t>T</w:t>
        </w:r>
        <w:r w:rsidRPr="002B2313">
          <w:rPr>
            <w:rFonts w:eastAsia="Times New Roman"/>
          </w:rPr>
          <w:t>he</w:t>
        </w:r>
      </w:ins>
      <w:r w:rsidRPr="00C92FD4">
        <w:t xml:space="preserve"> most likely number of clusters </w:t>
      </w:r>
      <w:ins w:id="137" w:author="Office" w:date="2025-09-19T11:02:00Z" w16du:dateUtc="2025-09-19T09:02:00Z">
        <w:r>
          <w:rPr>
            <w:rFonts w:eastAsia="Times New Roman"/>
          </w:rPr>
          <w:t xml:space="preserve">was evaluated </w:t>
        </w:r>
      </w:ins>
      <w:r w:rsidRPr="00C92FD4">
        <w:t xml:space="preserve">by inspecting likelihood plots and </w:t>
      </w:r>
      <w:del w:id="138" w:author="Office" w:date="2025-09-19T11:02:00Z" w16du:dateUtc="2025-09-19T09:02:00Z">
        <w:r w:rsidR="00920E82" w:rsidRPr="002B2313">
          <w:rPr>
            <w:rFonts w:eastAsia="Times New Roman"/>
          </w:rPr>
          <w:delText>using</w:delText>
        </w:r>
      </w:del>
      <w:ins w:id="139" w:author="Office" w:date="2025-09-19T11:02:00Z" w16du:dateUtc="2025-09-19T09:02:00Z">
        <w:r>
          <w:rPr>
            <w:rFonts w:eastAsia="Times New Roman"/>
          </w:rPr>
          <w:t>apply</w:t>
        </w:r>
        <w:r w:rsidRPr="002B2313">
          <w:rPr>
            <w:rFonts w:eastAsia="Times New Roman"/>
          </w:rPr>
          <w:t>ing</w:t>
        </w:r>
      </w:ins>
      <w:r w:rsidRPr="00C92FD4">
        <w:t xml:space="preserve"> </w:t>
      </w:r>
      <w:proofErr w:type="spellStart"/>
      <w:r w:rsidRPr="00C92FD4">
        <w:t>Evanno’s</w:t>
      </w:r>
      <w:proofErr w:type="spellEnd"/>
      <w:r w:rsidRPr="00C92FD4">
        <w:t xml:space="preserve"> method (</w:t>
      </w:r>
      <w:proofErr w:type="spellStart"/>
      <w:r w:rsidRPr="00C92FD4">
        <w:t>Evanno</w:t>
      </w:r>
      <w:proofErr w:type="spellEnd"/>
      <w:r w:rsidRPr="00C92FD4">
        <w:t xml:space="preserve"> et al. 2005). We employed POPHELPER (Francis 2017) to plot the graphs</w:t>
      </w:r>
      <w:del w:id="140" w:author="Office" w:date="2025-09-19T11:02:00Z" w16du:dateUtc="2025-09-19T09:02:00Z">
        <w:r w:rsidR="00522F2E" w:rsidRPr="002B2313">
          <w:rPr>
            <w:rFonts w:eastAsia="Times New Roman"/>
          </w:rPr>
          <w:delText>; we</w:delText>
        </w:r>
      </w:del>
      <w:ins w:id="141" w:author="Office" w:date="2025-09-19T11:02:00Z" w16du:dateUtc="2025-09-19T09:02:00Z">
        <w:r>
          <w:rPr>
            <w:rFonts w:eastAsia="Times New Roman"/>
          </w:rPr>
          <w:t>, organizing</w:t>
        </w:r>
        <w:r w:rsidRPr="002B2313">
          <w:rPr>
            <w:rFonts w:eastAsia="Times New Roman"/>
          </w:rPr>
          <w:t xml:space="preserve"> </w:t>
        </w:r>
        <w:r>
          <w:rPr>
            <w:rFonts w:eastAsia="Times New Roman"/>
          </w:rPr>
          <w:t>them</w:t>
        </w:r>
      </w:ins>
      <w:r w:rsidRPr="00C92FD4">
        <w:t xml:space="preserve"> primarily</w:t>
      </w:r>
      <w:del w:id="142" w:author="Office" w:date="2025-09-19T11:02:00Z" w16du:dateUtc="2025-09-19T09:02:00Z">
        <w:r w:rsidR="00522F2E" w:rsidRPr="002B2313">
          <w:rPr>
            <w:rFonts w:eastAsia="Times New Roman"/>
          </w:rPr>
          <w:delText xml:space="preserve"> organized the graph</w:delText>
        </w:r>
      </w:del>
      <w:r w:rsidRPr="00C92FD4">
        <w:t xml:space="preserve"> to maintain a consistent color pattern in the GRAPHIC software. Finally, we estimated the pairwise fixation index (</w:t>
      </w:r>
      <w:r w:rsidRPr="00C92FD4">
        <w:rPr>
          <w:i/>
        </w:rPr>
        <w:t>F</w:t>
      </w:r>
      <w:r w:rsidRPr="00C92FD4">
        <w:rPr>
          <w:vertAlign w:val="subscript"/>
        </w:rPr>
        <w:t>ST</w:t>
      </w:r>
      <w:r w:rsidRPr="00C92FD4">
        <w:t xml:space="preserve">) </w:t>
      </w:r>
      <w:del w:id="143" w:author="Office" w:date="2025-09-19T11:02:00Z" w16du:dateUtc="2025-09-19T09:02:00Z">
        <w:r w:rsidR="00522F2E" w:rsidRPr="002B2313">
          <w:rPr>
            <w:rFonts w:eastAsia="Times New Roman"/>
          </w:rPr>
          <w:delText>in</w:delText>
        </w:r>
      </w:del>
      <w:ins w:id="144" w:author="Office" w:date="2025-09-19T11:02:00Z" w16du:dateUtc="2025-09-19T09:02:00Z">
        <w:r>
          <w:rPr>
            <w:rFonts w:eastAsia="Times New Roman"/>
          </w:rPr>
          <w:t>using</w:t>
        </w:r>
      </w:ins>
      <w:r w:rsidRPr="00C92FD4">
        <w:t xml:space="preserve"> ARLEQUIN v3.5.2.2 (</w:t>
      </w:r>
      <w:proofErr w:type="spellStart"/>
      <w:r w:rsidRPr="00C92FD4">
        <w:t>Excoffier</w:t>
      </w:r>
      <w:proofErr w:type="spellEnd"/>
      <w:r w:rsidRPr="00C92FD4">
        <w:t xml:space="preserve"> and Lischer 2010).</w:t>
      </w:r>
    </w:p>
    <w:p w14:paraId="5ADF0E44" w14:textId="14587311" w:rsidR="001951C1" w:rsidRPr="00C92FD4" w:rsidRDefault="001951C1" w:rsidP="001951C1">
      <w:pPr>
        <w:spacing w:line="480" w:lineRule="auto"/>
        <w:ind w:firstLine="720"/>
      </w:pPr>
      <w:r w:rsidRPr="00C92FD4">
        <w:t xml:space="preserve">We used the </w:t>
      </w:r>
      <w:proofErr w:type="spellStart"/>
      <w:r w:rsidRPr="00C92FD4">
        <w:t>NeighborNet</w:t>
      </w:r>
      <w:proofErr w:type="spellEnd"/>
      <w:r w:rsidRPr="00C92FD4">
        <w:t xml:space="preserve"> method in SPLITSTREE v4.16 (Huson and Bryant 2006) to build a network of relationships among </w:t>
      </w:r>
      <w:del w:id="145" w:author="Office" w:date="2025-09-19T11:02:00Z" w16du:dateUtc="2025-09-19T09:02:00Z">
        <w:r w:rsidR="00522F2E" w:rsidRPr="002B2313">
          <w:rPr>
            <w:rFonts w:eastAsia="Times New Roman"/>
          </w:rPr>
          <w:delText xml:space="preserve">the </w:delText>
        </w:r>
      </w:del>
      <w:r w:rsidRPr="00C92FD4">
        <w:t xml:space="preserve">individuals in each dataset and examine their evolutionary </w:t>
      </w:r>
      <w:del w:id="146" w:author="Office" w:date="2025-09-19T11:02:00Z" w16du:dateUtc="2025-09-19T09:02:00Z">
        <w:r w:rsidR="00522F2E" w:rsidRPr="002B2313">
          <w:rPr>
            <w:rFonts w:eastAsia="Times New Roman"/>
          </w:rPr>
          <w:delText>relationships</w:delText>
        </w:r>
      </w:del>
      <w:ins w:id="147" w:author="Office" w:date="2025-09-19T11:02:00Z" w16du:dateUtc="2025-09-19T09:02:00Z">
        <w:r>
          <w:rPr>
            <w:rFonts w:eastAsia="Times New Roman"/>
          </w:rPr>
          <w:t>connection</w:t>
        </w:r>
        <w:r w:rsidRPr="002B2313">
          <w:rPr>
            <w:rFonts w:eastAsia="Times New Roman"/>
          </w:rPr>
          <w:t>s</w:t>
        </w:r>
      </w:ins>
      <w:r w:rsidRPr="00C92FD4">
        <w:t xml:space="preserve">. We plotted and compared the results from all datasets to determine whether the choice of genome reference </w:t>
      </w:r>
      <w:del w:id="148" w:author="Office" w:date="2025-09-19T11:02:00Z" w16du:dateUtc="2025-09-19T09:02:00Z">
        <w:r w:rsidR="00522F2E" w:rsidRPr="002B2313">
          <w:rPr>
            <w:rFonts w:eastAsia="Times New Roman"/>
          </w:rPr>
          <w:delText>impacts</w:delText>
        </w:r>
      </w:del>
      <w:ins w:id="149" w:author="Office" w:date="2025-09-19T11:02:00Z" w16du:dateUtc="2025-09-19T09:02:00Z">
        <w:r>
          <w:rPr>
            <w:rFonts w:eastAsia="Times New Roman"/>
          </w:rPr>
          <w:t>affe</w:t>
        </w:r>
        <w:r w:rsidRPr="002B2313">
          <w:rPr>
            <w:rFonts w:eastAsia="Times New Roman"/>
          </w:rPr>
          <w:t>cts</w:t>
        </w:r>
      </w:ins>
      <w:r w:rsidRPr="00C92FD4">
        <w:t xml:space="preserve"> the primary evolutionary interpretation of the data.</w:t>
      </w:r>
    </w:p>
    <w:p w14:paraId="3A331D19" w14:textId="77777777" w:rsidR="001951C1" w:rsidRPr="002B2313" w:rsidRDefault="001951C1" w:rsidP="001951C1">
      <w:pPr>
        <w:rPr>
          <w:rPrChange w:id="150" w:author="Office" w:date="2025-09-19T11:02:00Z" w16du:dateUtc="2025-09-19T09:02:00Z">
            <w:rPr>
              <w:rFonts w:ascii="Times New Roman" w:hAnsi="Times New Roman"/>
              <w:b/>
              <w:sz w:val="24"/>
              <w:lang w:val="en-US"/>
            </w:rPr>
          </w:rPrChange>
        </w:rPr>
        <w:pPrChange w:id="151" w:author="Office" w:date="2025-09-19T11:02:00Z" w16du:dateUtc="2025-09-19T09:02:00Z">
          <w:pPr>
            <w:pStyle w:val="Heading1"/>
            <w:keepNext w:val="0"/>
            <w:keepLines w:val="0"/>
            <w:widowControl w:val="0"/>
            <w:spacing w:before="0" w:after="0" w:line="480" w:lineRule="auto"/>
          </w:pPr>
        </w:pPrChange>
      </w:pPr>
      <w:bookmarkStart w:id="152" w:name="_1lj3u473thbv" w:colFirst="0" w:colLast="0"/>
      <w:bookmarkEnd w:id="152"/>
    </w:p>
    <w:p w14:paraId="55F00C1E" w14:textId="77777777" w:rsidR="001951C1" w:rsidRPr="00C92FD4" w:rsidRDefault="001951C1" w:rsidP="001951C1">
      <w:pPr>
        <w:rPr>
          <w:b/>
        </w:rPr>
        <w:pPrChange w:id="153" w:author="Office" w:date="2025-09-19T11:02:00Z" w16du:dateUtc="2025-09-19T09:02:00Z">
          <w:pPr>
            <w:pStyle w:val="Heading1"/>
            <w:keepNext w:val="0"/>
            <w:keepLines w:val="0"/>
            <w:widowControl w:val="0"/>
            <w:spacing w:before="0" w:after="0" w:line="480" w:lineRule="auto"/>
          </w:pPr>
        </w:pPrChange>
      </w:pPr>
      <w:r w:rsidRPr="00C92FD4">
        <w:rPr>
          <w:b/>
        </w:rPr>
        <w:t>Results</w:t>
      </w:r>
    </w:p>
    <w:p w14:paraId="750DB20A" w14:textId="77777777" w:rsidR="001951C1" w:rsidRPr="00C92FD4" w:rsidRDefault="001951C1" w:rsidP="001951C1">
      <w:pPr>
        <w:rPr>
          <w:i/>
        </w:rPr>
        <w:pPrChange w:id="154" w:author="Office" w:date="2025-09-19T11:02:00Z" w16du:dateUtc="2025-09-19T09:02:00Z">
          <w:pPr>
            <w:pStyle w:val="Heading2"/>
            <w:keepNext w:val="0"/>
            <w:keepLines w:val="0"/>
            <w:spacing w:before="0" w:after="0" w:line="480" w:lineRule="auto"/>
          </w:pPr>
        </w:pPrChange>
      </w:pPr>
      <w:r w:rsidRPr="00C92FD4">
        <w:rPr>
          <w:i/>
        </w:rPr>
        <w:t>Number of Reads per Individual</w:t>
      </w:r>
    </w:p>
    <w:p w14:paraId="29740CFD" w14:textId="41BEB273" w:rsidR="001951C1" w:rsidRPr="00C92FD4" w:rsidRDefault="001951C1" w:rsidP="001951C1">
      <w:pPr>
        <w:spacing w:line="480" w:lineRule="auto"/>
        <w:pPrChange w:id="155" w:author="Office" w:date="2025-09-19T11:02:00Z" w16du:dateUtc="2025-09-19T09:02:00Z">
          <w:pPr>
            <w:pStyle w:val="Heading2"/>
            <w:keepNext w:val="0"/>
            <w:keepLines w:val="0"/>
            <w:spacing w:before="0" w:after="0" w:line="480" w:lineRule="auto"/>
          </w:pPr>
        </w:pPrChange>
      </w:pPr>
      <w:r w:rsidRPr="00C92FD4">
        <w:t xml:space="preserve">Across the subsampled datasets, we observed variation in the absolute values of genetic diversity indices. Lower read counts generally </w:t>
      </w:r>
      <w:del w:id="156" w:author="Office" w:date="2025-09-19T11:02:00Z" w16du:dateUtc="2025-09-19T09:02:00Z">
        <w:r w:rsidR="000C0CB8" w:rsidRPr="002B2313">
          <w:delText>resulted in</w:delText>
        </w:r>
      </w:del>
      <w:ins w:id="157" w:author="Office" w:date="2025-09-19T11:02:00Z" w16du:dateUtc="2025-09-19T09:02:00Z">
        <w:r>
          <w:t>l</w:t>
        </w:r>
        <w:r w:rsidRPr="002B2313">
          <w:t xml:space="preserve">ed </w:t>
        </w:r>
        <w:r>
          <w:t>to</w:t>
        </w:r>
      </w:ins>
      <w:r w:rsidRPr="00C92FD4">
        <w:t xml:space="preserve"> reduced estimates of genetic diversity and </w:t>
      </w:r>
      <w:del w:id="158" w:author="Office" w:date="2025-09-19T11:02:00Z" w16du:dateUtc="2025-09-19T09:02:00Z">
        <w:r w:rsidR="000C0CB8" w:rsidRPr="002B2313">
          <w:delText>higher</w:delText>
        </w:r>
      </w:del>
      <w:ins w:id="159" w:author="Office" w:date="2025-09-19T11:02:00Z" w16du:dateUtc="2025-09-19T09:02:00Z">
        <w:r>
          <w:t>great</w:t>
        </w:r>
        <w:r w:rsidRPr="002B2313">
          <w:t>er</w:t>
        </w:r>
      </w:ins>
      <w:r w:rsidRPr="00C92FD4">
        <w:t xml:space="preserve"> variance among replicates. However, despite these quantitative differences, the overall patterns and relative comparisons among populations remained consistent across the different subsampling schemes (Figure S1). These results suggest that while sequencing depth </w:t>
      </w:r>
      <w:del w:id="160" w:author="Office" w:date="2025-09-19T11:02:00Z" w16du:dateUtc="2025-09-19T09:02:00Z">
        <w:r w:rsidR="000C0CB8" w:rsidRPr="00CF3E01">
          <w:delText>influences</w:delText>
        </w:r>
      </w:del>
      <w:ins w:id="161" w:author="Office" w:date="2025-09-19T11:02:00Z" w16du:dateUtc="2025-09-19T09:02:00Z">
        <w:r>
          <w:t>affect</w:t>
        </w:r>
        <w:r w:rsidRPr="00CF3E01">
          <w:t>s</w:t>
        </w:r>
      </w:ins>
      <w:r w:rsidRPr="00C92FD4">
        <w:t xml:space="preserve"> the precision of diversity estimates, the </w:t>
      </w:r>
      <w:del w:id="162" w:author="Office" w:date="2025-09-19T11:02:00Z" w16du:dateUtc="2025-09-19T09:02:00Z">
        <w:r w:rsidR="000C0CB8" w:rsidRPr="00CF3E01">
          <w:delText>general</w:delText>
        </w:r>
      </w:del>
      <w:ins w:id="163" w:author="Office" w:date="2025-09-19T11:02:00Z" w16du:dateUtc="2025-09-19T09:02:00Z">
        <w:r>
          <w:t>overal</w:t>
        </w:r>
        <w:r w:rsidRPr="00CF3E01">
          <w:t>l</w:t>
        </w:r>
      </w:ins>
      <w:r w:rsidRPr="00C92FD4">
        <w:t xml:space="preserve"> interpretation of population structure and diversity patterns is </w:t>
      </w:r>
      <w:del w:id="164" w:author="Office" w:date="2025-09-19T11:02:00Z" w16du:dateUtc="2025-09-19T09:02:00Z">
        <w:r w:rsidR="000C0CB8" w:rsidRPr="00CF3E01">
          <w:delText>robust</w:delText>
        </w:r>
      </w:del>
      <w:ins w:id="165" w:author="Office" w:date="2025-09-19T11:02:00Z" w16du:dateUtc="2025-09-19T09:02:00Z">
        <w:r w:rsidRPr="00CF3E01">
          <w:t>r</w:t>
        </w:r>
        <w:r>
          <w:t>esilien</w:t>
        </w:r>
        <w:r w:rsidRPr="00CF3E01">
          <w:t>t</w:t>
        </w:r>
      </w:ins>
      <w:r w:rsidRPr="00C92FD4">
        <w:t xml:space="preserve"> to moderate reductions in genome coverage.</w:t>
      </w:r>
    </w:p>
    <w:p w14:paraId="64231A34" w14:textId="77777777" w:rsidR="001951C1" w:rsidRPr="00CF3E01" w:rsidRDefault="001951C1" w:rsidP="001951C1">
      <w:pPr>
        <w:rPr>
          <w:rPrChange w:id="166" w:author="Office" w:date="2025-09-19T11:02:00Z" w16du:dateUtc="2025-09-19T09:02:00Z">
            <w:rPr>
              <w:rFonts w:ascii="Times New Roman" w:hAnsi="Times New Roman"/>
              <w:i/>
              <w:sz w:val="24"/>
              <w:lang w:val="en-US"/>
            </w:rPr>
          </w:rPrChange>
        </w:rPr>
        <w:pPrChange w:id="167" w:author="Office" w:date="2025-09-19T11:02:00Z" w16du:dateUtc="2025-09-19T09:02:00Z">
          <w:pPr>
            <w:pStyle w:val="Heading2"/>
            <w:keepNext w:val="0"/>
            <w:keepLines w:val="0"/>
            <w:spacing w:before="0" w:after="0" w:line="480" w:lineRule="auto"/>
          </w:pPr>
        </w:pPrChange>
      </w:pPr>
    </w:p>
    <w:p w14:paraId="31B123FE" w14:textId="4BD0B50D" w:rsidR="001951C1" w:rsidRPr="00C92FD4" w:rsidRDefault="001951C1" w:rsidP="001951C1">
      <w:pPr>
        <w:rPr>
          <w:i/>
        </w:rPr>
        <w:pPrChange w:id="168" w:author="Office" w:date="2025-09-19T11:02:00Z" w16du:dateUtc="2025-09-19T09:02:00Z">
          <w:pPr>
            <w:pStyle w:val="Heading2"/>
            <w:keepNext w:val="0"/>
            <w:keepLines w:val="0"/>
            <w:spacing w:before="0" w:after="0" w:line="480" w:lineRule="auto"/>
          </w:pPr>
        </w:pPrChange>
      </w:pPr>
      <w:r w:rsidRPr="00C92FD4">
        <w:rPr>
          <w:i/>
        </w:rPr>
        <w:t xml:space="preserve">Mapping </w:t>
      </w:r>
      <w:del w:id="169" w:author="Office" w:date="2025-09-19T11:02:00Z" w16du:dateUtc="2025-09-19T09:02:00Z">
        <w:r w:rsidR="00484A7F" w:rsidRPr="00CF3E01">
          <w:rPr>
            <w:i/>
            <w:iCs/>
          </w:rPr>
          <w:delText>rates</w:delText>
        </w:r>
      </w:del>
      <w:ins w:id="170" w:author="Office" w:date="2025-09-19T11:02:00Z" w16du:dateUtc="2025-09-19T09:02:00Z">
        <w:r w:rsidRPr="004014D4">
          <w:rPr>
            <w:i/>
            <w:iCs/>
          </w:rPr>
          <w:t>Rates</w:t>
        </w:r>
      </w:ins>
    </w:p>
    <w:p w14:paraId="73BE9EB6" w14:textId="6D263D18" w:rsidR="001951C1" w:rsidRPr="00C92FD4" w:rsidRDefault="001951C1" w:rsidP="001951C1">
      <w:pPr>
        <w:spacing w:line="480" w:lineRule="auto"/>
      </w:pPr>
      <w:r w:rsidRPr="00C92FD4">
        <w:lastRenderedPageBreak/>
        <w:t xml:space="preserve">The mapping rates were positively correlated with the phylogenetic proximity between the dataset and the reference genome (Figure 3). In the </w:t>
      </w:r>
      <w:r w:rsidRPr="00C92FD4">
        <w:rPr>
          <w:i/>
        </w:rPr>
        <w:t>Petunia</w:t>
      </w:r>
      <w:r w:rsidRPr="00C92FD4">
        <w:t xml:space="preserve"> datasets (POP and INTRA-P4), the mapping rates were similar for </w:t>
      </w:r>
      <w:r w:rsidRPr="00C92FD4">
        <w:rPr>
          <w:i/>
        </w:rPr>
        <w:t>P. axillaris</w:t>
      </w:r>
      <w:r w:rsidRPr="00C92FD4">
        <w:t xml:space="preserve"> I, </w:t>
      </w:r>
      <w:r w:rsidRPr="00C92FD4">
        <w:rPr>
          <w:i/>
        </w:rPr>
        <w:t>P. axillaris</w:t>
      </w:r>
      <w:r w:rsidRPr="00C92FD4">
        <w:t xml:space="preserve"> II, and </w:t>
      </w:r>
      <w:r w:rsidRPr="00C92FD4">
        <w:rPr>
          <w:i/>
        </w:rPr>
        <w:t xml:space="preserve">P. secreta </w:t>
      </w:r>
      <w:r w:rsidRPr="00C92FD4">
        <w:t xml:space="preserve">genomes, while mapping against the </w:t>
      </w:r>
      <w:r w:rsidRPr="00C92FD4">
        <w:rPr>
          <w:i/>
        </w:rPr>
        <w:t xml:space="preserve">P. </w:t>
      </w:r>
      <w:proofErr w:type="spellStart"/>
      <w:r w:rsidRPr="00C92FD4">
        <w:rPr>
          <w:i/>
        </w:rPr>
        <w:t>inflata</w:t>
      </w:r>
      <w:proofErr w:type="spellEnd"/>
      <w:r w:rsidRPr="00C92FD4">
        <w:t xml:space="preserve"> genome resulted in a slightly higher average (Table 1). When referencing </w:t>
      </w:r>
      <w:r w:rsidRPr="00C92FD4">
        <w:rPr>
          <w:i/>
        </w:rPr>
        <w:t>Nicotiana</w:t>
      </w:r>
      <w:r w:rsidRPr="00C92FD4">
        <w:t xml:space="preserve"> and </w:t>
      </w:r>
      <w:r w:rsidRPr="00C92FD4">
        <w:rPr>
          <w:i/>
        </w:rPr>
        <w:t>Solanum</w:t>
      </w:r>
      <w:r w:rsidRPr="00C92FD4">
        <w:t xml:space="preserve">, mapping rates were lower, with </w:t>
      </w:r>
      <w:r w:rsidRPr="00C92FD4">
        <w:rPr>
          <w:i/>
        </w:rPr>
        <w:t>N. sylvestris</w:t>
      </w:r>
      <w:r w:rsidRPr="00C92FD4">
        <w:t xml:space="preserve"> exhibiting higher rates than </w:t>
      </w:r>
      <w:r w:rsidRPr="00C92FD4">
        <w:rPr>
          <w:i/>
        </w:rPr>
        <w:t>S.</w:t>
      </w:r>
      <w:r w:rsidRPr="00C92FD4">
        <w:t xml:space="preserve"> </w:t>
      </w:r>
      <w:proofErr w:type="spellStart"/>
      <w:r w:rsidRPr="00C92FD4">
        <w:rPr>
          <w:i/>
        </w:rPr>
        <w:t>habrochaites</w:t>
      </w:r>
      <w:proofErr w:type="spellEnd"/>
      <w:r w:rsidRPr="00C92FD4">
        <w:rPr>
          <w:i/>
        </w:rPr>
        <w:t>.</w:t>
      </w:r>
      <w:r w:rsidRPr="00C92FD4">
        <w:t xml:space="preserve"> INTER-C5 </w:t>
      </w:r>
      <w:del w:id="171" w:author="Office" w:date="2025-09-19T11:02:00Z" w16du:dateUtc="2025-09-19T09:02:00Z">
        <w:r w:rsidR="00484A7F" w:rsidRPr="002B2313">
          <w:rPr>
            <w:rFonts w:eastAsia="Times New Roman"/>
            <w:iCs/>
          </w:rPr>
          <w:delText>had the</w:delText>
        </w:r>
      </w:del>
      <w:ins w:id="172" w:author="Office" w:date="2025-09-19T11:02:00Z" w16du:dateUtc="2025-09-19T09:02:00Z">
        <w:r>
          <w:rPr>
            <w:rFonts w:eastAsia="Times New Roman"/>
            <w:iCs/>
          </w:rPr>
          <w:t>displayed</w:t>
        </w:r>
      </w:ins>
      <w:r w:rsidRPr="00C92FD4">
        <w:t xml:space="preserve"> lower values when using </w:t>
      </w:r>
      <w:r w:rsidRPr="00C92FD4">
        <w:rPr>
          <w:i/>
        </w:rPr>
        <w:t>Petunia</w:t>
      </w:r>
      <w:r w:rsidRPr="00C92FD4">
        <w:t xml:space="preserve"> genomes as a reference </w:t>
      </w:r>
      <w:del w:id="173" w:author="Office" w:date="2025-09-19T11:02:00Z" w16du:dateUtc="2025-09-19T09:02:00Z">
        <w:r w:rsidR="002D7BE8" w:rsidRPr="002B2313">
          <w:rPr>
            <w:rFonts w:eastAsia="Times New Roman"/>
            <w:iCs/>
          </w:rPr>
          <w:delText>then</w:delText>
        </w:r>
      </w:del>
      <w:ins w:id="174" w:author="Office" w:date="2025-09-19T11:02:00Z" w16du:dateUtc="2025-09-19T09:02:00Z">
        <w:r>
          <w:rPr>
            <w:rFonts w:eastAsia="Times New Roman"/>
            <w:iCs/>
          </w:rPr>
          <w:t>compared to</w:t>
        </w:r>
      </w:ins>
      <w:r w:rsidRPr="00C92FD4">
        <w:t xml:space="preserve"> POP and INTRA-P4, whereas it demonstrated slightly higher rates when </w:t>
      </w:r>
      <w:del w:id="175" w:author="Office" w:date="2025-09-19T11:02:00Z" w16du:dateUtc="2025-09-19T09:02:00Z">
        <w:r w:rsidR="00484A7F" w:rsidRPr="002B2313">
          <w:rPr>
            <w:rFonts w:eastAsia="Times New Roman"/>
            <w:iCs/>
          </w:rPr>
          <w:delText>using</w:delText>
        </w:r>
      </w:del>
      <w:ins w:id="176" w:author="Office" w:date="2025-09-19T11:02:00Z" w16du:dateUtc="2025-09-19T09:02:00Z">
        <w:r>
          <w:rPr>
            <w:rFonts w:eastAsia="Times New Roman"/>
            <w:iCs/>
          </w:rPr>
          <w:t>employ</w:t>
        </w:r>
        <w:r w:rsidRPr="002B2313">
          <w:rPr>
            <w:rFonts w:eastAsia="Times New Roman"/>
            <w:iCs/>
          </w:rPr>
          <w:t>ing</w:t>
        </w:r>
      </w:ins>
      <w:r w:rsidRPr="00C92FD4">
        <w:t xml:space="preserve"> </w:t>
      </w:r>
      <w:r w:rsidRPr="00C92FD4">
        <w:rPr>
          <w:i/>
        </w:rPr>
        <w:t>Nicotiana</w:t>
      </w:r>
      <w:r w:rsidRPr="00C92FD4">
        <w:t xml:space="preserve"> and </w:t>
      </w:r>
      <w:r w:rsidRPr="00C92FD4">
        <w:rPr>
          <w:i/>
        </w:rPr>
        <w:t>Solanum</w:t>
      </w:r>
      <w:r w:rsidRPr="00C92FD4">
        <w:t xml:space="preserve"> reference genomes. </w:t>
      </w:r>
    </w:p>
    <w:p w14:paraId="72DBAB58" w14:textId="77777777" w:rsidR="001951C1" w:rsidRPr="00C92FD4" w:rsidRDefault="001951C1" w:rsidP="001951C1">
      <w:pPr>
        <w:spacing w:line="480" w:lineRule="auto"/>
        <w:ind w:firstLine="720"/>
      </w:pPr>
    </w:p>
    <w:p w14:paraId="70493924" w14:textId="6F02B1A9" w:rsidR="001951C1" w:rsidRPr="00C92FD4" w:rsidRDefault="001951C1" w:rsidP="001951C1">
      <w:pPr>
        <w:rPr>
          <w:i/>
        </w:rPr>
        <w:pPrChange w:id="177" w:author="Office" w:date="2025-09-19T11:02:00Z" w16du:dateUtc="2025-09-19T09:02:00Z">
          <w:pPr>
            <w:pStyle w:val="Heading2"/>
            <w:keepNext w:val="0"/>
            <w:keepLines w:val="0"/>
            <w:spacing w:before="0" w:after="0" w:line="480" w:lineRule="auto"/>
          </w:pPr>
        </w:pPrChange>
      </w:pPr>
      <w:r w:rsidRPr="00C92FD4">
        <w:rPr>
          <w:i/>
        </w:rPr>
        <w:t xml:space="preserve">SNP </w:t>
      </w:r>
      <w:del w:id="178" w:author="Office" w:date="2025-09-19T11:02:00Z" w16du:dateUtc="2025-09-19T09:02:00Z">
        <w:r w:rsidR="00766BB2" w:rsidRPr="002B2313">
          <w:rPr>
            <w:i/>
            <w:iCs/>
          </w:rPr>
          <w:delText>Calling</w:delText>
        </w:r>
      </w:del>
      <w:ins w:id="179" w:author="Office" w:date="2025-09-19T11:02:00Z" w16du:dateUtc="2025-09-19T09:02:00Z">
        <w:r w:rsidRPr="004014D4">
          <w:rPr>
            <w:i/>
            <w:iCs/>
          </w:rPr>
          <w:t>Discovery</w:t>
        </w:r>
      </w:ins>
    </w:p>
    <w:p w14:paraId="442202C1" w14:textId="77777777" w:rsidR="001951C1" w:rsidRPr="00C92FD4" w:rsidRDefault="001951C1" w:rsidP="001951C1">
      <w:pPr>
        <w:spacing w:line="480" w:lineRule="auto"/>
      </w:pPr>
      <w:r w:rsidRPr="00C92FD4">
        <w:t xml:space="preserve">After mapping, SNP calling, and filtering, we generated 72 VCF files across three datasets and six reference genomes. We applied a range of missing data thresholds for each dataset, from 50% to 5%. The number of retained SNPs decreased as the stringency of the missing data threshold increased (Figure S2). However, the total number of SNPs recovered was consistent across the four </w:t>
      </w:r>
      <w:r w:rsidRPr="00C92FD4">
        <w:rPr>
          <w:i/>
        </w:rPr>
        <w:t>Petunia</w:t>
      </w:r>
      <w:r w:rsidRPr="00C92FD4">
        <w:t xml:space="preserve"> reference genomes. </w:t>
      </w:r>
      <w:r w:rsidRPr="00C92FD4">
        <w:rPr>
          <w:i/>
        </w:rPr>
        <w:t xml:space="preserve">P. </w:t>
      </w:r>
      <w:proofErr w:type="spellStart"/>
      <w:r w:rsidRPr="00C92FD4">
        <w:rPr>
          <w:i/>
        </w:rPr>
        <w:t>inflata</w:t>
      </w:r>
      <w:proofErr w:type="spellEnd"/>
      <w:r w:rsidRPr="00C92FD4">
        <w:t xml:space="preserve"> yielded slightly more SNPs for the POP dataset than any other </w:t>
      </w:r>
      <w:r w:rsidRPr="00C92FD4">
        <w:rPr>
          <w:i/>
        </w:rPr>
        <w:t>Petunia</w:t>
      </w:r>
      <w:r w:rsidRPr="00C92FD4">
        <w:t xml:space="preserve"> genomes. However, we did not observe the same pattern for the INTRA-P4 and INTER-C5 datasets, where there was no clear relationship between SNP count and evolutionary proximity. In contrast,</w:t>
      </w:r>
      <w:ins w:id="180" w:author="Office" w:date="2025-09-19T11:02:00Z" w16du:dateUtc="2025-09-19T09:02:00Z">
        <w:r w:rsidRPr="00CF3E01">
          <w:rPr>
            <w:rFonts w:eastAsia="Times New Roman"/>
          </w:rPr>
          <w:t xml:space="preserve"> </w:t>
        </w:r>
        <w:r>
          <w:rPr>
            <w:rFonts w:eastAsia="Times New Roman"/>
          </w:rPr>
          <w:t>when</w:t>
        </w:r>
      </w:ins>
      <w:r w:rsidRPr="00C92FD4">
        <w:t xml:space="preserve"> considering the more distantly related groups (</w:t>
      </w:r>
      <w:r w:rsidRPr="00C92FD4">
        <w:rPr>
          <w:i/>
        </w:rPr>
        <w:t>N. sylvestris</w:t>
      </w:r>
      <w:r w:rsidRPr="00C92FD4">
        <w:t xml:space="preserve"> and </w:t>
      </w:r>
      <w:r w:rsidRPr="00C92FD4">
        <w:rPr>
          <w:i/>
        </w:rPr>
        <w:t xml:space="preserve">S. </w:t>
      </w:r>
      <w:proofErr w:type="spellStart"/>
      <w:r w:rsidRPr="00C92FD4">
        <w:rPr>
          <w:i/>
        </w:rPr>
        <w:t>habrochaites</w:t>
      </w:r>
      <w:proofErr w:type="spellEnd"/>
      <w:r w:rsidRPr="00C92FD4">
        <w:t>), the number of SNPs dropped substantially, falling five to seven-fold fewer.</w:t>
      </w:r>
    </w:p>
    <w:p w14:paraId="67D07682" w14:textId="55668878" w:rsidR="001951C1" w:rsidRPr="00C92FD4" w:rsidRDefault="001951C1" w:rsidP="001951C1">
      <w:pPr>
        <w:spacing w:line="480" w:lineRule="auto"/>
        <w:ind w:firstLine="720"/>
      </w:pPr>
      <w:r w:rsidRPr="00C92FD4">
        <w:t xml:space="preserve">Different levels of missing data influenced the estimates of genetic diversity (Figure S3). The amount of missing data was the most significant factor affecting </w:t>
      </w:r>
      <w:ins w:id="181" w:author="Office" w:date="2025-09-19T11:02:00Z" w16du:dateUtc="2025-09-19T09:02:00Z">
        <w:r>
          <w:rPr>
            <w:rFonts w:eastAsia="Times New Roman"/>
          </w:rPr>
          <w:t xml:space="preserve">the </w:t>
        </w:r>
      </w:ins>
      <w:r w:rsidRPr="00C92FD4">
        <w:t xml:space="preserve">differences across all population groups. </w:t>
      </w:r>
      <w:proofErr w:type="gramStart"/>
      <w:r w:rsidRPr="00C92FD4">
        <w:t>In particular, higher</w:t>
      </w:r>
      <w:proofErr w:type="gramEnd"/>
      <w:r w:rsidRPr="00C92FD4">
        <w:t xml:space="preserve"> levels of missing data correlated with more private alleles, lower π and Ho values, and higher inbreeding coefficients. Different </w:t>
      </w:r>
      <w:r w:rsidRPr="00C92FD4">
        <w:rPr>
          <w:i/>
        </w:rPr>
        <w:t>Petunia</w:t>
      </w:r>
      <w:r w:rsidRPr="00C92FD4">
        <w:t xml:space="preserve"> reference genomes did not impact the diversity estimates. Conversely, the genomes of </w:t>
      </w:r>
      <w:r w:rsidRPr="00C92FD4">
        <w:rPr>
          <w:i/>
        </w:rPr>
        <w:t>N. sylvestris</w:t>
      </w:r>
      <w:r w:rsidRPr="00C92FD4">
        <w:t xml:space="preserve"> and </w:t>
      </w:r>
      <w:r w:rsidRPr="00C92FD4">
        <w:rPr>
          <w:i/>
        </w:rPr>
        <w:t xml:space="preserve">S. </w:t>
      </w:r>
      <w:proofErr w:type="spellStart"/>
      <w:r w:rsidRPr="00C92FD4">
        <w:rPr>
          <w:i/>
        </w:rPr>
        <w:t>habrochaites</w:t>
      </w:r>
      <w:proofErr w:type="spellEnd"/>
      <w:r w:rsidRPr="00C92FD4">
        <w:t xml:space="preserve"> exhibited significantly different statistics. The same patterns were observed </w:t>
      </w:r>
      <w:del w:id="182" w:author="Office" w:date="2025-09-19T11:02:00Z" w16du:dateUtc="2025-09-19T09:02:00Z">
        <w:r w:rsidR="009E06D2" w:rsidRPr="00E556DA">
          <w:rPr>
            <w:rFonts w:eastAsia="Times New Roman"/>
          </w:rPr>
          <w:delText>with</w:delText>
        </w:r>
      </w:del>
      <w:ins w:id="183" w:author="Office" w:date="2025-09-19T11:02:00Z" w16du:dateUtc="2025-09-19T09:02:00Z">
        <w:r>
          <w:rPr>
            <w:rFonts w:eastAsia="Times New Roman"/>
          </w:rPr>
          <w:t>across</w:t>
        </w:r>
      </w:ins>
      <w:r w:rsidRPr="00C92FD4">
        <w:t xml:space="preserve"> the three datasets.</w:t>
      </w:r>
    </w:p>
    <w:p w14:paraId="435F559C" w14:textId="77777777" w:rsidR="001951C1" w:rsidRPr="002B2313" w:rsidRDefault="001951C1" w:rsidP="001951C1">
      <w:pPr>
        <w:rPr>
          <w:rPrChange w:id="184" w:author="Office" w:date="2025-09-19T11:02:00Z" w16du:dateUtc="2025-09-19T09:02:00Z">
            <w:rPr>
              <w:rFonts w:ascii="Times New Roman" w:hAnsi="Times New Roman"/>
              <w:i/>
              <w:sz w:val="24"/>
              <w:lang w:val="en-US"/>
            </w:rPr>
          </w:rPrChange>
        </w:rPr>
        <w:pPrChange w:id="185" w:author="Office" w:date="2025-09-19T11:02:00Z" w16du:dateUtc="2025-09-19T09:02:00Z">
          <w:pPr>
            <w:pStyle w:val="Heading2"/>
            <w:keepNext w:val="0"/>
            <w:keepLines w:val="0"/>
            <w:spacing w:before="0" w:after="0" w:line="480" w:lineRule="auto"/>
          </w:pPr>
        </w:pPrChange>
      </w:pPr>
    </w:p>
    <w:p w14:paraId="3B64093B" w14:textId="77777777" w:rsidR="001951C1" w:rsidRPr="00C92FD4" w:rsidRDefault="001951C1" w:rsidP="001951C1">
      <w:pPr>
        <w:rPr>
          <w:i/>
        </w:rPr>
        <w:pPrChange w:id="186" w:author="Office" w:date="2025-09-19T11:02:00Z" w16du:dateUtc="2025-09-19T09:02:00Z">
          <w:pPr>
            <w:pStyle w:val="Heading2"/>
            <w:keepNext w:val="0"/>
            <w:keepLines w:val="0"/>
            <w:spacing w:before="0" w:after="0" w:line="480" w:lineRule="auto"/>
          </w:pPr>
        </w:pPrChange>
      </w:pPr>
      <w:r w:rsidRPr="00C92FD4">
        <w:rPr>
          <w:i/>
        </w:rPr>
        <w:lastRenderedPageBreak/>
        <w:t>Population Structure and Evolutionary Relationships</w:t>
      </w:r>
    </w:p>
    <w:p w14:paraId="07C2E1D2" w14:textId="77777777" w:rsidR="001951C1" w:rsidRPr="00C92FD4" w:rsidRDefault="001951C1" w:rsidP="001951C1">
      <w:pPr>
        <w:spacing w:line="480" w:lineRule="auto"/>
      </w:pPr>
      <w:r w:rsidRPr="00C92FD4">
        <w:t>We assessed</w:t>
      </w:r>
      <w:ins w:id="187" w:author="Office" w:date="2025-09-19T11:02:00Z" w16du:dateUtc="2025-09-19T09:02:00Z">
        <w:r w:rsidRPr="002B2313">
          <w:rPr>
            <w:rFonts w:eastAsia="Times New Roman"/>
          </w:rPr>
          <w:t xml:space="preserve"> </w:t>
        </w:r>
        <w:r>
          <w:rPr>
            <w:rFonts w:eastAsia="Times New Roman"/>
          </w:rPr>
          <w:t>the</w:t>
        </w:r>
      </w:ins>
      <w:r w:rsidRPr="00C92FD4">
        <w:t xml:space="preserve"> population structure and evolutionary relationships for each VCF file. Despite the varying reference genomes and differences in SNP counts, the overall results were highly congruent across all analyses. We focused on</w:t>
      </w:r>
      <w:ins w:id="188" w:author="Office" w:date="2025-09-19T11:02:00Z" w16du:dateUtc="2025-09-19T09:02:00Z">
        <w:r>
          <w:rPr>
            <w:rFonts w:eastAsia="Times New Roman"/>
          </w:rPr>
          <w:t xml:space="preserve"> the</w:t>
        </w:r>
      </w:ins>
      <w:r w:rsidRPr="00C92FD4">
        <w:t xml:space="preserve"> results from a 10% missing data threshold, a commonly applied standard in the literature. Complete results for other thresholds are available in the Supplementary Information.</w:t>
      </w:r>
    </w:p>
    <w:p w14:paraId="5A5DF068" w14:textId="598E48F8" w:rsidR="001951C1" w:rsidRPr="00C92FD4" w:rsidRDefault="001951C1" w:rsidP="001951C1">
      <w:pPr>
        <w:spacing w:line="480" w:lineRule="auto"/>
        <w:ind w:firstLine="720"/>
      </w:pPr>
      <w:r w:rsidRPr="00C92FD4">
        <w:t xml:space="preserve">PCA results were consistent across reference genomes (Figure 4). Although each principal component (PC) axis varied slightly in explaining the percentage of variance, the relative positions of individuals and clusters remained stable throughout the analyses. This finding indicates that population structure and evolutionary patterns were robust, regardless of the reference genome </w:t>
      </w:r>
      <w:del w:id="189" w:author="Office" w:date="2025-09-19T11:02:00Z" w16du:dateUtc="2025-09-19T09:02:00Z">
        <w:r w:rsidR="001F48BF" w:rsidRPr="002B2313">
          <w:rPr>
            <w:rFonts w:eastAsia="Times New Roman"/>
          </w:rPr>
          <w:delText>used</w:delText>
        </w:r>
      </w:del>
      <w:ins w:id="190" w:author="Office" w:date="2025-09-19T11:02:00Z" w16du:dateUtc="2025-09-19T09:02:00Z">
        <w:r w:rsidRPr="002B2313">
          <w:rPr>
            <w:rFonts w:eastAsia="Times New Roman"/>
          </w:rPr>
          <w:t>u</w:t>
        </w:r>
        <w:r>
          <w:rPr>
            <w:rFonts w:eastAsia="Times New Roman"/>
          </w:rPr>
          <w:t>tiliz</w:t>
        </w:r>
        <w:r w:rsidRPr="002B2313">
          <w:rPr>
            <w:rFonts w:eastAsia="Times New Roman"/>
          </w:rPr>
          <w:t>ed</w:t>
        </w:r>
      </w:ins>
      <w:r w:rsidRPr="00C92FD4">
        <w:t>.</w:t>
      </w:r>
    </w:p>
    <w:p w14:paraId="60DCABAF" w14:textId="24F24C0A" w:rsidR="001951C1" w:rsidRPr="00C92FD4" w:rsidRDefault="001951C1" w:rsidP="001951C1">
      <w:pPr>
        <w:spacing w:line="480" w:lineRule="auto"/>
        <w:ind w:firstLine="720"/>
      </w:pPr>
      <w:r w:rsidRPr="00C92FD4">
        <w:rPr>
          <w:i/>
        </w:rPr>
        <w:t>F</w:t>
      </w:r>
      <w:r w:rsidRPr="00C92FD4">
        <w:rPr>
          <w:vertAlign w:val="subscript"/>
        </w:rPr>
        <w:t>ST</w:t>
      </w:r>
      <w:r w:rsidRPr="00C92FD4">
        <w:t xml:space="preserve"> values were also consistent across reference genomes (</w:t>
      </w:r>
      <w:commentRangeStart w:id="191"/>
      <w:r w:rsidRPr="00C92FD4">
        <w:t>Table 1</w:t>
      </w:r>
      <w:commentRangeEnd w:id="191"/>
      <w:r w:rsidR="00BA5DD2" w:rsidRPr="002B2313">
        <w:rPr>
          <w:rStyle w:val="CommentReference"/>
        </w:rPr>
        <w:commentReference w:id="191"/>
      </w:r>
      <w:r w:rsidRPr="00C92FD4">
        <w:t xml:space="preserve">), showing no significant variation based on the reference. The overall pattern of population differentiation and the relative relationships among groups remained stable. This result suggests that the biological interpretation is unaffected, while the reference genome </w:t>
      </w:r>
      <w:del w:id="192" w:author="Office" w:date="2025-09-19T11:02:00Z" w16du:dateUtc="2025-09-19T09:02:00Z">
        <w:r w:rsidR="00586C0A" w:rsidRPr="002B2313">
          <w:rPr>
            <w:rFonts w:eastAsia="Times New Roman"/>
          </w:rPr>
          <w:delText>may</w:delText>
        </w:r>
      </w:del>
      <w:ins w:id="193" w:author="Office" w:date="2025-09-19T11:02:00Z" w16du:dateUtc="2025-09-19T09:02:00Z">
        <w:r w:rsidRPr="002B2313">
          <w:rPr>
            <w:rFonts w:eastAsia="Times New Roman"/>
          </w:rPr>
          <w:t>m</w:t>
        </w:r>
        <w:r>
          <w:rPr>
            <w:rFonts w:eastAsia="Times New Roman"/>
          </w:rPr>
          <w:t>ight</w:t>
        </w:r>
      </w:ins>
      <w:r w:rsidRPr="00C92FD4">
        <w:t xml:space="preserve"> influence the magnitude of </w:t>
      </w:r>
      <w:r w:rsidRPr="00C92FD4">
        <w:rPr>
          <w:i/>
        </w:rPr>
        <w:t>F</w:t>
      </w:r>
      <w:r w:rsidRPr="00C92FD4">
        <w:rPr>
          <w:vertAlign w:val="subscript"/>
        </w:rPr>
        <w:t>ST</w:t>
      </w:r>
      <w:r w:rsidRPr="00C92FD4">
        <w:t>.</w:t>
      </w:r>
    </w:p>
    <w:p w14:paraId="0CB3339E" w14:textId="25AED99E" w:rsidR="001951C1" w:rsidRPr="00C92FD4" w:rsidRDefault="001951C1" w:rsidP="001951C1">
      <w:pPr>
        <w:spacing w:line="480" w:lineRule="auto"/>
        <w:ind w:firstLine="720"/>
      </w:pPr>
      <w:proofErr w:type="spellStart"/>
      <w:r w:rsidRPr="00C92FD4">
        <w:t>fastSTRUCTURE</w:t>
      </w:r>
      <w:proofErr w:type="spellEnd"/>
      <w:r w:rsidRPr="00C92FD4">
        <w:t xml:space="preserve"> results followed similar trends, although </w:t>
      </w:r>
      <w:del w:id="194" w:author="Office" w:date="2025-09-19T11:02:00Z" w16du:dateUtc="2025-09-19T09:02:00Z">
        <w:r w:rsidR="001F48BF" w:rsidRPr="002B2313">
          <w:rPr>
            <w:rFonts w:eastAsia="Times New Roman"/>
          </w:rPr>
          <w:delText>with</w:delText>
        </w:r>
      </w:del>
      <w:ins w:id="195" w:author="Office" w:date="2025-09-19T11:02:00Z" w16du:dateUtc="2025-09-19T09:02:00Z">
        <w:r>
          <w:rPr>
            <w:rFonts w:eastAsia="Times New Roman"/>
          </w:rPr>
          <w:t>there was</w:t>
        </w:r>
      </w:ins>
      <w:r w:rsidRPr="00C92FD4">
        <w:t xml:space="preserve"> slightly more variation across reference genomes. As is typical with this method, no single best K was inferred. Instead, </w:t>
      </w:r>
      <w:ins w:id="196" w:author="Office" w:date="2025-09-19T11:02:00Z" w16du:dateUtc="2025-09-19T09:02:00Z">
        <w:r>
          <w:rPr>
            <w:rFonts w:eastAsia="Times New Roman"/>
          </w:rPr>
          <w:t xml:space="preserve">the </w:t>
        </w:r>
      </w:ins>
      <w:r w:rsidRPr="00C92FD4">
        <w:t xml:space="preserve">analysis returned a range of plausible K values (Table S2). The datasets mapped to the </w:t>
      </w:r>
      <w:r w:rsidRPr="00C92FD4">
        <w:rPr>
          <w:i/>
        </w:rPr>
        <w:t>Solanum</w:t>
      </w:r>
      <w:r w:rsidRPr="00C92FD4">
        <w:t xml:space="preserve"> reference genome exhibited the most significant variation in </w:t>
      </w:r>
      <w:ins w:id="197" w:author="Office" w:date="2025-09-19T11:02:00Z" w16du:dateUtc="2025-09-19T09:02:00Z">
        <w:r>
          <w:rPr>
            <w:rFonts w:eastAsia="Times New Roman"/>
          </w:rPr>
          <w:t xml:space="preserve">the </w:t>
        </w:r>
      </w:ins>
      <w:r w:rsidRPr="00C92FD4">
        <w:t xml:space="preserve">inferred K values, particularly </w:t>
      </w:r>
      <w:del w:id="198" w:author="Office" w:date="2025-09-19T11:02:00Z" w16du:dateUtc="2025-09-19T09:02:00Z">
        <w:r w:rsidR="001F48BF" w:rsidRPr="002B2313">
          <w:rPr>
            <w:rFonts w:eastAsia="Times New Roman"/>
          </w:rPr>
          <w:delText>in</w:delText>
        </w:r>
      </w:del>
      <w:ins w:id="199" w:author="Office" w:date="2025-09-19T11:02:00Z" w16du:dateUtc="2025-09-19T09:02:00Z">
        <w:r>
          <w:rPr>
            <w:rFonts w:eastAsia="Times New Roman"/>
          </w:rPr>
          <w:t>with</w:t>
        </w:r>
        <w:r w:rsidRPr="002B2313">
          <w:rPr>
            <w:rFonts w:eastAsia="Times New Roman"/>
          </w:rPr>
          <w:t>in</w:t>
        </w:r>
      </w:ins>
      <w:r w:rsidRPr="00C92FD4">
        <w:t xml:space="preserve"> the POP and INTRA-P4 datasets. We selected the best K based on previous studies for each dataset to explore. </w:t>
      </w:r>
    </w:p>
    <w:p w14:paraId="51CFDC1C" w14:textId="31D93EF9" w:rsidR="001951C1" w:rsidRPr="00C92FD4" w:rsidRDefault="001951C1" w:rsidP="001951C1">
      <w:pPr>
        <w:spacing w:line="480" w:lineRule="auto"/>
        <w:ind w:firstLine="720"/>
      </w:pPr>
      <w:r w:rsidRPr="00C92FD4">
        <w:t>For POP (</w:t>
      </w:r>
      <w:commentRangeStart w:id="200"/>
      <w:commentRangeStart w:id="201"/>
      <w:r w:rsidRPr="00C92FD4">
        <w:t>Figure 5a</w:t>
      </w:r>
      <w:commentRangeEnd w:id="200"/>
      <w:r w:rsidR="00BA5DD2" w:rsidRPr="002B2313">
        <w:rPr>
          <w:rStyle w:val="CommentReference"/>
        </w:rPr>
        <w:commentReference w:id="200"/>
      </w:r>
      <w:commentRangeEnd w:id="201"/>
      <w:r w:rsidR="00DC7BFE" w:rsidRPr="002B2313">
        <w:rPr>
          <w:rStyle w:val="CommentReference"/>
        </w:rPr>
        <w:commentReference w:id="201"/>
      </w:r>
      <w:r w:rsidRPr="00C92FD4">
        <w:t xml:space="preserve">), we selected K = 3, which reflects three geographical groups in </w:t>
      </w:r>
      <w:r w:rsidRPr="00C92FD4">
        <w:rPr>
          <w:i/>
        </w:rPr>
        <w:t xml:space="preserve">P. </w:t>
      </w:r>
      <w:proofErr w:type="spellStart"/>
      <w:r w:rsidRPr="00C92FD4">
        <w:rPr>
          <w:i/>
        </w:rPr>
        <w:t>altiplana</w:t>
      </w:r>
      <w:proofErr w:type="spellEnd"/>
      <w:r w:rsidRPr="00C92FD4">
        <w:t xml:space="preserve">. Most of the reference </w:t>
      </w:r>
      <w:del w:id="202" w:author="Office" w:date="2025-09-19T11:02:00Z" w16du:dateUtc="2025-09-19T09:02:00Z">
        <w:r w:rsidR="001F48BF" w:rsidRPr="002B2313">
          <w:rPr>
            <w:rFonts w:eastAsia="Times New Roman"/>
          </w:rPr>
          <w:delText>genome</w:delText>
        </w:r>
      </w:del>
      <w:ins w:id="203" w:author="Office" w:date="2025-09-19T11:02:00Z" w16du:dateUtc="2025-09-19T09:02:00Z">
        <w:r w:rsidRPr="002B2313">
          <w:rPr>
            <w:rFonts w:eastAsia="Times New Roman"/>
          </w:rPr>
          <w:t>genome</w:t>
        </w:r>
        <w:r>
          <w:rPr>
            <w:rFonts w:eastAsia="Times New Roman"/>
          </w:rPr>
          <w:t>s</w:t>
        </w:r>
      </w:ins>
      <w:r w:rsidRPr="00C92FD4">
        <w:t xml:space="preserve"> returned identical results, except </w:t>
      </w:r>
      <w:del w:id="204" w:author="Office" w:date="2025-09-19T11:02:00Z" w16du:dateUtc="2025-09-19T09:02:00Z">
        <w:r w:rsidR="002C0881" w:rsidRPr="002B2313">
          <w:rPr>
            <w:rFonts w:eastAsia="Times New Roman"/>
          </w:rPr>
          <w:delText xml:space="preserve">the </w:delText>
        </w:r>
      </w:del>
      <w:r w:rsidRPr="00C92FD4">
        <w:t xml:space="preserve">when using </w:t>
      </w:r>
      <w:ins w:id="205" w:author="Office" w:date="2025-09-19T11:02:00Z" w16du:dateUtc="2025-09-19T09:02:00Z">
        <w:r>
          <w:rPr>
            <w:rFonts w:eastAsia="Times New Roman"/>
          </w:rPr>
          <w:t xml:space="preserve">the </w:t>
        </w:r>
      </w:ins>
      <w:r w:rsidRPr="00C92FD4">
        <w:rPr>
          <w:i/>
        </w:rPr>
        <w:t>P. secreta</w:t>
      </w:r>
      <w:r w:rsidRPr="00C92FD4">
        <w:t xml:space="preserve"> genome</w:t>
      </w:r>
      <w:del w:id="206" w:author="Office" w:date="2025-09-19T11:02:00Z" w16du:dateUtc="2025-09-19T09:02:00Z">
        <w:r w:rsidR="00DC7BFE" w:rsidRPr="002B2313">
          <w:rPr>
            <w:rFonts w:eastAsia="Times New Roman"/>
          </w:rPr>
          <w:delText xml:space="preserve"> that</w:delText>
        </w:r>
      </w:del>
      <w:ins w:id="207" w:author="Office" w:date="2025-09-19T11:02:00Z" w16du:dateUtc="2025-09-19T09:02:00Z">
        <w:r>
          <w:rPr>
            <w:rFonts w:eastAsia="Times New Roman"/>
          </w:rPr>
          <w:t>,</w:t>
        </w:r>
        <w:r w:rsidRPr="002B2313">
          <w:rPr>
            <w:rFonts w:eastAsia="Times New Roman"/>
          </w:rPr>
          <w:t xml:space="preserve"> </w:t>
        </w:r>
        <w:r>
          <w:rPr>
            <w:rFonts w:eastAsia="Times New Roman"/>
          </w:rPr>
          <w:t>which</w:t>
        </w:r>
      </w:ins>
      <w:r w:rsidRPr="00C92FD4">
        <w:t xml:space="preserve"> indicated different ancestry for many individuals. The best K = 5 for INTRA-P4 (Figure 5b) revealed intraspecific structure in two lineages, while others remained undifferentiated, </w:t>
      </w:r>
      <w:del w:id="208" w:author="Office" w:date="2025-09-19T11:02:00Z" w16du:dateUtc="2025-09-19T09:02:00Z">
        <w:r w:rsidR="00DC7BFE" w:rsidRPr="002B2313">
          <w:rPr>
            <w:rFonts w:eastAsia="Times New Roman"/>
          </w:rPr>
          <w:delText>what is</w:delText>
        </w:r>
      </w:del>
      <w:ins w:id="209" w:author="Office" w:date="2025-09-19T11:02:00Z" w16du:dateUtc="2025-09-19T09:02:00Z">
        <w:r>
          <w:rPr>
            <w:rFonts w:eastAsia="Times New Roman"/>
          </w:rPr>
          <w:t>a</w:t>
        </w:r>
        <w:r w:rsidRPr="002B2313">
          <w:rPr>
            <w:rFonts w:eastAsia="Times New Roman"/>
          </w:rPr>
          <w:t>s</w:t>
        </w:r>
      </w:ins>
      <w:r w:rsidRPr="00C92FD4">
        <w:t xml:space="preserve"> expected </w:t>
      </w:r>
      <w:del w:id="210" w:author="Office" w:date="2025-09-19T11:02:00Z" w16du:dateUtc="2025-09-19T09:02:00Z">
        <w:r w:rsidR="00DC7BFE" w:rsidRPr="002B2313">
          <w:rPr>
            <w:rFonts w:eastAsia="Times New Roman"/>
          </w:rPr>
          <w:delText>by</w:delText>
        </w:r>
      </w:del>
      <w:ins w:id="211" w:author="Office" w:date="2025-09-19T11:02:00Z" w16du:dateUtc="2025-09-19T09:02:00Z">
        <w:r>
          <w:rPr>
            <w:rFonts w:eastAsia="Times New Roman"/>
          </w:rPr>
          <w:t>from</w:t>
        </w:r>
      </w:ins>
      <w:r w:rsidRPr="00C92FD4">
        <w:t xml:space="preserve"> the evolutionary history of the dataset (Soares et al</w:t>
      </w:r>
      <w:ins w:id="212" w:author="Office" w:date="2025-09-19T11:02:00Z" w16du:dateUtc="2025-09-19T09:02:00Z">
        <w:r>
          <w:rPr>
            <w:rFonts w:eastAsia="Times New Roman"/>
          </w:rPr>
          <w:t>.,</w:t>
        </w:r>
      </w:ins>
      <w:r w:rsidRPr="00C92FD4">
        <w:t xml:space="preserve"> unpublished</w:t>
      </w:r>
      <w:del w:id="213" w:author="Office" w:date="2025-09-19T11:02:00Z" w16du:dateUtc="2025-09-19T09:02:00Z">
        <w:r w:rsidR="00DC7BFE" w:rsidRPr="002B2313">
          <w:rPr>
            <w:rFonts w:eastAsia="Times New Roman"/>
          </w:rPr>
          <w:delText>). For overall</w:delText>
        </w:r>
      </w:del>
      <w:ins w:id="214" w:author="Office" w:date="2025-09-19T11:02:00Z" w16du:dateUtc="2025-09-19T09:02:00Z">
        <w:r>
          <w:rPr>
            <w:rFonts w:eastAsia="Times New Roman"/>
          </w:rPr>
          <w:t xml:space="preserve"> data</w:t>
        </w:r>
        <w:r w:rsidRPr="002B2313">
          <w:rPr>
            <w:rFonts w:eastAsia="Times New Roman"/>
          </w:rPr>
          <w:t xml:space="preserve">). </w:t>
        </w:r>
        <w:r>
          <w:rPr>
            <w:rFonts w:eastAsia="Times New Roman"/>
          </w:rPr>
          <w:t>O</w:t>
        </w:r>
        <w:r w:rsidRPr="002B2313">
          <w:rPr>
            <w:rFonts w:eastAsia="Times New Roman"/>
          </w:rPr>
          <w:t>verall</w:t>
        </w:r>
      </w:ins>
      <w:r w:rsidRPr="00C92FD4">
        <w:t xml:space="preserve">, the </w:t>
      </w:r>
      <w:r w:rsidRPr="00C92FD4">
        <w:lastRenderedPageBreak/>
        <w:t xml:space="preserve">reference genomes produced consistent ancestry patterns. For the INTER-C5 dataset (Figure 5c), corresponding to the number of species, </w:t>
      </w:r>
      <w:ins w:id="215" w:author="Office" w:date="2025-09-19T11:02:00Z" w16du:dateUtc="2025-09-19T09:02:00Z">
        <w:r>
          <w:rPr>
            <w:rFonts w:eastAsia="Times New Roman"/>
          </w:rPr>
          <w:t>the</w:t>
        </w:r>
        <w:r w:rsidRPr="002B2313">
          <w:rPr>
            <w:rFonts w:eastAsia="Times New Roman"/>
          </w:rPr>
          <w:t xml:space="preserve"> </w:t>
        </w:r>
      </w:ins>
      <w:r w:rsidRPr="00C92FD4">
        <w:t xml:space="preserve">population structure was largely consistent, with each species displaying a distinct genetic component. However, for two taxa, ancestry assignments varied depending on the reference genome, with greater discrepancies observed when using the </w:t>
      </w:r>
      <w:r w:rsidRPr="00C92FD4">
        <w:rPr>
          <w:i/>
        </w:rPr>
        <w:t>Nicotiana</w:t>
      </w:r>
      <w:r w:rsidRPr="00C92FD4">
        <w:t xml:space="preserve"> and </w:t>
      </w:r>
      <w:r w:rsidRPr="00C92FD4">
        <w:rPr>
          <w:i/>
        </w:rPr>
        <w:t>Solanum</w:t>
      </w:r>
      <w:r w:rsidRPr="00C92FD4">
        <w:t xml:space="preserve"> genomes.</w:t>
      </w:r>
    </w:p>
    <w:p w14:paraId="2E3C025A" w14:textId="7651A5A7" w:rsidR="001951C1" w:rsidRPr="00C92FD4" w:rsidRDefault="001951C1" w:rsidP="001951C1">
      <w:pPr>
        <w:spacing w:line="480" w:lineRule="auto"/>
        <w:ind w:firstLine="720"/>
      </w:pPr>
      <w:r w:rsidRPr="00C92FD4">
        <w:t xml:space="preserve">SPLITSTREE analyses (Figure 6) showed consistent topologies across reference genomes. Using the </w:t>
      </w:r>
      <w:r w:rsidRPr="00C92FD4">
        <w:rPr>
          <w:i/>
        </w:rPr>
        <w:t>Nicotiana</w:t>
      </w:r>
      <w:r w:rsidRPr="00C92FD4">
        <w:t xml:space="preserve"> and </w:t>
      </w:r>
      <w:r w:rsidRPr="00C92FD4">
        <w:rPr>
          <w:i/>
        </w:rPr>
        <w:t>Solanum</w:t>
      </w:r>
      <w:r w:rsidRPr="00C92FD4">
        <w:t xml:space="preserve"> genomes resulted in trees with broader internal nodes, likely due to the reduced number of SNPs. </w:t>
      </w:r>
      <w:del w:id="216" w:author="Office" w:date="2025-09-19T11:02:00Z" w16du:dateUtc="2025-09-19T09:02:00Z">
        <w:r w:rsidR="00F7165D" w:rsidRPr="002B2313">
          <w:rPr>
            <w:rFonts w:eastAsia="Times New Roman"/>
          </w:rPr>
          <w:delText>However</w:delText>
        </w:r>
      </w:del>
      <w:ins w:id="217" w:author="Office" w:date="2025-09-19T11:02:00Z" w16du:dateUtc="2025-09-19T09:02:00Z">
        <w:r>
          <w:rPr>
            <w:rFonts w:eastAsia="Times New Roman"/>
          </w:rPr>
          <w:t>Nevertheless</w:t>
        </w:r>
      </w:ins>
      <w:r w:rsidRPr="00C92FD4">
        <w:t>, the general relationships among individuals and groups remained consistent.</w:t>
      </w:r>
    </w:p>
    <w:p w14:paraId="4F330AEA" w14:textId="77777777" w:rsidR="001951C1" w:rsidRPr="00C92FD4" w:rsidRDefault="001951C1" w:rsidP="001951C1">
      <w:pPr>
        <w:pPrChange w:id="218" w:author="Office" w:date="2025-09-19T11:02:00Z" w16du:dateUtc="2025-09-19T09:02:00Z">
          <w:pPr>
            <w:pStyle w:val="Heading2"/>
            <w:keepNext w:val="0"/>
            <w:keepLines w:val="0"/>
            <w:spacing w:before="0" w:after="0" w:line="480" w:lineRule="auto"/>
          </w:pPr>
        </w:pPrChange>
      </w:pPr>
      <w:bookmarkStart w:id="219" w:name="_rpaw4bvxv9mk" w:colFirst="0" w:colLast="0"/>
      <w:bookmarkEnd w:id="219"/>
    </w:p>
    <w:p w14:paraId="74369323" w14:textId="77777777" w:rsidR="001951C1" w:rsidRPr="00C92FD4" w:rsidRDefault="001951C1" w:rsidP="001951C1">
      <w:pPr>
        <w:spacing w:line="480" w:lineRule="auto"/>
        <w:rPr>
          <w:b/>
        </w:rPr>
      </w:pPr>
      <w:r w:rsidRPr="00C92FD4">
        <w:rPr>
          <w:b/>
        </w:rPr>
        <w:t>Discussion</w:t>
      </w:r>
    </w:p>
    <w:p w14:paraId="6CB7A7A3" w14:textId="5B62DEA7" w:rsidR="001951C1" w:rsidRPr="00C92FD4" w:rsidRDefault="001951C1" w:rsidP="001951C1">
      <w:pPr>
        <w:spacing w:line="480" w:lineRule="auto"/>
      </w:pPr>
      <w:r w:rsidRPr="00C92FD4">
        <w:t xml:space="preserve">The emergence of next-generation sequencing (NGS) methodologies, particularly those based on RAD-seq, has integrated </w:t>
      </w:r>
      <w:del w:id="220" w:author="Office" w:date="2025-09-19T11:02:00Z" w16du:dateUtc="2025-09-19T09:02:00Z">
        <w:r w:rsidR="002B4B20" w:rsidRPr="002B2313">
          <w:delText xml:space="preserve">research in </w:delText>
        </w:r>
      </w:del>
      <w:r w:rsidRPr="00C92FD4">
        <w:t xml:space="preserve">ecology, evolution, and conservation </w:t>
      </w:r>
      <w:ins w:id="221" w:author="Office" w:date="2025-09-19T11:02:00Z" w16du:dateUtc="2025-09-19T09:02:00Z">
        <w:r>
          <w:t xml:space="preserve">research </w:t>
        </w:r>
      </w:ins>
      <w:r w:rsidRPr="00C92FD4">
        <w:t xml:space="preserve">across a diverse range of species. These methodologies </w:t>
      </w:r>
      <w:del w:id="222" w:author="Office" w:date="2025-09-19T11:02:00Z" w16du:dateUtc="2025-09-19T09:02:00Z">
        <w:r w:rsidR="0085608A" w:rsidRPr="002B2313">
          <w:delText>allow for</w:delText>
        </w:r>
      </w:del>
      <w:ins w:id="223" w:author="Office" w:date="2025-09-19T11:02:00Z" w16du:dateUtc="2025-09-19T09:02:00Z">
        <w:r>
          <w:t>enable</w:t>
        </w:r>
      </w:ins>
      <w:r w:rsidRPr="00C92FD4">
        <w:t xml:space="preserve"> the inclusion of hundreds to thousands of genetic polymorphisms throughout the entire genome</w:t>
      </w:r>
      <w:del w:id="224" w:author="Office" w:date="2025-09-19T11:02:00Z" w16du:dateUtc="2025-09-19T09:02:00Z">
        <w:r w:rsidR="002B4B20" w:rsidRPr="002B2313">
          <w:delText xml:space="preserve">, with </w:delText>
        </w:r>
        <w:r w:rsidR="0085608A" w:rsidRPr="002B2313">
          <w:delText>key</w:delText>
        </w:r>
      </w:del>
      <w:ins w:id="225" w:author="Office" w:date="2025-09-19T11:02:00Z" w16du:dateUtc="2025-09-19T09:02:00Z">
        <w:r>
          <w:t>. K</w:t>
        </w:r>
        <w:r w:rsidRPr="002B2313">
          <w:t>ey</w:t>
        </w:r>
      </w:ins>
      <w:r w:rsidRPr="00C92FD4">
        <w:t xml:space="preserve"> advantages over other methods </w:t>
      </w:r>
      <w:del w:id="226" w:author="Office" w:date="2025-09-19T11:02:00Z" w16du:dateUtc="2025-09-19T09:02:00Z">
        <w:r w:rsidR="002B4B20" w:rsidRPr="002B2313">
          <w:delText>being</w:delText>
        </w:r>
      </w:del>
      <w:ins w:id="227" w:author="Office" w:date="2025-09-19T11:02:00Z" w16du:dateUtc="2025-09-19T09:02:00Z">
        <w:r>
          <w:t>include</w:t>
        </w:r>
      </w:ins>
      <w:r w:rsidRPr="00C92FD4">
        <w:t xml:space="preserve"> improved cost-effectiveness and greater depth of coverage per locus (Andrews et al. 2016). The RAD-seq approaches utilize NGS to generate sequences adjacent to restriction cut sites in coding and non-coding genomic regions, which are shared within or between closely related species (Cariou et al. </w:t>
      </w:r>
      <w:commentRangeStart w:id="228"/>
      <w:r w:rsidRPr="00C92FD4">
        <w:t>2013</w:t>
      </w:r>
      <w:commentRangeEnd w:id="228"/>
      <w:r w:rsidR="002B4B20" w:rsidRPr="002B2313">
        <w:rPr>
          <w:rStyle w:val="CommentReference"/>
        </w:rPr>
        <w:commentReference w:id="228"/>
      </w:r>
      <w:r w:rsidRPr="00C92FD4">
        <w:t>).</w:t>
      </w:r>
    </w:p>
    <w:p w14:paraId="5CA71711" w14:textId="7CF857D7" w:rsidR="001951C1" w:rsidRPr="00C92FD4" w:rsidRDefault="001951C1" w:rsidP="001951C1">
      <w:pPr>
        <w:spacing w:line="480" w:lineRule="auto"/>
        <w:ind w:firstLine="709"/>
      </w:pPr>
      <w:r w:rsidRPr="00C92FD4">
        <w:t>Despite</w:t>
      </w:r>
      <w:del w:id="229" w:author="Office" w:date="2025-09-19T11:02:00Z" w16du:dateUtc="2025-09-19T09:02:00Z">
        <w:r w:rsidR="002B4B20" w:rsidRPr="002B2313">
          <w:delText xml:space="preserve"> all</w:delText>
        </w:r>
      </w:del>
      <w:r w:rsidRPr="00C92FD4">
        <w:t xml:space="preserve"> the care and advancements in the initial stages of analyses involving RAD-seq-derived polymorphisms, several phenomena can significantly affect subsequent analyses, including the number of reads, the proportion of missing data, and the genome used as a reference for variant calling. In this study, we tested the impact of these phenomena on estimates of genetic diversity, population structure, and evolutionary relationships in closely related and rapidly diversified plant lineages. We used </w:t>
      </w:r>
      <w:proofErr w:type="spellStart"/>
      <w:r w:rsidRPr="00C92FD4">
        <w:t>DArT</w:t>
      </w:r>
      <w:proofErr w:type="spellEnd"/>
      <w:r w:rsidRPr="00C92FD4">
        <w:t xml:space="preserve">-derived SNPs from multiple individuals of the genus </w:t>
      </w:r>
      <w:r w:rsidRPr="00C92FD4">
        <w:rPr>
          <w:i/>
        </w:rPr>
        <w:t>Petunia</w:t>
      </w:r>
      <w:r w:rsidRPr="00C92FD4">
        <w:t xml:space="preserve"> and some </w:t>
      </w:r>
      <w:r w:rsidRPr="00C92FD4">
        <w:lastRenderedPageBreak/>
        <w:t>related species as a model for this. We compared the effects of mapping them against closely and distantly positioned reference genomes.</w:t>
      </w:r>
    </w:p>
    <w:p w14:paraId="112CD4F3" w14:textId="77777777" w:rsidR="001951C1" w:rsidRPr="00C92FD4" w:rsidRDefault="001951C1" w:rsidP="001951C1">
      <w:pPr>
        <w:spacing w:line="480" w:lineRule="auto"/>
        <w:ind w:firstLine="709"/>
      </w:pPr>
    </w:p>
    <w:p w14:paraId="7FF225B9" w14:textId="77777777" w:rsidR="001951C1" w:rsidRPr="00C92FD4" w:rsidRDefault="001951C1" w:rsidP="001951C1">
      <w:pPr>
        <w:spacing w:line="480" w:lineRule="auto"/>
        <w:rPr>
          <w:i/>
        </w:rPr>
      </w:pPr>
      <w:r w:rsidRPr="00C92FD4">
        <w:rPr>
          <w:i/>
        </w:rPr>
        <w:t>The More the Better?</w:t>
      </w:r>
    </w:p>
    <w:p w14:paraId="079E13EF" w14:textId="6CC5B487" w:rsidR="001951C1" w:rsidRPr="00C92FD4" w:rsidRDefault="001951C1" w:rsidP="001951C1">
      <w:pPr>
        <w:spacing w:line="480" w:lineRule="auto"/>
      </w:pPr>
      <w:r w:rsidRPr="00C92FD4">
        <w:t xml:space="preserve">The RAD-seq for evolutionary studies evaluates genomic DNA from multiple samples of interest, making it a population-scale sequencing method. Due to various technical factors, the number of reads may differ, leading to varying genome coverage among samples. It is known that loci with missing haplotypes can have estimated summary statistic values that deviate dramatically from true values (Arnold et al. </w:t>
      </w:r>
      <w:commentRangeStart w:id="230"/>
      <w:r w:rsidRPr="00C92FD4">
        <w:t>2013</w:t>
      </w:r>
      <w:commentRangeEnd w:id="230"/>
      <w:r w:rsidR="002B4B20" w:rsidRPr="002B2313">
        <w:rPr>
          <w:rStyle w:val="CommentReference"/>
        </w:rPr>
        <w:commentReference w:id="230"/>
      </w:r>
      <w:r w:rsidRPr="00C92FD4">
        <w:t xml:space="preserve">). Given the elevated error rates inherent to NGS compared to conventional Sanger sequencing, a standard quality control measure involves implementing a minimum read depth threshold to ensure accurate genotype calling at specific loci. Sequencing libraries with lower coverage inherently yield reduced data matrix dimensions due to a higher incidence of loci failing to meet coverage requirements for a fixed threshold of allowable missing data. However, such outcomes should not be interpreted as prescriptive evidence favoring higher over lower coverage (Huang and Knowles </w:t>
      </w:r>
      <w:commentRangeStart w:id="231"/>
      <w:r w:rsidRPr="00C92FD4">
        <w:t>2016</w:t>
      </w:r>
      <w:commentRangeEnd w:id="231"/>
      <w:r w:rsidR="002B4B20" w:rsidRPr="002B2313">
        <w:rPr>
          <w:rStyle w:val="CommentReference"/>
        </w:rPr>
        <w:commentReference w:id="231"/>
      </w:r>
      <w:r w:rsidRPr="00C92FD4">
        <w:t>).</w:t>
      </w:r>
    </w:p>
    <w:p w14:paraId="566F76B0" w14:textId="2A86BC8F" w:rsidR="001951C1" w:rsidRPr="00C92FD4" w:rsidRDefault="001951C1" w:rsidP="001951C1">
      <w:pPr>
        <w:spacing w:line="480" w:lineRule="auto"/>
        <w:ind w:firstLine="709"/>
      </w:pPr>
      <w:r w:rsidRPr="00C92FD4">
        <w:t xml:space="preserve">Here we observed that even </w:t>
      </w:r>
      <w:del w:id="232" w:author="Office" w:date="2025-09-19T11:02:00Z" w16du:dateUtc="2025-09-19T09:02:00Z">
        <w:r w:rsidR="002B4B20" w:rsidRPr="002B2313">
          <w:delText>based on</w:delText>
        </w:r>
      </w:del>
      <w:ins w:id="233" w:author="Office" w:date="2025-09-19T11:02:00Z" w16du:dateUtc="2025-09-19T09:02:00Z">
        <w:r>
          <w:t>with</w:t>
        </w:r>
      </w:ins>
      <w:r w:rsidRPr="00C92FD4">
        <w:t xml:space="preserve"> one-tenth of the number of reads, we recover the same trend (Figure 3) regarding intraspecific lineages (POP) or closely related species (INTRA-P4) despite </w:t>
      </w:r>
      <w:del w:id="234" w:author="Office" w:date="2025-09-19T11:02:00Z" w16du:dateUtc="2025-09-19T09:02:00Z">
        <w:r w:rsidR="000F6654" w:rsidRPr="002B2313">
          <w:delText>differences</w:delText>
        </w:r>
      </w:del>
      <w:ins w:id="235" w:author="Office" w:date="2025-09-19T11:02:00Z" w16du:dateUtc="2025-09-19T09:02:00Z">
        <w:r>
          <w:t>variation</w:t>
        </w:r>
        <w:r w:rsidRPr="002B2313">
          <w:t>s</w:t>
        </w:r>
      </w:ins>
      <w:r w:rsidRPr="00C92FD4">
        <w:t xml:space="preserve"> in absolute values. Only private alleles changed in the POP comparison, </w:t>
      </w:r>
      <w:del w:id="236" w:author="Office" w:date="2025-09-19T11:02:00Z" w16du:dateUtc="2025-09-19T09:02:00Z">
        <w:r w:rsidR="002B4B20" w:rsidRPr="002B2313">
          <w:delText>with</w:delText>
        </w:r>
      </w:del>
      <w:ins w:id="237" w:author="Office" w:date="2025-09-19T11:02:00Z" w16du:dateUtc="2025-09-19T09:02:00Z">
        <w:r w:rsidRPr="002B2313">
          <w:t>w</w:t>
        </w:r>
        <w:r>
          <w:t>hile</w:t>
        </w:r>
      </w:ins>
      <w:r w:rsidRPr="00C92FD4">
        <w:t xml:space="preserve"> the inbreeding coefficient, observed heterozygosity, and nucleotide diversity </w:t>
      </w:r>
      <w:del w:id="238" w:author="Office" w:date="2025-09-19T11:02:00Z" w16du:dateUtc="2025-09-19T09:02:00Z">
        <w:r w:rsidR="002B4B20" w:rsidRPr="002B2313">
          <w:delText>maintaining</w:delText>
        </w:r>
      </w:del>
      <w:ins w:id="239" w:author="Office" w:date="2025-09-19T11:02:00Z" w16du:dateUtc="2025-09-19T09:02:00Z">
        <w:r w:rsidRPr="002B2313">
          <w:t>maintain</w:t>
        </w:r>
        <w:r>
          <w:t>ed</w:t>
        </w:r>
      </w:ins>
      <w:r w:rsidRPr="00C92FD4">
        <w:t xml:space="preserve"> the pattern. These results indicate that</w:t>
      </w:r>
      <w:del w:id="240" w:author="Office" w:date="2025-09-19T11:02:00Z" w16du:dateUtc="2025-09-19T09:02:00Z">
        <w:r w:rsidR="000F6654" w:rsidRPr="00E556DA">
          <w:delText>, for these recently diverged lineages,</w:delText>
        </w:r>
      </w:del>
      <w:r w:rsidRPr="00C92FD4">
        <w:t xml:space="preserve"> reliable genetic and evolutionary inferences can still be </w:t>
      </w:r>
      <w:del w:id="241" w:author="Office" w:date="2025-09-19T11:02:00Z" w16du:dateUtc="2025-09-19T09:02:00Z">
        <w:r w:rsidR="000F6654" w:rsidRPr="00E556DA">
          <w:delText>obtained</w:delText>
        </w:r>
      </w:del>
      <w:ins w:id="242" w:author="Office" w:date="2025-09-19T11:02:00Z" w16du:dateUtc="2025-09-19T09:02:00Z">
        <w:r>
          <w:t>drawn from these recently diverged lineages,</w:t>
        </w:r>
      </w:ins>
      <w:r w:rsidRPr="00C92FD4">
        <w:t xml:space="preserve"> even with relatively low-coverage datasets. </w:t>
      </w:r>
    </w:p>
    <w:p w14:paraId="0D2926FE" w14:textId="77777777" w:rsidR="001951C1" w:rsidRPr="00C92FD4" w:rsidRDefault="001951C1" w:rsidP="001951C1">
      <w:pPr>
        <w:spacing w:line="480" w:lineRule="auto"/>
      </w:pPr>
    </w:p>
    <w:p w14:paraId="7EC984B5" w14:textId="77777777" w:rsidR="001951C1" w:rsidRPr="00C92FD4" w:rsidRDefault="001951C1" w:rsidP="001951C1">
      <w:pPr>
        <w:spacing w:line="480" w:lineRule="auto"/>
        <w:rPr>
          <w:i/>
        </w:rPr>
      </w:pPr>
      <w:r w:rsidRPr="00C92FD4">
        <w:rPr>
          <w:i/>
        </w:rPr>
        <w:t>Missing Data</w:t>
      </w:r>
    </w:p>
    <w:p w14:paraId="13F51AED" w14:textId="39DD405D" w:rsidR="001951C1" w:rsidRPr="00C92FD4" w:rsidRDefault="001951C1" w:rsidP="001951C1">
      <w:pPr>
        <w:spacing w:line="480" w:lineRule="auto"/>
      </w:pPr>
      <w:r w:rsidRPr="00C92FD4">
        <w:t>RAD-Seq generates tens of thousands of loci per individual</w:t>
      </w:r>
      <w:del w:id="243" w:author="Office" w:date="2025-09-19T11:02:00Z" w16du:dateUtc="2025-09-19T09:02:00Z">
        <w:r w:rsidR="002B4B20" w:rsidRPr="002B2313">
          <w:delText>, but</w:delText>
        </w:r>
      </w:del>
      <w:ins w:id="244" w:author="Office" w:date="2025-09-19T11:02:00Z" w16du:dateUtc="2025-09-19T09:02:00Z">
        <w:r>
          <w:t>;</w:t>
        </w:r>
        <w:r w:rsidRPr="002B2313">
          <w:t xml:space="preserve"> </w:t>
        </w:r>
        <w:r>
          <w:t>however,</w:t>
        </w:r>
      </w:ins>
      <w:r w:rsidRPr="00C92FD4">
        <w:t xml:space="preserve"> the number of overlapping loci across all individuals is much lower, leading to significant missing data. Since missing data can impact the estimation of diversity indices and the inference of population structure </w:t>
      </w:r>
      <w:r w:rsidRPr="00C92FD4">
        <w:lastRenderedPageBreak/>
        <w:t>or evolutionary relationships, it is crucial to test its effect on the analyses (</w:t>
      </w:r>
      <w:proofErr w:type="spellStart"/>
      <w:r w:rsidRPr="00C92FD4">
        <w:t>Chatttopadhyay</w:t>
      </w:r>
      <w:proofErr w:type="spellEnd"/>
      <w:r w:rsidRPr="00C92FD4">
        <w:t xml:space="preserve"> </w:t>
      </w:r>
      <w:commentRangeStart w:id="245"/>
      <w:r w:rsidRPr="00C92FD4">
        <w:t>et al</w:t>
      </w:r>
      <w:commentRangeEnd w:id="245"/>
      <w:r w:rsidR="002B4B20" w:rsidRPr="002B2313">
        <w:rPr>
          <w:rStyle w:val="CommentReference"/>
        </w:rPr>
        <w:commentReference w:id="245"/>
      </w:r>
      <w:r w:rsidRPr="00C92FD4">
        <w:t>. 2014). While missing data may not significantly impact phylogenetic inference (</w:t>
      </w:r>
      <w:proofErr w:type="spellStart"/>
      <w:r w:rsidRPr="00C92FD4">
        <w:t>Hovmöller</w:t>
      </w:r>
      <w:proofErr w:type="spellEnd"/>
      <w:r w:rsidRPr="00C92FD4">
        <w:t xml:space="preserve"> </w:t>
      </w:r>
      <w:commentRangeStart w:id="246"/>
      <w:r w:rsidRPr="00C92FD4">
        <w:t>et al</w:t>
      </w:r>
      <w:commentRangeEnd w:id="246"/>
      <w:r w:rsidR="002B4B20" w:rsidRPr="002B2313">
        <w:rPr>
          <w:rStyle w:val="CommentReference"/>
        </w:rPr>
        <w:commentReference w:id="246"/>
      </w:r>
      <w:r w:rsidRPr="00C92FD4">
        <w:t xml:space="preserve">. 2013), other forms of population genetic inference can be affected. </w:t>
      </w:r>
    </w:p>
    <w:p w14:paraId="3D16C3A6" w14:textId="106A0559" w:rsidR="001951C1" w:rsidRPr="00C92FD4" w:rsidRDefault="001951C1" w:rsidP="001951C1">
      <w:pPr>
        <w:spacing w:line="480" w:lineRule="auto"/>
        <w:ind w:firstLine="709"/>
      </w:pPr>
      <w:r w:rsidRPr="00C92FD4">
        <w:t xml:space="preserve">Our results indicated that even with 50% of </w:t>
      </w:r>
      <w:ins w:id="247" w:author="Office" w:date="2025-09-19T11:02:00Z" w16du:dateUtc="2025-09-19T09:02:00Z">
        <w:r>
          <w:t>the</w:t>
        </w:r>
        <w:r w:rsidRPr="002B2313">
          <w:t xml:space="preserve"> data</w:t>
        </w:r>
        <w:r>
          <w:t xml:space="preserve"> </w:t>
        </w:r>
      </w:ins>
      <w:r w:rsidRPr="00C92FD4">
        <w:t>missing</w:t>
      </w:r>
      <w:del w:id="248" w:author="Office" w:date="2025-09-19T11:02:00Z" w16du:dateUtc="2025-09-19T09:02:00Z">
        <w:r w:rsidR="00003A20" w:rsidRPr="002B2313">
          <w:delText xml:space="preserve"> data</w:delText>
        </w:r>
      </w:del>
      <w:r w:rsidRPr="00C92FD4">
        <w:t>, the trends in estimating the diversity indices, population structure</w:t>
      </w:r>
      <w:ins w:id="249" w:author="Office" w:date="2025-09-19T11:02:00Z" w16du:dateUtc="2025-09-19T09:02:00Z">
        <w:r>
          <w:t>,</w:t>
        </w:r>
      </w:ins>
      <w:r w:rsidRPr="00C92FD4">
        <w:t xml:space="preserve"> and phylogenetic relationships are preserved, despite differences in nominal values and a greater impact on private allele numbers. The reference genome did not affect these estimates or patterns (</w:t>
      </w:r>
      <w:del w:id="250" w:author="Office" w:date="2025-09-19T11:02:00Z" w16du:dateUtc="2025-09-19T09:02:00Z">
        <w:r w:rsidR="00F540FF" w:rsidRPr="00E556DA">
          <w:delText>Figure</w:delText>
        </w:r>
      </w:del>
      <w:ins w:id="251" w:author="Office" w:date="2025-09-19T11:02:00Z" w16du:dateUtc="2025-09-19T09:02:00Z">
        <w:r w:rsidRPr="006E2537">
          <w:t>Figure</w:t>
        </w:r>
        <w:r>
          <w:t>s</w:t>
        </w:r>
      </w:ins>
      <w:r w:rsidRPr="00C92FD4">
        <w:t xml:space="preserve"> S2, S3). </w:t>
      </w:r>
    </w:p>
    <w:p w14:paraId="2D5C9112" w14:textId="77777777" w:rsidR="001951C1" w:rsidRPr="00C92FD4" w:rsidRDefault="001951C1" w:rsidP="001951C1">
      <w:pPr>
        <w:spacing w:line="480" w:lineRule="auto"/>
        <w:ind w:firstLine="709"/>
      </w:pPr>
    </w:p>
    <w:p w14:paraId="53362A3E" w14:textId="77777777" w:rsidR="001951C1" w:rsidRPr="00C92FD4" w:rsidRDefault="001951C1" w:rsidP="001951C1">
      <w:pPr>
        <w:spacing w:line="480" w:lineRule="auto"/>
        <w:rPr>
          <w:i/>
        </w:rPr>
      </w:pPr>
      <w:r w:rsidRPr="00C92FD4">
        <w:rPr>
          <w:i/>
        </w:rPr>
        <w:t>Reference Genome Choice</w:t>
      </w:r>
    </w:p>
    <w:p w14:paraId="5FFF6A08" w14:textId="4E5BE06D" w:rsidR="001951C1" w:rsidRPr="00C92FD4" w:rsidRDefault="00C30839" w:rsidP="001951C1">
      <w:pPr>
        <w:spacing w:line="480" w:lineRule="auto"/>
      </w:pPr>
      <w:del w:id="252" w:author="Office" w:date="2025-09-19T11:02:00Z" w16du:dateUtc="2025-09-19T09:02:00Z">
        <w:r w:rsidRPr="002B2313">
          <w:rPr>
            <w:rFonts w:eastAsia="Times New Roman"/>
          </w:rPr>
          <w:delText>Read</w:delText>
        </w:r>
      </w:del>
      <w:ins w:id="253" w:author="Office" w:date="2025-09-19T11:02:00Z" w16du:dateUtc="2025-09-19T09:02:00Z">
        <w:r w:rsidR="001951C1">
          <w:rPr>
            <w:rFonts w:eastAsia="Times New Roman"/>
          </w:rPr>
          <w:t>The</w:t>
        </w:r>
      </w:ins>
      <w:r w:rsidR="001951C1" w:rsidRPr="00C92FD4">
        <w:t xml:space="preserve"> alignment</w:t>
      </w:r>
      <w:ins w:id="254" w:author="Office" w:date="2025-09-19T11:02:00Z" w16du:dateUtc="2025-09-19T09:02:00Z">
        <w:r w:rsidR="001951C1" w:rsidRPr="002B2313">
          <w:rPr>
            <w:rFonts w:eastAsia="Times New Roman"/>
          </w:rPr>
          <w:t xml:space="preserve"> </w:t>
        </w:r>
        <w:r w:rsidR="001951C1">
          <w:rPr>
            <w:rFonts w:eastAsia="Times New Roman"/>
          </w:rPr>
          <w:t>of reads</w:t>
        </w:r>
      </w:ins>
      <w:r w:rsidR="001951C1" w:rsidRPr="00C92FD4">
        <w:t xml:space="preserve"> to a reference genome fundamentally depends on sequence homology (Davey et al. 2011), with reads harboring elevated mutation rates or high sequence variability typically showing reduced alignment scores (Nielsen et al. 2011; Huang and Knowles 2016). Consequently, the phylogenetic proximity of the reference genome can significantly influence alignment efficiency and downstream analytical outcomes. </w:t>
      </w:r>
    </w:p>
    <w:p w14:paraId="6493A91E" w14:textId="24E2B8DA" w:rsidR="001951C1" w:rsidRPr="00C92FD4" w:rsidRDefault="001951C1" w:rsidP="001951C1">
      <w:pPr>
        <w:spacing w:line="480" w:lineRule="auto"/>
        <w:ind w:firstLine="720"/>
      </w:pPr>
      <w:r w:rsidRPr="00C92FD4">
        <w:t xml:space="preserve">Alignments to more distantly related reference genomes generally yield a higher proportion of low-scoring reads, </w:t>
      </w:r>
      <w:del w:id="255" w:author="Office" w:date="2025-09-19T11:02:00Z" w16du:dateUtc="2025-09-19T09:02:00Z">
        <w:r w:rsidR="00C30839" w:rsidRPr="002B2313">
          <w:rPr>
            <w:rFonts w:eastAsia="Times New Roman"/>
          </w:rPr>
          <w:delText>whereas</w:delText>
        </w:r>
      </w:del>
      <w:ins w:id="256" w:author="Office" w:date="2025-09-19T11:02:00Z" w16du:dateUtc="2025-09-19T09:02:00Z">
        <w:r w:rsidRPr="002B2313">
          <w:rPr>
            <w:rFonts w:eastAsia="Times New Roman"/>
          </w:rPr>
          <w:t>wh</w:t>
        </w:r>
        <w:r>
          <w:rPr>
            <w:rFonts w:eastAsia="Times New Roman"/>
          </w:rPr>
          <w:t>ile</w:t>
        </w:r>
      </w:ins>
      <w:r w:rsidRPr="00C92FD4">
        <w:t xml:space="preserve"> alignments to closely related genomes preferentially retain conserved regions with lower mutation rates post-filtering (McCormack et al. 2009; Huang and Knowles 2016). </w:t>
      </w:r>
      <w:del w:id="257" w:author="Office" w:date="2025-09-19T11:02:00Z" w16du:dateUtc="2025-09-19T09:02:00Z">
        <w:r w:rsidR="00C30839" w:rsidRPr="002B2313">
          <w:rPr>
            <w:rFonts w:eastAsia="Times New Roman"/>
          </w:rPr>
          <w:delText>Moreover</w:delText>
        </w:r>
      </w:del>
      <w:ins w:id="258" w:author="Office" w:date="2025-09-19T11:02:00Z" w16du:dateUtc="2025-09-19T09:02:00Z">
        <w:r>
          <w:rPr>
            <w:rFonts w:eastAsia="Times New Roman"/>
          </w:rPr>
          <w:t>Additionally</w:t>
        </w:r>
      </w:ins>
      <w:r w:rsidRPr="00C92FD4">
        <w:t xml:space="preserve">, DNA fragments </w:t>
      </w:r>
      <w:del w:id="259" w:author="Office" w:date="2025-09-19T11:02:00Z" w16du:dateUtc="2025-09-19T09:02:00Z">
        <w:r w:rsidR="00C30839" w:rsidRPr="002B2313">
          <w:rPr>
            <w:rFonts w:eastAsia="Times New Roman"/>
          </w:rPr>
          <w:delText>containing</w:delText>
        </w:r>
      </w:del>
      <w:ins w:id="260" w:author="Office" w:date="2025-09-19T11:02:00Z" w16du:dateUtc="2025-09-19T09:02:00Z">
        <w:r>
          <w:rPr>
            <w:rFonts w:eastAsia="Times New Roman"/>
          </w:rPr>
          <w:t>that contain</w:t>
        </w:r>
      </w:ins>
      <w:r w:rsidRPr="00C92FD4">
        <w:t xml:space="preserve"> alleles identical to the reference sequence are more likely to map successfully and meet post-alignment quality thresholds, leading to their overrepresentation in subsequent analyses (Brandt et al. 2015; Ros-</w:t>
      </w:r>
      <w:proofErr w:type="spellStart"/>
      <w:r w:rsidRPr="00C92FD4">
        <w:t>Freixedes</w:t>
      </w:r>
      <w:proofErr w:type="spellEnd"/>
      <w:r w:rsidRPr="00C92FD4">
        <w:t xml:space="preserve"> et al. 2018). This reference bias becomes increasingly pronounced with evolutionary divergence, particularly in highly polymorphic genomic regions. This pattern explains why the </w:t>
      </w:r>
      <w:r w:rsidRPr="00C92FD4">
        <w:rPr>
          <w:i/>
        </w:rPr>
        <w:t>Petunia</w:t>
      </w:r>
      <w:r w:rsidRPr="00C92FD4">
        <w:t xml:space="preserve"> datasets (POP and INTRA-P4) exhibited the highest mapping rates overall when using </w:t>
      </w:r>
      <w:r w:rsidRPr="00C92FD4">
        <w:rPr>
          <w:i/>
        </w:rPr>
        <w:t>Petunia</w:t>
      </w:r>
      <w:r w:rsidRPr="00C92FD4">
        <w:t xml:space="preserve"> reference genomes, with the genome from the closest species within the same clade (</w:t>
      </w:r>
      <w:r w:rsidRPr="00C92FD4">
        <w:rPr>
          <w:i/>
        </w:rPr>
        <w:t xml:space="preserve">P. </w:t>
      </w:r>
      <w:proofErr w:type="spellStart"/>
      <w:r w:rsidRPr="00C92FD4">
        <w:rPr>
          <w:i/>
        </w:rPr>
        <w:t>inflata</w:t>
      </w:r>
      <w:proofErr w:type="spellEnd"/>
      <w:r w:rsidRPr="00C92FD4">
        <w:t>) yielding the highest rates among all references.</w:t>
      </w:r>
    </w:p>
    <w:p w14:paraId="0FCBD98A" w14:textId="2C16AA9F" w:rsidR="001951C1" w:rsidRPr="00C92FD4" w:rsidRDefault="001951C1" w:rsidP="001951C1">
      <w:pPr>
        <w:spacing w:line="480" w:lineRule="auto"/>
        <w:ind w:firstLine="720"/>
        <w:pPrChange w:id="261" w:author="Office" w:date="2025-09-19T11:02:00Z" w16du:dateUtc="2025-09-19T09:02:00Z">
          <w:pPr>
            <w:spacing w:line="480" w:lineRule="auto"/>
          </w:pPr>
        </w:pPrChange>
      </w:pPr>
      <w:r w:rsidRPr="00C92FD4">
        <w:t xml:space="preserve">Empirical and simulation-based studies have demonstrated that the choice of reference genome can introduce systematic biases in population genomic inferences, including estimates of </w:t>
      </w:r>
      <w:r w:rsidRPr="00C92FD4">
        <w:lastRenderedPageBreak/>
        <w:t>demographic history, heterozygosity, and runs of homozygosity (</w:t>
      </w:r>
      <w:r w:rsidRPr="00C92FD4">
        <w:rPr>
          <w:i/>
        </w:rPr>
        <w:t xml:space="preserve">e.g., </w:t>
      </w:r>
      <w:r w:rsidRPr="00C92FD4">
        <w:t xml:space="preserve">Shafer et al. 2017; Günther and </w:t>
      </w:r>
      <w:proofErr w:type="spellStart"/>
      <w:r w:rsidRPr="00C92FD4">
        <w:t>Nettelblad</w:t>
      </w:r>
      <w:proofErr w:type="spellEnd"/>
      <w:r w:rsidRPr="00C92FD4">
        <w:t xml:space="preserve"> 2019; Prasad et al. 2021; Reid et al. 2021). In phylogenetic contexts, divergent reference genomes have been shown to reduce heterozygote call accuracy (Duchen and Salamin 2021). </w:t>
      </w:r>
      <w:proofErr w:type="gramStart"/>
      <w:r w:rsidRPr="00C92FD4">
        <w:t>However</w:t>
      </w:r>
      <w:proofErr w:type="gramEnd"/>
      <w:del w:id="262" w:author="Office" w:date="2025-09-19T11:02:00Z" w16du:dateUtc="2025-09-19T09:02:00Z">
        <w:r w:rsidR="00D0564D" w:rsidRPr="002B2313">
          <w:rPr>
            <w:rFonts w:eastAsia="Times New Roman"/>
          </w:rPr>
          <w:delText xml:space="preserve"> here</w:delText>
        </w:r>
        <w:r w:rsidR="00B81C26" w:rsidRPr="002B2313">
          <w:rPr>
            <w:rFonts w:eastAsia="Times New Roman"/>
          </w:rPr>
          <w:delText>,</w:delText>
        </w:r>
      </w:del>
      <w:ins w:id="263" w:author="Office" w:date="2025-09-19T11:02:00Z" w16du:dateUtc="2025-09-19T09:02:00Z">
        <w:r>
          <w:rPr>
            <w:rFonts w:eastAsia="Times New Roman"/>
          </w:rPr>
          <w:t>,</w:t>
        </w:r>
        <w:r w:rsidRPr="002B2313">
          <w:rPr>
            <w:rFonts w:eastAsia="Times New Roman"/>
          </w:rPr>
          <w:t xml:space="preserve"> </w:t>
        </w:r>
        <w:r>
          <w:rPr>
            <w:rFonts w:eastAsia="Times New Roman"/>
          </w:rPr>
          <w:t>in</w:t>
        </w:r>
      </w:ins>
      <w:r w:rsidRPr="00C92FD4">
        <w:t xml:space="preserve"> the young lineages of </w:t>
      </w:r>
      <w:r w:rsidRPr="00C92FD4">
        <w:rPr>
          <w:i/>
        </w:rPr>
        <w:t>Petunia</w:t>
      </w:r>
      <w:r w:rsidRPr="00C92FD4">
        <w:t xml:space="preserve">, </w:t>
      </w:r>
      <w:del w:id="264" w:author="Office" w:date="2025-09-19T11:02:00Z" w16du:dateUtc="2025-09-19T09:02:00Z">
        <w:r w:rsidR="001D6356" w:rsidRPr="002B2313">
          <w:rPr>
            <w:rFonts w:eastAsia="Times New Roman"/>
          </w:rPr>
          <w:delText>primarily</w:delText>
        </w:r>
      </w:del>
      <w:ins w:id="265" w:author="Office" w:date="2025-09-19T11:02:00Z" w16du:dateUtc="2025-09-19T09:02:00Z">
        <w:r w:rsidRPr="002B2313">
          <w:rPr>
            <w:rFonts w:eastAsia="Times New Roman"/>
          </w:rPr>
          <w:t>p</w:t>
        </w:r>
        <w:r>
          <w:rPr>
            <w:rFonts w:eastAsia="Times New Roman"/>
          </w:rPr>
          <w:t>articular</w:t>
        </w:r>
        <w:r w:rsidRPr="002B2313">
          <w:rPr>
            <w:rFonts w:eastAsia="Times New Roman"/>
          </w:rPr>
          <w:t>ly</w:t>
        </w:r>
      </w:ins>
      <w:r w:rsidRPr="00C92FD4">
        <w:t xml:space="preserve"> in </w:t>
      </w:r>
      <w:ins w:id="266" w:author="Office" w:date="2025-09-19T11:02:00Z" w16du:dateUtc="2025-09-19T09:02:00Z">
        <w:r>
          <w:rPr>
            <w:rFonts w:eastAsia="Times New Roman"/>
          </w:rPr>
          <w:t>the</w:t>
        </w:r>
        <w:r w:rsidRPr="002B2313">
          <w:rPr>
            <w:rFonts w:eastAsia="Times New Roman"/>
          </w:rPr>
          <w:t xml:space="preserve"> </w:t>
        </w:r>
      </w:ins>
      <w:r w:rsidRPr="00C92FD4">
        <w:t>POP and INTRA-P4 comparisons</w:t>
      </w:r>
      <w:ins w:id="267" w:author="Office" w:date="2025-09-19T11:02:00Z" w16du:dateUtc="2025-09-19T09:02:00Z">
        <w:r>
          <w:rPr>
            <w:rFonts w:eastAsia="Times New Roman"/>
          </w:rPr>
          <w:t>,</w:t>
        </w:r>
      </w:ins>
      <w:r w:rsidRPr="00C92FD4">
        <w:t xml:space="preserve"> we observed that there are no significant differences in structure and phylogenetic patterns, and diversity estimates remain relatively constant, despite the evolutionary distance between the target and reference genomes. </w:t>
      </w:r>
      <w:del w:id="268" w:author="Office" w:date="2025-09-19T11:02:00Z" w16du:dateUtc="2025-09-19T09:02:00Z">
        <w:r w:rsidR="00D0564D" w:rsidRPr="002B2313">
          <w:rPr>
            <w:rFonts w:eastAsia="Times New Roman"/>
          </w:rPr>
          <w:delText>That went contrary to</w:delText>
        </w:r>
      </w:del>
      <w:ins w:id="269" w:author="Office" w:date="2025-09-19T11:02:00Z" w16du:dateUtc="2025-09-19T09:02:00Z">
        <w:r w:rsidRPr="002B2313">
          <w:rPr>
            <w:rFonts w:eastAsia="Times New Roman"/>
          </w:rPr>
          <w:t>Th</w:t>
        </w:r>
        <w:r>
          <w:rPr>
            <w:rFonts w:eastAsia="Times New Roman"/>
          </w:rPr>
          <w:t>is</w:t>
        </w:r>
        <w:r w:rsidRPr="002B2313">
          <w:rPr>
            <w:rFonts w:eastAsia="Times New Roman"/>
          </w:rPr>
          <w:t xml:space="preserve"> </w:t>
        </w:r>
        <w:r>
          <w:rPr>
            <w:rFonts w:eastAsia="Times New Roman"/>
          </w:rPr>
          <w:t>finding</w:t>
        </w:r>
        <w:r w:rsidRPr="002B2313">
          <w:rPr>
            <w:rFonts w:eastAsia="Times New Roman"/>
          </w:rPr>
          <w:t xml:space="preserve"> </w:t>
        </w:r>
        <w:r>
          <w:rPr>
            <w:rFonts w:eastAsia="Times New Roman"/>
          </w:rPr>
          <w:t>contradicted</w:t>
        </w:r>
      </w:ins>
      <w:r w:rsidRPr="00C92FD4">
        <w:t xml:space="preserve"> our </w:t>
      </w:r>
      <w:del w:id="270" w:author="Office" w:date="2025-09-19T11:02:00Z" w16du:dateUtc="2025-09-19T09:02:00Z">
        <w:r w:rsidR="00D0564D" w:rsidRPr="002B2313">
          <w:rPr>
            <w:rFonts w:eastAsia="Times New Roman"/>
          </w:rPr>
          <w:delText>first</w:delText>
        </w:r>
      </w:del>
      <w:ins w:id="271" w:author="Office" w:date="2025-09-19T11:02:00Z" w16du:dateUtc="2025-09-19T09:02:00Z">
        <w:r>
          <w:rPr>
            <w:rFonts w:eastAsia="Times New Roman"/>
          </w:rPr>
          <w:t>initial</w:t>
        </w:r>
      </w:ins>
      <w:r w:rsidRPr="00C92FD4">
        <w:t xml:space="preserve"> hypothesis.</w:t>
      </w:r>
    </w:p>
    <w:p w14:paraId="1A653D5B" w14:textId="00A860F3" w:rsidR="001951C1" w:rsidRPr="00C92FD4" w:rsidRDefault="001951C1" w:rsidP="001951C1">
      <w:pPr>
        <w:spacing w:line="480" w:lineRule="auto"/>
        <w:ind w:firstLine="720"/>
        <w:pPrChange w:id="272" w:author="Office" w:date="2025-09-19T11:02:00Z" w16du:dateUtc="2025-09-19T09:02:00Z">
          <w:pPr>
            <w:spacing w:line="480" w:lineRule="auto"/>
          </w:pPr>
        </w:pPrChange>
      </w:pPr>
      <w:r w:rsidRPr="00C92FD4">
        <w:t xml:space="preserve">Missing data thresholds </w:t>
      </w:r>
      <w:del w:id="273" w:author="Office" w:date="2025-09-19T11:02:00Z" w16du:dateUtc="2025-09-19T09:02:00Z">
        <w:r w:rsidR="00C30839" w:rsidRPr="002B2313">
          <w:rPr>
            <w:rFonts w:eastAsia="Times New Roman"/>
          </w:rPr>
          <w:delText>tended</w:delText>
        </w:r>
      </w:del>
      <w:ins w:id="274" w:author="Office" w:date="2025-09-19T11:02:00Z" w16du:dateUtc="2025-09-19T09:02:00Z">
        <w:r w:rsidRPr="002B2313">
          <w:rPr>
            <w:rFonts w:eastAsia="Times New Roman"/>
          </w:rPr>
          <w:t>tend</w:t>
        </w:r>
      </w:ins>
      <w:r w:rsidRPr="00C92FD4">
        <w:t xml:space="preserve"> to improve topological accuracy</w:t>
      </w:r>
      <w:del w:id="275" w:author="Office" w:date="2025-09-19T11:02:00Z" w16du:dateUtc="2025-09-19T09:02:00Z">
        <w:r w:rsidR="00C30839" w:rsidRPr="002B2313">
          <w:rPr>
            <w:rFonts w:eastAsia="Times New Roman"/>
          </w:rPr>
          <w:delText>, although</w:delText>
        </w:r>
      </w:del>
      <w:ins w:id="276" w:author="Office" w:date="2025-09-19T11:02:00Z" w16du:dateUtc="2025-09-19T09:02:00Z">
        <w:r>
          <w:rPr>
            <w:rFonts w:eastAsia="Times New Roman"/>
          </w:rPr>
          <w:t>;</w:t>
        </w:r>
        <w:r w:rsidRPr="002B2313">
          <w:rPr>
            <w:rFonts w:eastAsia="Times New Roman"/>
          </w:rPr>
          <w:t xml:space="preserve"> </w:t>
        </w:r>
        <w:r>
          <w:rPr>
            <w:rFonts w:eastAsia="Times New Roman"/>
          </w:rPr>
          <w:t>however,</w:t>
        </w:r>
      </w:ins>
      <w:r w:rsidRPr="00C92FD4">
        <w:t xml:space="preserve"> this </w:t>
      </w:r>
      <w:del w:id="277" w:author="Office" w:date="2025-09-19T11:02:00Z" w16du:dateUtc="2025-09-19T09:02:00Z">
        <w:r w:rsidR="00C30839" w:rsidRPr="002B2313">
          <w:rPr>
            <w:rFonts w:eastAsia="Times New Roman"/>
          </w:rPr>
          <w:delText>came at the potential cost of narrowing</w:delText>
        </w:r>
      </w:del>
      <w:ins w:id="278" w:author="Office" w:date="2025-09-19T11:02:00Z" w16du:dateUtc="2025-09-19T09:02:00Z">
        <w:r>
          <w:rPr>
            <w:rFonts w:eastAsia="Times New Roman"/>
          </w:rPr>
          <w:t>may</w:t>
        </w:r>
        <w:r w:rsidRPr="002B2313">
          <w:rPr>
            <w:rFonts w:eastAsia="Times New Roman"/>
          </w:rPr>
          <w:t xml:space="preserve"> </w:t>
        </w:r>
        <w:r>
          <w:rPr>
            <w:rFonts w:eastAsia="Times New Roman"/>
          </w:rPr>
          <w:t>narrow</w:t>
        </w:r>
      </w:ins>
      <w:r w:rsidRPr="00C92FD4">
        <w:t xml:space="preserve"> the mutational spectrum, </w:t>
      </w:r>
      <w:del w:id="279" w:author="Office" w:date="2025-09-19T11:02:00Z" w16du:dateUtc="2025-09-19T09:02:00Z">
        <w:r w:rsidR="00C30839" w:rsidRPr="002B2313">
          <w:rPr>
            <w:rFonts w:eastAsia="Times New Roman"/>
          </w:rPr>
          <w:delText>which may offset</w:delText>
        </w:r>
      </w:del>
      <w:ins w:id="280" w:author="Office" w:date="2025-09-19T11:02:00Z" w16du:dateUtc="2025-09-19T09:02:00Z">
        <w:r>
          <w:rPr>
            <w:rFonts w:eastAsia="Times New Roman"/>
          </w:rPr>
          <w:t>potentiall</w:t>
        </w:r>
        <w:r w:rsidRPr="002B2313">
          <w:rPr>
            <w:rFonts w:eastAsia="Times New Roman"/>
          </w:rPr>
          <w:t>y offset</w:t>
        </w:r>
        <w:r>
          <w:rPr>
            <w:rFonts w:eastAsia="Times New Roman"/>
          </w:rPr>
          <w:t>ting</w:t>
        </w:r>
      </w:ins>
      <w:r w:rsidRPr="00C92FD4">
        <w:t xml:space="preserve"> the benefits of reduced noise. These findings build upon and expand the scope of previous investigations, most of which focused on isolated filtering and alignment parameters (</w:t>
      </w:r>
      <w:r w:rsidRPr="00C92FD4">
        <w:rPr>
          <w:i/>
        </w:rPr>
        <w:t>e.g.,</w:t>
      </w:r>
      <w:r w:rsidRPr="00C92FD4">
        <w:t xml:space="preserve"> Lanier et al. 2014; Huang and Knowles 2016; Shafer et al. 2017; Molloy and Warnow 2018; Günther and </w:t>
      </w:r>
      <w:proofErr w:type="spellStart"/>
      <w:r w:rsidRPr="00C92FD4">
        <w:t>Nettelblad</w:t>
      </w:r>
      <w:proofErr w:type="spellEnd"/>
      <w:r w:rsidRPr="00C92FD4">
        <w:t xml:space="preserve"> 2019; Linck and Battey 2019; Prasad et al. 2021</w:t>
      </w:r>
      <w:del w:id="281" w:author="Office" w:date="2025-09-19T11:02:00Z" w16du:dateUtc="2025-09-19T09:02:00Z">
        <w:r w:rsidR="00C30839" w:rsidRPr="002B2313">
          <w:rPr>
            <w:rFonts w:eastAsia="Times New Roman"/>
          </w:rPr>
          <w:delText>) by</w:delText>
        </w:r>
      </w:del>
      <w:ins w:id="282" w:author="Office" w:date="2025-09-19T11:02:00Z" w16du:dateUtc="2025-09-19T09:02:00Z">
        <w:r w:rsidRPr="002B2313">
          <w:rPr>
            <w:rFonts w:eastAsia="Times New Roman"/>
          </w:rPr>
          <w:t>)</w:t>
        </w:r>
        <w:r>
          <w:rPr>
            <w:rFonts w:eastAsia="Times New Roman"/>
          </w:rPr>
          <w:t>,</w:t>
        </w:r>
      </w:ins>
      <w:r w:rsidRPr="00C92FD4">
        <w:t xml:space="preserve"> demonstrating that reference genome choice can compound or modulate the effects of specific filtering strategies. Importantly, many of these impacts persist independently of the absolute size of the final dataset, underscoring that the composition and characteristics of retained data, rather than data volume alone, drive biases in phylogenetic inference. We observed that increasing the evolutionary distance between the reference genome and the target taxa was associated with broader internal nodes</w:t>
      </w:r>
      <w:r w:rsidRPr="00C92FD4" w:rsidDel="003310BD">
        <w:t xml:space="preserve"> </w:t>
      </w:r>
      <w:r w:rsidRPr="00C92FD4">
        <w:t xml:space="preserve">in the inferred trees (Figure 6). </w:t>
      </w:r>
      <w:del w:id="283" w:author="Office" w:date="2025-09-19T11:02:00Z" w16du:dateUtc="2025-09-19T09:02:00Z">
        <w:r w:rsidR="003310BD" w:rsidRPr="002B2313">
          <w:rPr>
            <w:rFonts w:eastAsia="Times New Roman"/>
          </w:rPr>
          <w:delText>Still</w:delText>
        </w:r>
      </w:del>
      <w:ins w:id="284" w:author="Office" w:date="2025-09-19T11:02:00Z" w16du:dateUtc="2025-09-19T09:02:00Z">
        <w:r>
          <w:rPr>
            <w:rFonts w:eastAsia="Times New Roman"/>
          </w:rPr>
          <w:t>However</w:t>
        </w:r>
      </w:ins>
      <w:r w:rsidRPr="00C92FD4">
        <w:t xml:space="preserve">, reference genome divergence alone did not significantly predict topological imbalance in our focal comparisons. </w:t>
      </w:r>
    </w:p>
    <w:p w14:paraId="38EF84B5" w14:textId="392369A2" w:rsidR="001951C1" w:rsidRPr="00C92FD4" w:rsidRDefault="001951C1" w:rsidP="001951C1">
      <w:pPr>
        <w:spacing w:line="480" w:lineRule="auto"/>
        <w:ind w:firstLine="720"/>
      </w:pPr>
      <w:r w:rsidRPr="00C92FD4">
        <w:t xml:space="preserve">It is also plausible that genome assembly quality, beyond evolutionary relatedness, modulates the retention of phylogenetic signals. For instance, highly contiguous assemblies may preserve more SNPs, while fragmented genomes may inadvertently retain greater sequence diversity. This trade-off is common when researchers choose between a high-quality but phylogenetically distant genome and a closely related yet fragmented assembly. Therefore, some of the divergence-related effects observed in our empirical results—and potential inconsistencies with simulation outcomes—may be attributable to differences in assembly completeness. While genome assembly quality does not appear </w:t>
      </w:r>
      <w:r w:rsidRPr="00C92FD4">
        <w:lastRenderedPageBreak/>
        <w:t>to bias demographic inferences in population genomics (Patton et al. 2019), its influence on phylogenetic reconstruction remains uncertain. Here, we included reference genomes with diverse quality and chromosome coverage</w:t>
      </w:r>
      <w:del w:id="285" w:author="Office" w:date="2025-09-19T11:02:00Z" w16du:dateUtc="2025-09-19T09:02:00Z">
        <w:r w:rsidR="00AB1747" w:rsidRPr="002B2313">
          <w:rPr>
            <w:rFonts w:eastAsia="Times New Roman"/>
          </w:rPr>
          <w:delText>,</w:delText>
        </w:r>
      </w:del>
      <w:r w:rsidRPr="00C92FD4">
        <w:t xml:space="preserve"> and did not observe a significant difference in population structure or evolutionary </w:t>
      </w:r>
      <w:del w:id="286" w:author="Office" w:date="2025-09-19T11:02:00Z" w16du:dateUtc="2025-09-19T09:02:00Z">
        <w:r w:rsidR="00AB1747" w:rsidRPr="002B2313">
          <w:rPr>
            <w:rFonts w:eastAsia="Times New Roman"/>
          </w:rPr>
          <w:delText>relationships</w:delText>
        </w:r>
      </w:del>
      <w:ins w:id="287" w:author="Office" w:date="2025-09-19T11:02:00Z" w16du:dateUtc="2025-09-19T09:02:00Z">
        <w:r w:rsidRPr="002B2313">
          <w:rPr>
            <w:rFonts w:eastAsia="Times New Roman"/>
          </w:rPr>
          <w:t>relationship</w:t>
        </w:r>
      </w:ins>
      <w:r w:rsidRPr="00C92FD4">
        <w:t xml:space="preserve"> patterns across the focal groups (Figures 4, 5, 6).</w:t>
      </w:r>
    </w:p>
    <w:p w14:paraId="57C2D384" w14:textId="1E983848" w:rsidR="001951C1" w:rsidRPr="00C92FD4" w:rsidRDefault="001951C1" w:rsidP="001951C1">
      <w:pPr>
        <w:spacing w:line="480" w:lineRule="auto"/>
        <w:ind w:firstLine="720"/>
      </w:pPr>
      <w:r w:rsidRPr="00C92FD4">
        <w:t>A widely recommended best practice is to align reads to the closest available reference genome. However, the operational definition of "closeness" is context-dependent and varies with the evolutionary history and dynamics of the study system (Rick et al. 2024). In our study, we explicitly incorporated a range of divergence levels, from less than 1 million years (</w:t>
      </w:r>
      <w:r w:rsidRPr="00C92FD4">
        <w:rPr>
          <w:i/>
        </w:rPr>
        <w:t>e.g.,</w:t>
      </w:r>
      <w:r w:rsidRPr="00C92FD4">
        <w:t xml:space="preserve"> analyses of POP and INTRA-P4 using the </w:t>
      </w:r>
      <w:r w:rsidRPr="00C92FD4">
        <w:rPr>
          <w:i/>
        </w:rPr>
        <w:t xml:space="preserve">Petunia </w:t>
      </w:r>
      <w:proofErr w:type="spellStart"/>
      <w:r w:rsidRPr="00C92FD4">
        <w:rPr>
          <w:i/>
        </w:rPr>
        <w:t>inflata</w:t>
      </w:r>
      <w:proofErr w:type="spellEnd"/>
      <w:r w:rsidRPr="00C92FD4">
        <w:t xml:space="preserve"> genome) to more than 20 million years (e.g., alignments involving </w:t>
      </w:r>
      <w:r w:rsidRPr="00C92FD4">
        <w:rPr>
          <w:i/>
        </w:rPr>
        <w:t>Nicotiana</w:t>
      </w:r>
      <w:r w:rsidRPr="00C92FD4">
        <w:t xml:space="preserve"> and </w:t>
      </w:r>
      <w:r w:rsidRPr="00C92FD4">
        <w:rPr>
          <w:i/>
        </w:rPr>
        <w:t>Solanum</w:t>
      </w:r>
      <w:r w:rsidRPr="00C92FD4">
        <w:t xml:space="preserve"> references). Despite nominal value differences, overall patterns of evolutionary relationships and population structure were largely preserved across scenarios (see Figures 4, 5, 6</w:t>
      </w:r>
      <w:commentRangeStart w:id="288"/>
      <w:commentRangeEnd w:id="288"/>
      <w:r w:rsidR="003310BD" w:rsidRPr="002B2313">
        <w:rPr>
          <w:rStyle w:val="CommentReference"/>
        </w:rPr>
        <w:commentReference w:id="288"/>
      </w:r>
      <w:r w:rsidRPr="00C92FD4">
        <w:t xml:space="preserve">). </w:t>
      </w:r>
    </w:p>
    <w:p w14:paraId="68395EE5" w14:textId="03C539C6" w:rsidR="001951C1" w:rsidRPr="00C92FD4" w:rsidRDefault="001951C1" w:rsidP="001951C1">
      <w:pPr>
        <w:spacing w:line="480" w:lineRule="auto"/>
        <w:ind w:firstLine="720"/>
      </w:pPr>
      <w:r w:rsidRPr="00C92FD4">
        <w:t>In conclusion, our results showed that, despite observing some absolute differences in SNP datasets, the overall interpretation of genetic diversity, population structure, and evolutionary relationships remains consistent across reference genomes. The findings indicated that</w:t>
      </w:r>
      <w:del w:id="289" w:author="Office" w:date="2025-09-19T11:02:00Z" w16du:dateUtc="2025-09-19T09:02:00Z">
        <w:r w:rsidR="00A128A3" w:rsidRPr="002B2313">
          <w:rPr>
            <w:rFonts w:eastAsia="Times New Roman"/>
          </w:rPr>
          <w:delText>,</w:delText>
        </w:r>
      </w:del>
      <w:r w:rsidRPr="00C92FD4">
        <w:t xml:space="preserve"> for recently diverged species, selecting a reference genome may not be as crucial as previously thought. Genetic similarities between the focal and reference genomes are sufficient to provide appropriate population and evolutionary information, </w:t>
      </w:r>
      <w:del w:id="290" w:author="Office" w:date="2025-09-19T11:02:00Z" w16du:dateUtc="2025-09-19T09:02:00Z">
        <w:r w:rsidR="00AB1747" w:rsidRPr="002B2313">
          <w:rPr>
            <w:rFonts w:eastAsia="Times New Roman"/>
          </w:rPr>
          <w:delText xml:space="preserve">thereby </w:delText>
        </w:r>
      </w:del>
      <w:r w:rsidRPr="00C92FD4">
        <w:t>reducing the importance of reference choice for these species.</w:t>
      </w:r>
    </w:p>
    <w:p w14:paraId="7BFA5F43" w14:textId="77777777" w:rsidR="001951C1" w:rsidRPr="00C92FD4" w:rsidRDefault="001951C1" w:rsidP="001951C1">
      <w:pPr>
        <w:spacing w:line="480" w:lineRule="auto"/>
        <w:rPr>
          <w:b/>
        </w:rPr>
      </w:pPr>
    </w:p>
    <w:p w14:paraId="4F259901" w14:textId="77777777" w:rsidR="001951C1" w:rsidRPr="00C92FD4" w:rsidRDefault="001951C1" w:rsidP="001951C1">
      <w:pPr>
        <w:spacing w:line="480" w:lineRule="auto"/>
        <w:rPr>
          <w:b/>
        </w:rPr>
      </w:pPr>
      <w:r w:rsidRPr="00C92FD4">
        <w:rPr>
          <w:b/>
        </w:rPr>
        <w:t xml:space="preserve">Acknowledgements </w:t>
      </w:r>
    </w:p>
    <w:p w14:paraId="706BAB61" w14:textId="77777777" w:rsidR="001951C1" w:rsidRPr="00C92FD4" w:rsidRDefault="001951C1" w:rsidP="001951C1">
      <w:pPr>
        <w:spacing w:line="480" w:lineRule="auto"/>
      </w:pPr>
      <w:r w:rsidRPr="00C92FD4">
        <w:t xml:space="preserve">The authors thank Dr. João R. </w:t>
      </w:r>
      <w:proofErr w:type="spellStart"/>
      <w:r w:rsidRPr="00C92FD4">
        <w:t>Stehmann</w:t>
      </w:r>
      <w:proofErr w:type="spellEnd"/>
      <w:r w:rsidRPr="00C92FD4">
        <w:t xml:space="preserve"> (</w:t>
      </w:r>
      <w:proofErr w:type="spellStart"/>
      <w:r w:rsidRPr="00C92FD4">
        <w:t>Universidade</w:t>
      </w:r>
      <w:proofErr w:type="spellEnd"/>
      <w:r w:rsidRPr="00C92FD4">
        <w:t xml:space="preserve"> Federal de Minas Gerais, Brazil) for plant identification.</w:t>
      </w:r>
    </w:p>
    <w:p w14:paraId="6D9A9748" w14:textId="77777777" w:rsidR="001951C1" w:rsidRPr="00C92FD4" w:rsidRDefault="001951C1" w:rsidP="001951C1">
      <w:pPr>
        <w:spacing w:line="480" w:lineRule="auto"/>
      </w:pPr>
    </w:p>
    <w:p w14:paraId="5EAA8656" w14:textId="77777777" w:rsidR="001951C1" w:rsidRPr="004014D4" w:rsidRDefault="001951C1" w:rsidP="001951C1">
      <w:pPr>
        <w:spacing w:line="480" w:lineRule="auto"/>
        <w:rPr>
          <w:b/>
          <w:lang w:val="pt-BR"/>
          <w:rPrChange w:id="291" w:author="Office" w:date="2025-09-19T11:02:00Z" w16du:dateUtc="2025-09-19T09:02:00Z">
            <w:rPr>
              <w:rFonts w:ascii="Times New Roman" w:hAnsi="Times New Roman"/>
              <w:b/>
              <w:sz w:val="24"/>
            </w:rPr>
          </w:rPrChange>
        </w:rPr>
      </w:pPr>
      <w:proofErr w:type="spellStart"/>
      <w:r w:rsidRPr="004014D4">
        <w:rPr>
          <w:b/>
          <w:lang w:val="pt-BR"/>
          <w:rPrChange w:id="292" w:author="Office" w:date="2025-09-19T11:02:00Z" w16du:dateUtc="2025-09-19T09:02:00Z">
            <w:rPr>
              <w:rFonts w:ascii="Times New Roman" w:hAnsi="Times New Roman"/>
              <w:b/>
              <w:sz w:val="24"/>
            </w:rPr>
          </w:rPrChange>
        </w:rPr>
        <w:t>Funding</w:t>
      </w:r>
      <w:proofErr w:type="spellEnd"/>
    </w:p>
    <w:p w14:paraId="4EF081B5" w14:textId="77777777" w:rsidR="001951C1" w:rsidRPr="00C92FD4" w:rsidRDefault="001951C1" w:rsidP="001951C1">
      <w:pPr>
        <w:spacing w:line="480" w:lineRule="auto"/>
      </w:pPr>
      <w:proofErr w:type="spellStart"/>
      <w:r w:rsidRPr="004014D4">
        <w:rPr>
          <w:lang w:val="pt-BR"/>
          <w:rPrChange w:id="293" w:author="Office" w:date="2025-09-19T11:02:00Z" w16du:dateUtc="2025-09-19T09:02:00Z">
            <w:rPr>
              <w:rFonts w:ascii="Times New Roman" w:hAnsi="Times New Roman"/>
              <w:sz w:val="24"/>
            </w:rPr>
          </w:rPrChange>
        </w:rPr>
        <w:t>This</w:t>
      </w:r>
      <w:proofErr w:type="spellEnd"/>
      <w:r w:rsidRPr="004014D4">
        <w:rPr>
          <w:lang w:val="pt-BR"/>
          <w:rPrChange w:id="294" w:author="Office" w:date="2025-09-19T11:02:00Z" w16du:dateUtc="2025-09-19T09:02:00Z">
            <w:rPr>
              <w:rFonts w:ascii="Times New Roman" w:hAnsi="Times New Roman"/>
              <w:sz w:val="24"/>
            </w:rPr>
          </w:rPrChange>
        </w:rPr>
        <w:t xml:space="preserve"> </w:t>
      </w:r>
      <w:proofErr w:type="spellStart"/>
      <w:r w:rsidRPr="004014D4">
        <w:rPr>
          <w:lang w:val="pt-BR"/>
          <w:rPrChange w:id="295" w:author="Office" w:date="2025-09-19T11:02:00Z" w16du:dateUtc="2025-09-19T09:02:00Z">
            <w:rPr>
              <w:rFonts w:ascii="Times New Roman" w:hAnsi="Times New Roman"/>
              <w:sz w:val="24"/>
            </w:rPr>
          </w:rPrChange>
        </w:rPr>
        <w:t>work</w:t>
      </w:r>
      <w:proofErr w:type="spellEnd"/>
      <w:r w:rsidRPr="004014D4">
        <w:rPr>
          <w:lang w:val="pt-BR"/>
          <w:rPrChange w:id="296" w:author="Office" w:date="2025-09-19T11:02:00Z" w16du:dateUtc="2025-09-19T09:02:00Z">
            <w:rPr>
              <w:rFonts w:ascii="Times New Roman" w:hAnsi="Times New Roman"/>
              <w:sz w:val="24"/>
            </w:rPr>
          </w:rPrChange>
        </w:rPr>
        <w:t xml:space="preserve"> </w:t>
      </w:r>
      <w:proofErr w:type="spellStart"/>
      <w:r w:rsidRPr="004014D4">
        <w:rPr>
          <w:lang w:val="pt-BR"/>
          <w:rPrChange w:id="297" w:author="Office" w:date="2025-09-19T11:02:00Z" w16du:dateUtc="2025-09-19T09:02:00Z">
            <w:rPr>
              <w:rFonts w:ascii="Times New Roman" w:hAnsi="Times New Roman"/>
              <w:sz w:val="24"/>
            </w:rPr>
          </w:rPrChange>
        </w:rPr>
        <w:t>was</w:t>
      </w:r>
      <w:proofErr w:type="spellEnd"/>
      <w:r w:rsidRPr="004014D4">
        <w:rPr>
          <w:lang w:val="pt-BR"/>
          <w:rPrChange w:id="298" w:author="Office" w:date="2025-09-19T11:02:00Z" w16du:dateUtc="2025-09-19T09:02:00Z">
            <w:rPr>
              <w:rFonts w:ascii="Times New Roman" w:hAnsi="Times New Roman"/>
              <w:sz w:val="24"/>
            </w:rPr>
          </w:rPrChange>
        </w:rPr>
        <w:t xml:space="preserve"> </w:t>
      </w:r>
      <w:proofErr w:type="spellStart"/>
      <w:r w:rsidRPr="004014D4">
        <w:rPr>
          <w:lang w:val="pt-BR"/>
          <w:rPrChange w:id="299" w:author="Office" w:date="2025-09-19T11:02:00Z" w16du:dateUtc="2025-09-19T09:02:00Z">
            <w:rPr>
              <w:rFonts w:ascii="Times New Roman" w:hAnsi="Times New Roman"/>
              <w:sz w:val="24"/>
            </w:rPr>
          </w:rPrChange>
        </w:rPr>
        <w:t>supported</w:t>
      </w:r>
      <w:proofErr w:type="spellEnd"/>
      <w:r w:rsidRPr="004014D4">
        <w:rPr>
          <w:lang w:val="pt-BR"/>
          <w:rPrChange w:id="300" w:author="Office" w:date="2025-09-19T11:02:00Z" w16du:dateUtc="2025-09-19T09:02:00Z">
            <w:rPr>
              <w:rFonts w:ascii="Times New Roman" w:hAnsi="Times New Roman"/>
              <w:sz w:val="24"/>
            </w:rPr>
          </w:rPrChange>
        </w:rPr>
        <w:t xml:space="preserve"> </w:t>
      </w:r>
      <w:proofErr w:type="spellStart"/>
      <w:r w:rsidRPr="004014D4">
        <w:rPr>
          <w:lang w:val="pt-BR"/>
          <w:rPrChange w:id="301" w:author="Office" w:date="2025-09-19T11:02:00Z" w16du:dateUtc="2025-09-19T09:02:00Z">
            <w:rPr>
              <w:rFonts w:ascii="Times New Roman" w:hAnsi="Times New Roman"/>
              <w:sz w:val="24"/>
            </w:rPr>
          </w:rPrChange>
        </w:rPr>
        <w:t>by</w:t>
      </w:r>
      <w:proofErr w:type="spellEnd"/>
      <w:r w:rsidRPr="004014D4">
        <w:rPr>
          <w:lang w:val="pt-BR"/>
          <w:rPrChange w:id="302" w:author="Office" w:date="2025-09-19T11:02:00Z" w16du:dateUtc="2025-09-19T09:02:00Z">
            <w:rPr>
              <w:rFonts w:ascii="Times New Roman" w:hAnsi="Times New Roman"/>
              <w:sz w:val="24"/>
            </w:rPr>
          </w:rPrChange>
        </w:rPr>
        <w:t xml:space="preserve"> CNPq (Conselho Nacional de Desenvolvimento Científico e Tecnológico), CAPES (Fundação Coordenação de Aperfeiçoamento de Pessoal de Nível Superior), </w:t>
      </w:r>
      <w:r w:rsidRPr="004014D4">
        <w:rPr>
          <w:lang w:val="pt-BR"/>
          <w:rPrChange w:id="303" w:author="Office" w:date="2025-09-19T11:02:00Z" w16du:dateUtc="2025-09-19T09:02:00Z">
            <w:rPr>
              <w:rFonts w:ascii="Times New Roman" w:hAnsi="Times New Roman"/>
              <w:sz w:val="24"/>
            </w:rPr>
          </w:rPrChange>
        </w:rPr>
        <w:lastRenderedPageBreak/>
        <w:t xml:space="preserve">FAPERGS (Fundação de Amparo à Pesquisa do Estado do Rio Grande do Sul), </w:t>
      </w:r>
      <w:proofErr w:type="spellStart"/>
      <w:r w:rsidRPr="004014D4">
        <w:rPr>
          <w:lang w:val="pt-BR"/>
          <w:rPrChange w:id="304" w:author="Office" w:date="2025-09-19T11:02:00Z" w16du:dateUtc="2025-09-19T09:02:00Z">
            <w:rPr>
              <w:rFonts w:ascii="Times New Roman" w:hAnsi="Times New Roman"/>
              <w:sz w:val="24"/>
            </w:rPr>
          </w:rPrChange>
        </w:rPr>
        <w:t>and</w:t>
      </w:r>
      <w:proofErr w:type="spellEnd"/>
      <w:r w:rsidRPr="004014D4">
        <w:rPr>
          <w:lang w:val="pt-BR"/>
          <w:rPrChange w:id="305" w:author="Office" w:date="2025-09-19T11:02:00Z" w16du:dateUtc="2025-09-19T09:02:00Z">
            <w:rPr>
              <w:rFonts w:ascii="Times New Roman" w:hAnsi="Times New Roman"/>
              <w:sz w:val="24"/>
            </w:rPr>
          </w:rPrChange>
        </w:rPr>
        <w:t xml:space="preserve"> PPGBM-UFRGS (Programa de Pós-Graduação em Genética e Biologia Molecular, Universidade Federal do Rio Grande do Sul). </w:t>
      </w:r>
      <w:r w:rsidRPr="00C92FD4">
        <w:t xml:space="preserve">LSS was supported by a CAPES/PRINT fellowship and a Ph.D. </w:t>
      </w:r>
      <w:proofErr w:type="spellStart"/>
      <w:r w:rsidRPr="00C92FD4">
        <w:t>CNPq</w:t>
      </w:r>
      <w:proofErr w:type="spellEnd"/>
      <w:r w:rsidRPr="00C92FD4">
        <w:t xml:space="preserve"> scholarship.</w:t>
      </w:r>
    </w:p>
    <w:p w14:paraId="7BACEF3E" w14:textId="77777777" w:rsidR="001951C1" w:rsidRPr="00C92FD4" w:rsidRDefault="001951C1" w:rsidP="001951C1">
      <w:pPr>
        <w:spacing w:line="480" w:lineRule="auto"/>
      </w:pPr>
    </w:p>
    <w:p w14:paraId="34630C58" w14:textId="77777777" w:rsidR="001951C1" w:rsidRPr="00C92FD4" w:rsidRDefault="001951C1" w:rsidP="001951C1">
      <w:pPr>
        <w:spacing w:line="480" w:lineRule="auto"/>
        <w:rPr>
          <w:b/>
        </w:rPr>
      </w:pPr>
      <w:r w:rsidRPr="00C92FD4">
        <w:rPr>
          <w:b/>
        </w:rPr>
        <w:t xml:space="preserve">References </w:t>
      </w:r>
    </w:p>
    <w:p w14:paraId="56DD5852" w14:textId="77777777" w:rsidR="001951C1" w:rsidRPr="00C92FD4" w:rsidRDefault="001951C1" w:rsidP="001951C1">
      <w:pPr>
        <w:autoSpaceDE w:val="0"/>
        <w:autoSpaceDN w:val="0"/>
        <w:ind w:hanging="480"/>
      </w:pPr>
      <w:r w:rsidRPr="00C92FD4">
        <w:t xml:space="preserve">Andrews, K. R., Good, J. M., Miller, M. R., Luikart, G., &amp; Hohenlohe, P. A. (2016). Harnessing the power of </w:t>
      </w:r>
      <w:proofErr w:type="spellStart"/>
      <w:r w:rsidRPr="00C92FD4">
        <w:t>RADseq</w:t>
      </w:r>
      <w:proofErr w:type="spellEnd"/>
      <w:r w:rsidRPr="00C92FD4">
        <w:t xml:space="preserve"> for ecological and evolutionary genomics. </w:t>
      </w:r>
      <w:r w:rsidRPr="00C92FD4">
        <w:rPr>
          <w:i/>
        </w:rPr>
        <w:t>Nature Reviews Genetics 2016 17:2</w:t>
      </w:r>
      <w:r w:rsidRPr="00C92FD4">
        <w:t xml:space="preserve">, </w:t>
      </w:r>
      <w:r w:rsidRPr="00C92FD4">
        <w:rPr>
          <w:i/>
        </w:rPr>
        <w:t>17</w:t>
      </w:r>
      <w:r w:rsidRPr="00C92FD4">
        <w:t>(2), 81–92. https://doi.org/10.1038/nrg.2015.28</w:t>
      </w:r>
    </w:p>
    <w:p w14:paraId="04921F27" w14:textId="404622F1" w:rsidR="001951C1" w:rsidRPr="00C92FD4" w:rsidRDefault="001951C1" w:rsidP="001951C1">
      <w:pPr>
        <w:autoSpaceDE w:val="0"/>
        <w:autoSpaceDN w:val="0"/>
        <w:ind w:hanging="480"/>
      </w:pPr>
      <w:r w:rsidRPr="00C92FD4">
        <w:t xml:space="preserve">Andrews, S. (2010). </w:t>
      </w:r>
      <w:proofErr w:type="spellStart"/>
      <w:r w:rsidRPr="00C92FD4">
        <w:rPr>
          <w:i/>
        </w:rPr>
        <w:t>FastQC:</w:t>
      </w:r>
      <w:del w:id="306" w:author="Office" w:date="2025-09-19T11:02:00Z" w16du:dateUtc="2025-09-19T09:02:00Z">
        <w:r w:rsidR="005817B6" w:rsidRPr="00E556DA">
          <w:rPr>
            <w:rFonts w:eastAsia="Times New Roman"/>
            <w:i/>
            <w:iCs/>
          </w:rPr>
          <w:delText xml:space="preserve">  </w:delText>
        </w:r>
      </w:del>
      <w:r w:rsidRPr="00C92FD4">
        <w:rPr>
          <w:i/>
        </w:rPr>
        <w:t>A</w:t>
      </w:r>
      <w:proofErr w:type="spellEnd"/>
      <w:r w:rsidRPr="00C92FD4">
        <w:rPr>
          <w:i/>
        </w:rPr>
        <w:t xml:space="preserve"> Quality Control Tool for High Throughput Sequence Data [Online]</w:t>
      </w:r>
      <w:r w:rsidRPr="00C92FD4">
        <w:t>.</w:t>
      </w:r>
    </w:p>
    <w:p w14:paraId="74C1DB14" w14:textId="77777777" w:rsidR="001951C1" w:rsidRPr="00C92FD4" w:rsidRDefault="001951C1" w:rsidP="001951C1">
      <w:pPr>
        <w:autoSpaceDE w:val="0"/>
        <w:autoSpaceDN w:val="0"/>
        <w:ind w:hanging="480"/>
      </w:pPr>
      <w:r w:rsidRPr="00C92FD4">
        <w:t>Arnold, B., Corbett‐</w:t>
      </w:r>
      <w:proofErr w:type="spellStart"/>
      <w:r w:rsidRPr="00C92FD4">
        <w:t>Detig</w:t>
      </w:r>
      <w:proofErr w:type="spellEnd"/>
      <w:r w:rsidRPr="00C92FD4">
        <w:t xml:space="preserve">, R. B., Hartl, D., &amp; </w:t>
      </w:r>
      <w:proofErr w:type="spellStart"/>
      <w:r w:rsidRPr="00C92FD4">
        <w:t>Bomblies</w:t>
      </w:r>
      <w:proofErr w:type="spellEnd"/>
      <w:r w:rsidRPr="00C92FD4">
        <w:t>, K. (2013). &lt;</w:t>
      </w:r>
      <w:proofErr w:type="spellStart"/>
      <w:r w:rsidRPr="00C92FD4">
        <w:t>scp</w:t>
      </w:r>
      <w:proofErr w:type="spellEnd"/>
      <w:r w:rsidRPr="00C92FD4">
        <w:t>&gt;RAD&lt;/</w:t>
      </w:r>
      <w:proofErr w:type="spellStart"/>
      <w:r w:rsidRPr="00C92FD4">
        <w:t>scp</w:t>
      </w:r>
      <w:proofErr w:type="spellEnd"/>
      <w:r w:rsidRPr="00C92FD4">
        <w:t xml:space="preserve">&gt; seq underestimates diversity and introduces genealogical biases due to nonrandom haplotype sampling. </w:t>
      </w:r>
      <w:r w:rsidRPr="00C92FD4">
        <w:rPr>
          <w:i/>
        </w:rPr>
        <w:t>Molecular Ecology</w:t>
      </w:r>
      <w:r w:rsidRPr="00C92FD4">
        <w:t xml:space="preserve">, </w:t>
      </w:r>
      <w:r w:rsidRPr="00C92FD4">
        <w:rPr>
          <w:i/>
        </w:rPr>
        <w:t>22</w:t>
      </w:r>
      <w:r w:rsidRPr="00C92FD4">
        <w:t>(11), 3179–3190. https://doi.org/10.1111/mec.12276</w:t>
      </w:r>
    </w:p>
    <w:p w14:paraId="4BFE8C25" w14:textId="77777777" w:rsidR="001951C1" w:rsidRPr="00C92FD4" w:rsidRDefault="001951C1" w:rsidP="001951C1">
      <w:pPr>
        <w:autoSpaceDE w:val="0"/>
        <w:autoSpaceDN w:val="0"/>
        <w:ind w:hanging="480"/>
      </w:pPr>
      <w:proofErr w:type="spellStart"/>
      <w:r w:rsidRPr="00C92FD4">
        <w:t>Aronesty</w:t>
      </w:r>
      <w:proofErr w:type="spellEnd"/>
      <w:r w:rsidRPr="00C92FD4">
        <w:t xml:space="preserve">, E. (2013). Comparison of Sequencing Utility Programs. </w:t>
      </w:r>
      <w:r w:rsidRPr="00C92FD4">
        <w:rPr>
          <w:i/>
        </w:rPr>
        <w:t>The Open Bioinformatics Journal</w:t>
      </w:r>
      <w:r w:rsidRPr="00C92FD4">
        <w:t xml:space="preserve">, </w:t>
      </w:r>
      <w:r w:rsidRPr="00C92FD4">
        <w:rPr>
          <w:i/>
        </w:rPr>
        <w:t>7</w:t>
      </w:r>
      <w:r w:rsidRPr="00C92FD4">
        <w:t>(1), 1–8. https://doi.org/10.2174/1875036201307010001</w:t>
      </w:r>
    </w:p>
    <w:p w14:paraId="7F534745" w14:textId="77777777" w:rsidR="001951C1" w:rsidRPr="00C92FD4" w:rsidRDefault="001951C1" w:rsidP="001951C1">
      <w:pPr>
        <w:autoSpaceDE w:val="0"/>
        <w:autoSpaceDN w:val="0"/>
        <w:ind w:hanging="480"/>
      </w:pPr>
      <w:r w:rsidRPr="00C92FD4">
        <w:t xml:space="preserve">Backes, A., </w:t>
      </w:r>
      <w:proofErr w:type="spellStart"/>
      <w:r w:rsidRPr="00C92FD4">
        <w:t>Turchetto</w:t>
      </w:r>
      <w:proofErr w:type="spellEnd"/>
      <w:r w:rsidRPr="00C92FD4">
        <w:t xml:space="preserve">, C., </w:t>
      </w:r>
      <w:proofErr w:type="spellStart"/>
      <w:r w:rsidRPr="00C92FD4">
        <w:t>Mäder</w:t>
      </w:r>
      <w:proofErr w:type="spellEnd"/>
      <w:r w:rsidRPr="00C92FD4">
        <w:t xml:space="preserve">, G., </w:t>
      </w:r>
      <w:proofErr w:type="spellStart"/>
      <w:r w:rsidRPr="00C92FD4">
        <w:t>Segatto</w:t>
      </w:r>
      <w:proofErr w:type="spellEnd"/>
      <w:r w:rsidRPr="00C92FD4">
        <w:t xml:space="preserve">, A. L. A., </w:t>
      </w:r>
      <w:proofErr w:type="spellStart"/>
      <w:r w:rsidRPr="00C92FD4">
        <w:t>Bonatto</w:t>
      </w:r>
      <w:proofErr w:type="spellEnd"/>
      <w:r w:rsidRPr="00C92FD4">
        <w:t xml:space="preserve">, S. L., &amp; Freitas, L. B. (2024). Shades of white: The Petunia long corolla tube clade evolutionary history. </w:t>
      </w:r>
      <w:r w:rsidRPr="00C92FD4">
        <w:rPr>
          <w:i/>
        </w:rPr>
        <w:t>Genetics and Molecular Biology</w:t>
      </w:r>
      <w:r w:rsidRPr="00C92FD4">
        <w:t xml:space="preserve">, </w:t>
      </w:r>
      <w:r w:rsidRPr="00C92FD4">
        <w:rPr>
          <w:i/>
        </w:rPr>
        <w:t>47</w:t>
      </w:r>
      <w:r w:rsidRPr="00C92FD4">
        <w:t>(1). https://doi.org/10.1590/1415-4757-gmb-2023-0279</w:t>
      </w:r>
    </w:p>
    <w:p w14:paraId="38E22E7C" w14:textId="77777777" w:rsidR="001951C1" w:rsidRPr="00C92FD4" w:rsidRDefault="001951C1" w:rsidP="001951C1">
      <w:pPr>
        <w:autoSpaceDE w:val="0"/>
        <w:autoSpaceDN w:val="0"/>
        <w:ind w:hanging="480"/>
      </w:pPr>
      <w:proofErr w:type="spellStart"/>
      <w:r w:rsidRPr="00C92FD4">
        <w:t>Bombarely</w:t>
      </w:r>
      <w:proofErr w:type="spellEnd"/>
      <w:r w:rsidRPr="00C92FD4">
        <w:t xml:space="preserve">, A., Moser, M., Amrad, A., Bao, M., Bapaume, L., Barry, C. S., Bliek, M., Boersma, M. R., Borghi, L., </w:t>
      </w:r>
      <w:proofErr w:type="spellStart"/>
      <w:r w:rsidRPr="00C92FD4">
        <w:t>Bruggmann</w:t>
      </w:r>
      <w:proofErr w:type="spellEnd"/>
      <w:r w:rsidRPr="00C92FD4">
        <w:t xml:space="preserve">, R., Bucher, M., D’Agostino, N., Davies, K., </w:t>
      </w:r>
      <w:proofErr w:type="spellStart"/>
      <w:r w:rsidRPr="00C92FD4">
        <w:t>Druege</w:t>
      </w:r>
      <w:proofErr w:type="spellEnd"/>
      <w:r w:rsidRPr="00C92FD4">
        <w:t xml:space="preserve">, U., </w:t>
      </w:r>
      <w:proofErr w:type="spellStart"/>
      <w:r w:rsidRPr="00C92FD4">
        <w:t>Dudareva</w:t>
      </w:r>
      <w:proofErr w:type="spellEnd"/>
      <w:r w:rsidRPr="00C92FD4">
        <w:t xml:space="preserve">, N., Egea-Cortines, M., Delledonne, M., Fernandez-Pozo, N., Franken, P., … Kuhlemeier, C. (2016). Insight into the evolution of the Solanaceae from the parental genomes of </w:t>
      </w:r>
      <w:r w:rsidRPr="00C92FD4">
        <w:rPr>
          <w:i/>
        </w:rPr>
        <w:t>Petunia hybrida</w:t>
      </w:r>
      <w:r w:rsidRPr="00C92FD4">
        <w:t xml:space="preserve">. </w:t>
      </w:r>
      <w:r w:rsidRPr="00C92FD4">
        <w:rPr>
          <w:i/>
        </w:rPr>
        <w:t>Nature Plants</w:t>
      </w:r>
      <w:r w:rsidRPr="00C92FD4">
        <w:t xml:space="preserve">, </w:t>
      </w:r>
      <w:r w:rsidRPr="00C92FD4">
        <w:rPr>
          <w:i/>
        </w:rPr>
        <w:t>2</w:t>
      </w:r>
      <w:r w:rsidRPr="00C92FD4">
        <w:t>, 16074. https://doi.org/10.1038/nplants.2016.74</w:t>
      </w:r>
    </w:p>
    <w:p w14:paraId="581E0DA8" w14:textId="77777777" w:rsidR="001951C1" w:rsidRPr="00C92FD4" w:rsidRDefault="001951C1" w:rsidP="001951C1">
      <w:pPr>
        <w:autoSpaceDE w:val="0"/>
        <w:autoSpaceDN w:val="0"/>
        <w:ind w:hanging="480"/>
        <w:rPr>
          <w:lang w:val="es-ES"/>
        </w:rPr>
      </w:pPr>
      <w:r w:rsidRPr="00C92FD4">
        <w:t xml:space="preserve">Brandies, P., Peel, E., Hogg, C. J., &amp; Belov, K. (2019). The Value of Reference Genomes in the Conservation of Threatened Species. </w:t>
      </w:r>
      <w:r w:rsidRPr="00C92FD4">
        <w:rPr>
          <w:i/>
          <w:lang w:val="es-ES"/>
        </w:rPr>
        <w:t>Genes</w:t>
      </w:r>
      <w:r w:rsidRPr="00C92FD4">
        <w:rPr>
          <w:lang w:val="es-ES"/>
        </w:rPr>
        <w:t xml:space="preserve">, </w:t>
      </w:r>
      <w:r w:rsidRPr="00C92FD4">
        <w:rPr>
          <w:i/>
          <w:lang w:val="es-ES"/>
        </w:rPr>
        <w:t>10</w:t>
      </w:r>
      <w:r w:rsidRPr="00C92FD4">
        <w:rPr>
          <w:lang w:val="es-ES"/>
        </w:rPr>
        <w:t>(11), 846. https://doi.org/10.3390/genes10110846</w:t>
      </w:r>
    </w:p>
    <w:p w14:paraId="13FED23B" w14:textId="77777777" w:rsidR="001951C1" w:rsidRPr="00C92FD4" w:rsidRDefault="001951C1" w:rsidP="001951C1">
      <w:pPr>
        <w:autoSpaceDE w:val="0"/>
        <w:autoSpaceDN w:val="0"/>
        <w:ind w:hanging="480"/>
      </w:pPr>
      <w:r w:rsidRPr="00C92FD4">
        <w:rPr>
          <w:lang w:val="es-ES"/>
        </w:rPr>
        <w:t xml:space="preserve">Brandt, D. Y. C., Aguiar, V. R. C., </w:t>
      </w:r>
      <w:proofErr w:type="spellStart"/>
      <w:r w:rsidRPr="00C92FD4">
        <w:rPr>
          <w:lang w:val="es-ES"/>
        </w:rPr>
        <w:t>Bitarello</w:t>
      </w:r>
      <w:proofErr w:type="spellEnd"/>
      <w:r w:rsidRPr="00C92FD4">
        <w:rPr>
          <w:lang w:val="es-ES"/>
        </w:rPr>
        <w:t xml:space="preserve">, B. D., Nunes, K., </w:t>
      </w:r>
      <w:proofErr w:type="spellStart"/>
      <w:r w:rsidRPr="00C92FD4">
        <w:rPr>
          <w:lang w:val="es-ES"/>
        </w:rPr>
        <w:t>Goudet</w:t>
      </w:r>
      <w:proofErr w:type="spellEnd"/>
      <w:r w:rsidRPr="00C92FD4">
        <w:rPr>
          <w:lang w:val="es-ES"/>
        </w:rPr>
        <w:t xml:space="preserve">, J., &amp; Meyer, D. (2015). </w:t>
      </w:r>
      <w:r w:rsidRPr="00C92FD4">
        <w:t xml:space="preserve">Mapping bias overestimates reference allele frequencies at the HLA genes in the 1000 genomes project phase I data. </w:t>
      </w:r>
      <w:r w:rsidRPr="00C92FD4">
        <w:rPr>
          <w:i/>
        </w:rPr>
        <w:t>G3: Genes, Genomes, Genetics</w:t>
      </w:r>
      <w:r w:rsidRPr="00C92FD4">
        <w:t xml:space="preserve">, </w:t>
      </w:r>
      <w:r w:rsidRPr="00C92FD4">
        <w:rPr>
          <w:i/>
        </w:rPr>
        <w:t>5</w:t>
      </w:r>
      <w:r w:rsidRPr="00C92FD4">
        <w:t>(5), 931–941. https://doi.org/10.1534/G3.114.015784/-/DC1</w:t>
      </w:r>
    </w:p>
    <w:p w14:paraId="31D3E000" w14:textId="77777777" w:rsidR="001951C1" w:rsidRPr="00C92FD4" w:rsidRDefault="001951C1" w:rsidP="001951C1">
      <w:pPr>
        <w:autoSpaceDE w:val="0"/>
        <w:autoSpaceDN w:val="0"/>
        <w:ind w:hanging="480"/>
      </w:pPr>
      <w:r w:rsidRPr="00C92FD4">
        <w:t xml:space="preserve">Cariou, M., Duret, L., &amp; </w:t>
      </w:r>
      <w:proofErr w:type="spellStart"/>
      <w:r w:rsidRPr="00C92FD4">
        <w:t>Charlat</w:t>
      </w:r>
      <w:proofErr w:type="spellEnd"/>
      <w:r w:rsidRPr="00C92FD4">
        <w:t xml:space="preserve">, S. (2013). Is RAD‐seq suitable for phylogenetic inference? An </w:t>
      </w:r>
      <w:proofErr w:type="gramStart"/>
      <w:r w:rsidRPr="00C92FD4">
        <w:t>in silico</w:t>
      </w:r>
      <w:proofErr w:type="gramEnd"/>
      <w:r w:rsidRPr="00C92FD4">
        <w:t xml:space="preserve"> assessment and optimization. </w:t>
      </w:r>
      <w:r w:rsidRPr="00C92FD4">
        <w:rPr>
          <w:i/>
        </w:rPr>
        <w:t>Ecology and Evolution</w:t>
      </w:r>
      <w:r w:rsidRPr="00C92FD4">
        <w:t xml:space="preserve">, </w:t>
      </w:r>
      <w:r w:rsidRPr="00C92FD4">
        <w:rPr>
          <w:i/>
        </w:rPr>
        <w:t>3</w:t>
      </w:r>
      <w:r w:rsidRPr="00C92FD4">
        <w:t>(4), 846–852. https://doi.org/10.1002/ece3.512</w:t>
      </w:r>
    </w:p>
    <w:p w14:paraId="28452D2E" w14:textId="77777777" w:rsidR="001951C1" w:rsidRPr="00C92FD4" w:rsidRDefault="001951C1" w:rsidP="001951C1">
      <w:pPr>
        <w:autoSpaceDE w:val="0"/>
        <w:autoSpaceDN w:val="0"/>
        <w:ind w:hanging="480"/>
      </w:pPr>
      <w:r w:rsidRPr="00C92FD4">
        <w:t xml:space="preserve">Chattopadhyay, B., Garg, K. M., &amp; Ramakrishnan, U. (2014). Effect of diversity and missing data on genetic assignment with RAD-Seq markers. </w:t>
      </w:r>
      <w:r w:rsidRPr="00C92FD4">
        <w:rPr>
          <w:i/>
        </w:rPr>
        <w:t>BMC Research Notes</w:t>
      </w:r>
      <w:r w:rsidRPr="00C92FD4">
        <w:t xml:space="preserve">, </w:t>
      </w:r>
      <w:r w:rsidRPr="00C92FD4">
        <w:rPr>
          <w:i/>
        </w:rPr>
        <w:t>7</w:t>
      </w:r>
      <w:r w:rsidRPr="00C92FD4">
        <w:t>(1), 841. https://doi.org/10.1186/1756-0500-7-841</w:t>
      </w:r>
    </w:p>
    <w:p w14:paraId="00E2F4A3" w14:textId="77777777" w:rsidR="001951C1" w:rsidRPr="00C92FD4" w:rsidRDefault="001951C1" w:rsidP="001951C1">
      <w:pPr>
        <w:autoSpaceDE w:val="0"/>
        <w:autoSpaceDN w:val="0"/>
        <w:ind w:hanging="480"/>
      </w:pPr>
      <w:r w:rsidRPr="00C92FD4">
        <w:lastRenderedPageBreak/>
        <w:t xml:space="preserve">Danecek, P., Auton, A., </w:t>
      </w:r>
      <w:proofErr w:type="spellStart"/>
      <w:r w:rsidRPr="00C92FD4">
        <w:t>Abecasis</w:t>
      </w:r>
      <w:proofErr w:type="spellEnd"/>
      <w:r w:rsidRPr="00C92FD4">
        <w:t xml:space="preserve">, G., Albers, C. A., Banks, E., </w:t>
      </w:r>
      <w:proofErr w:type="spellStart"/>
      <w:r w:rsidRPr="00C92FD4">
        <w:t>DePristo</w:t>
      </w:r>
      <w:proofErr w:type="spellEnd"/>
      <w:r w:rsidRPr="00C92FD4">
        <w:t xml:space="preserve">, M. A., Handsaker, R. E., Lunter, G., Marth, G. T., Sherry, S. T., McVean, G., &amp; Durbin, R. (2011). The variant call format and </w:t>
      </w:r>
      <w:proofErr w:type="spellStart"/>
      <w:r w:rsidRPr="00C92FD4">
        <w:t>VCFtools</w:t>
      </w:r>
      <w:proofErr w:type="spellEnd"/>
      <w:r w:rsidRPr="00C92FD4">
        <w:t xml:space="preserve">. </w:t>
      </w:r>
      <w:r w:rsidRPr="00C92FD4">
        <w:rPr>
          <w:i/>
        </w:rPr>
        <w:t>Bioinformatics</w:t>
      </w:r>
      <w:r w:rsidRPr="00C92FD4">
        <w:t xml:space="preserve">, </w:t>
      </w:r>
      <w:r w:rsidRPr="00C92FD4">
        <w:rPr>
          <w:i/>
        </w:rPr>
        <w:t>27</w:t>
      </w:r>
      <w:r w:rsidRPr="00C92FD4">
        <w:t>(15), 2156–2158. https://doi.org/10.1093/bioinformatics/btr330</w:t>
      </w:r>
    </w:p>
    <w:p w14:paraId="1DCFCA2A" w14:textId="77777777" w:rsidR="001951C1" w:rsidRPr="00C92FD4" w:rsidRDefault="001951C1" w:rsidP="001951C1">
      <w:pPr>
        <w:autoSpaceDE w:val="0"/>
        <w:autoSpaceDN w:val="0"/>
        <w:ind w:hanging="480"/>
      </w:pPr>
      <w:r w:rsidRPr="00C92FD4">
        <w:t xml:space="preserve">Danecek, P., Bonfield, J. K., Liddle, J., Marshall, J., Ohan, V., Pollard, M. O., </w:t>
      </w:r>
      <w:proofErr w:type="spellStart"/>
      <w:r w:rsidRPr="00C92FD4">
        <w:t>Whitwham</w:t>
      </w:r>
      <w:proofErr w:type="spellEnd"/>
      <w:r w:rsidRPr="00C92FD4">
        <w:t xml:space="preserve">, A., Keane, T., McCarthy, S. A., Davies, R. M., &amp; Li, H. (2021). Twelve years of </w:t>
      </w:r>
      <w:proofErr w:type="spellStart"/>
      <w:r w:rsidRPr="00C92FD4">
        <w:t>SAMtools</w:t>
      </w:r>
      <w:proofErr w:type="spellEnd"/>
      <w:r w:rsidRPr="00C92FD4">
        <w:t xml:space="preserve"> and </w:t>
      </w:r>
      <w:proofErr w:type="spellStart"/>
      <w:r w:rsidRPr="00C92FD4">
        <w:t>BCFtools</w:t>
      </w:r>
      <w:proofErr w:type="spellEnd"/>
      <w:r w:rsidRPr="00C92FD4">
        <w:t xml:space="preserve">. </w:t>
      </w:r>
      <w:proofErr w:type="spellStart"/>
      <w:r w:rsidRPr="00C92FD4">
        <w:rPr>
          <w:i/>
        </w:rPr>
        <w:t>GigaScience</w:t>
      </w:r>
      <w:proofErr w:type="spellEnd"/>
      <w:r w:rsidRPr="00C92FD4">
        <w:t xml:space="preserve">, </w:t>
      </w:r>
      <w:r w:rsidRPr="00C92FD4">
        <w:rPr>
          <w:i/>
        </w:rPr>
        <w:t>10</w:t>
      </w:r>
      <w:r w:rsidRPr="00C92FD4">
        <w:t>(2). https://doi.org/10.1093/gigascience/giab008</w:t>
      </w:r>
    </w:p>
    <w:p w14:paraId="478B6288" w14:textId="77777777" w:rsidR="001951C1" w:rsidRPr="00C92FD4" w:rsidRDefault="001951C1" w:rsidP="001951C1">
      <w:pPr>
        <w:autoSpaceDE w:val="0"/>
        <w:autoSpaceDN w:val="0"/>
        <w:ind w:hanging="480"/>
      </w:pPr>
      <w:r w:rsidRPr="00C92FD4">
        <w:t xml:space="preserve">Davey, J. L., &amp; </w:t>
      </w:r>
      <w:proofErr w:type="spellStart"/>
      <w:r w:rsidRPr="00C92FD4">
        <w:t>Blaxter</w:t>
      </w:r>
      <w:proofErr w:type="spellEnd"/>
      <w:r w:rsidRPr="00C92FD4">
        <w:t xml:space="preserve">, M. W. (2010). </w:t>
      </w:r>
      <w:proofErr w:type="spellStart"/>
      <w:r w:rsidRPr="00C92FD4">
        <w:t>RADSeq</w:t>
      </w:r>
      <w:proofErr w:type="spellEnd"/>
      <w:r w:rsidRPr="00C92FD4">
        <w:t xml:space="preserve">: next-generation population genetics. </w:t>
      </w:r>
      <w:r w:rsidRPr="00C92FD4">
        <w:rPr>
          <w:i/>
        </w:rPr>
        <w:t>Briefings in Functional Genomics</w:t>
      </w:r>
      <w:r w:rsidRPr="00C92FD4">
        <w:t xml:space="preserve">, </w:t>
      </w:r>
      <w:r w:rsidRPr="00C92FD4">
        <w:rPr>
          <w:i/>
        </w:rPr>
        <w:t>9</w:t>
      </w:r>
      <w:r w:rsidRPr="00C92FD4">
        <w:t>(5–6), 416–423. https://doi.org/10.1093/BFGP/ELQ031</w:t>
      </w:r>
    </w:p>
    <w:p w14:paraId="494FE65E" w14:textId="77777777" w:rsidR="001951C1" w:rsidRPr="00C92FD4" w:rsidRDefault="001951C1" w:rsidP="001951C1">
      <w:pPr>
        <w:autoSpaceDE w:val="0"/>
        <w:autoSpaceDN w:val="0"/>
        <w:ind w:hanging="480"/>
      </w:pPr>
      <w:r w:rsidRPr="00C92FD4">
        <w:t xml:space="preserve">Davey, J. W., Hohenlohe, P. A., Etter, P. D., Boone, J. Q., </w:t>
      </w:r>
      <w:proofErr w:type="spellStart"/>
      <w:r w:rsidRPr="00C92FD4">
        <w:t>Catchen</w:t>
      </w:r>
      <w:proofErr w:type="spellEnd"/>
      <w:r w:rsidRPr="00C92FD4">
        <w:t xml:space="preserve">, J. M., &amp; </w:t>
      </w:r>
      <w:proofErr w:type="spellStart"/>
      <w:r w:rsidRPr="00C92FD4">
        <w:t>Blaxter</w:t>
      </w:r>
      <w:proofErr w:type="spellEnd"/>
      <w:r w:rsidRPr="00C92FD4">
        <w:t xml:space="preserve">, M. L. (2011). Genome-wide genetic marker discovery and genotyping using next-generation sequencing. </w:t>
      </w:r>
      <w:r w:rsidRPr="00C92FD4">
        <w:rPr>
          <w:i/>
        </w:rPr>
        <w:t>Nature Reviews Genetics</w:t>
      </w:r>
      <w:r w:rsidRPr="00C92FD4">
        <w:t xml:space="preserve">, </w:t>
      </w:r>
      <w:r w:rsidRPr="00C92FD4">
        <w:rPr>
          <w:i/>
        </w:rPr>
        <w:t>12</w:t>
      </w:r>
      <w:r w:rsidRPr="00C92FD4">
        <w:t>(7), 499–510. https://doi.org/10.1038/nrg3012</w:t>
      </w:r>
    </w:p>
    <w:p w14:paraId="1945760C" w14:textId="77777777" w:rsidR="001951C1" w:rsidRPr="00C92FD4" w:rsidRDefault="001951C1" w:rsidP="001951C1">
      <w:pPr>
        <w:autoSpaceDE w:val="0"/>
        <w:autoSpaceDN w:val="0"/>
        <w:ind w:hanging="480"/>
      </w:pPr>
      <w:r w:rsidRPr="00C92FD4">
        <w:t xml:space="preserve">Duchen, P., &amp; Salamin, N. (2021). A Cautionary Note on the Use of Genotype Callers in </w:t>
      </w:r>
      <w:proofErr w:type="spellStart"/>
      <w:r w:rsidRPr="00C92FD4">
        <w:t>Phylogenomics</w:t>
      </w:r>
      <w:proofErr w:type="spellEnd"/>
      <w:r w:rsidRPr="00C92FD4">
        <w:t xml:space="preserve">. </w:t>
      </w:r>
      <w:r w:rsidRPr="00C92FD4">
        <w:rPr>
          <w:i/>
        </w:rPr>
        <w:t>Systematic Biology</w:t>
      </w:r>
      <w:r w:rsidRPr="00C92FD4">
        <w:t xml:space="preserve">, </w:t>
      </w:r>
      <w:r w:rsidRPr="00C92FD4">
        <w:rPr>
          <w:i/>
        </w:rPr>
        <w:t>70</w:t>
      </w:r>
      <w:r w:rsidRPr="00C92FD4">
        <w:t>(4), 844–854. https://doi.org/10.1093/sysbio/syaa081</w:t>
      </w:r>
    </w:p>
    <w:p w14:paraId="18CE724B" w14:textId="77777777" w:rsidR="001951C1" w:rsidRPr="00C92FD4" w:rsidRDefault="001951C1" w:rsidP="001951C1">
      <w:pPr>
        <w:autoSpaceDE w:val="0"/>
        <w:autoSpaceDN w:val="0"/>
        <w:ind w:hanging="480"/>
      </w:pPr>
      <w:r w:rsidRPr="00C92FD4">
        <w:t xml:space="preserve">Earl, D. A., &amp; </w:t>
      </w:r>
      <w:proofErr w:type="spellStart"/>
      <w:r w:rsidRPr="00C92FD4">
        <w:t>vonHoldt</w:t>
      </w:r>
      <w:proofErr w:type="spellEnd"/>
      <w:r w:rsidRPr="00C92FD4">
        <w:t xml:space="preserve">, B. M. (2012). STRUCTURE HARVESTER: a website and program for visualizing STRUCTURE output and implementing the </w:t>
      </w:r>
      <w:proofErr w:type="spellStart"/>
      <w:r w:rsidRPr="00C92FD4">
        <w:t>Evanno</w:t>
      </w:r>
      <w:proofErr w:type="spellEnd"/>
      <w:r w:rsidRPr="00C92FD4">
        <w:t xml:space="preserve"> method. </w:t>
      </w:r>
      <w:r w:rsidRPr="00C92FD4">
        <w:rPr>
          <w:i/>
        </w:rPr>
        <w:t>Conservation Genetics Resources</w:t>
      </w:r>
      <w:r w:rsidRPr="00C92FD4">
        <w:t xml:space="preserve">, </w:t>
      </w:r>
      <w:r w:rsidRPr="00C92FD4">
        <w:rPr>
          <w:i/>
        </w:rPr>
        <w:t>4</w:t>
      </w:r>
      <w:r w:rsidRPr="00C92FD4">
        <w:t>(2), 359–361. https://doi.org/10.1007/s12686-011-9548-7</w:t>
      </w:r>
    </w:p>
    <w:p w14:paraId="4303691C" w14:textId="77777777" w:rsidR="001951C1" w:rsidRPr="00C92FD4" w:rsidRDefault="001951C1" w:rsidP="001951C1">
      <w:pPr>
        <w:autoSpaceDE w:val="0"/>
        <w:autoSpaceDN w:val="0"/>
        <w:ind w:hanging="480"/>
      </w:pPr>
      <w:r w:rsidRPr="00C92FD4">
        <w:t xml:space="preserve">Ellegren, H. (2014). Genome sequencing and population genomics in non-model organisms. </w:t>
      </w:r>
      <w:r w:rsidRPr="00C92FD4">
        <w:rPr>
          <w:i/>
        </w:rPr>
        <w:t>Trends in Ecology &amp; Evolution</w:t>
      </w:r>
      <w:r w:rsidRPr="00C92FD4">
        <w:t xml:space="preserve">, </w:t>
      </w:r>
      <w:r w:rsidRPr="00C92FD4">
        <w:rPr>
          <w:i/>
        </w:rPr>
        <w:t>29</w:t>
      </w:r>
      <w:r w:rsidRPr="00C92FD4">
        <w:t>(1), 51–63. https://doi.org/10.1016/J.TREE.2013.09.008</w:t>
      </w:r>
    </w:p>
    <w:p w14:paraId="74E4240C" w14:textId="5DB7525D" w:rsidR="001951C1" w:rsidRPr="00C92FD4" w:rsidRDefault="001951C1" w:rsidP="001951C1">
      <w:pPr>
        <w:autoSpaceDE w:val="0"/>
        <w:autoSpaceDN w:val="0"/>
        <w:ind w:hanging="480"/>
      </w:pPr>
      <w:r w:rsidRPr="00C92FD4">
        <w:t xml:space="preserve">EVANNO, G., REGNAUT, S., &amp; GOUDET, J. (2005). Detecting the number of clusters of individuals using the software </w:t>
      </w:r>
      <w:del w:id="307" w:author="Office" w:date="2025-09-19T11:02:00Z" w16du:dateUtc="2025-09-19T09:02:00Z">
        <w:r w:rsidR="005817B6" w:rsidRPr="00E556DA">
          <w:rPr>
            <w:rFonts w:eastAsia="Times New Roman"/>
          </w:rPr>
          <w:delText>&lt;scp&gt;structure&lt;/scp&gt; </w:delText>
        </w:r>
      </w:del>
      <w:ins w:id="308" w:author="Office" w:date="2025-09-19T11:02:00Z" w16du:dateUtc="2025-09-19T09:02:00Z">
        <w:r w:rsidRPr="004C5368">
          <w:rPr>
            <w:rFonts w:eastAsia="Times New Roman"/>
            <w:i/>
            <w:iCs/>
          </w:rPr>
          <w:t>Structure</w:t>
        </w:r>
      </w:ins>
      <w:r w:rsidRPr="00C92FD4">
        <w:t xml:space="preserve">: a simulation study. </w:t>
      </w:r>
      <w:r w:rsidRPr="00C92FD4">
        <w:rPr>
          <w:i/>
        </w:rPr>
        <w:t>Molecular Ecology</w:t>
      </w:r>
      <w:r w:rsidRPr="00C92FD4">
        <w:t xml:space="preserve">, </w:t>
      </w:r>
      <w:r w:rsidRPr="00C92FD4">
        <w:rPr>
          <w:i/>
        </w:rPr>
        <w:t>14</w:t>
      </w:r>
      <w:r w:rsidRPr="00C92FD4">
        <w:t>(8), 2611–2620. https://doi.org/10.1111/j.1365-294X.2005.02553.x</w:t>
      </w:r>
    </w:p>
    <w:p w14:paraId="6F47C822" w14:textId="77777777" w:rsidR="001951C1" w:rsidRPr="00C92FD4" w:rsidRDefault="001951C1" w:rsidP="001951C1">
      <w:pPr>
        <w:autoSpaceDE w:val="0"/>
        <w:autoSpaceDN w:val="0"/>
        <w:ind w:hanging="480"/>
      </w:pPr>
      <w:proofErr w:type="spellStart"/>
      <w:r w:rsidRPr="00C92FD4">
        <w:t>Ewels</w:t>
      </w:r>
      <w:proofErr w:type="spellEnd"/>
      <w:r w:rsidRPr="00C92FD4">
        <w:t xml:space="preserve">, P., Magnusson, M., Lundin, S., &amp; </w:t>
      </w:r>
      <w:proofErr w:type="spellStart"/>
      <w:r w:rsidRPr="00C92FD4">
        <w:t>Käller</w:t>
      </w:r>
      <w:proofErr w:type="spellEnd"/>
      <w:r w:rsidRPr="00C92FD4">
        <w:t xml:space="preserve">, M. (2016). </w:t>
      </w:r>
      <w:proofErr w:type="spellStart"/>
      <w:r w:rsidRPr="00C92FD4">
        <w:t>MultiQC</w:t>
      </w:r>
      <w:proofErr w:type="spellEnd"/>
      <w:r w:rsidRPr="00C92FD4">
        <w:t xml:space="preserve">: summarize analysis results for multiple tools and samples in a single report. </w:t>
      </w:r>
      <w:r w:rsidRPr="00C92FD4">
        <w:rPr>
          <w:i/>
        </w:rPr>
        <w:t>Bioinformatics</w:t>
      </w:r>
      <w:r w:rsidRPr="00C92FD4">
        <w:t xml:space="preserve">, </w:t>
      </w:r>
      <w:r w:rsidRPr="00C92FD4">
        <w:rPr>
          <w:i/>
        </w:rPr>
        <w:t>32</w:t>
      </w:r>
      <w:r w:rsidRPr="00C92FD4">
        <w:t>(19), 3047–3048. https://doi.org/10.1093/bioinformatics/btw354</w:t>
      </w:r>
    </w:p>
    <w:p w14:paraId="2FD5B039" w14:textId="77777777" w:rsidR="001951C1" w:rsidRPr="00C92FD4" w:rsidRDefault="001951C1" w:rsidP="001951C1">
      <w:pPr>
        <w:autoSpaceDE w:val="0"/>
        <w:autoSpaceDN w:val="0"/>
        <w:ind w:hanging="480"/>
      </w:pPr>
      <w:proofErr w:type="spellStart"/>
      <w:r w:rsidRPr="00C92FD4">
        <w:t>Excoffier</w:t>
      </w:r>
      <w:proofErr w:type="spellEnd"/>
      <w:r w:rsidRPr="00C92FD4">
        <w:t xml:space="preserve">, L., &amp; Lischer, H. E. L. (2010). Arlequin suite </w:t>
      </w:r>
      <w:proofErr w:type="spellStart"/>
      <w:r w:rsidRPr="00C92FD4">
        <w:t>ver</w:t>
      </w:r>
      <w:proofErr w:type="spellEnd"/>
      <w:r w:rsidRPr="00C92FD4">
        <w:t xml:space="preserve"> 3.5: a new series of programs to perform population genetics analyses under Linux and Windows. </w:t>
      </w:r>
      <w:r w:rsidRPr="00C92FD4">
        <w:rPr>
          <w:i/>
        </w:rPr>
        <w:t>Molecular Ecology Resources</w:t>
      </w:r>
      <w:r w:rsidRPr="00C92FD4">
        <w:t xml:space="preserve">, </w:t>
      </w:r>
      <w:r w:rsidRPr="00C92FD4">
        <w:rPr>
          <w:i/>
        </w:rPr>
        <w:t>10</w:t>
      </w:r>
      <w:r w:rsidRPr="00C92FD4">
        <w:t>(3), 564–567. https://doi.org/10.1111/J.1755-0998.2010.02847.X</w:t>
      </w:r>
    </w:p>
    <w:p w14:paraId="33D63587" w14:textId="7967ED22" w:rsidR="001951C1" w:rsidRPr="00C92FD4" w:rsidRDefault="001951C1" w:rsidP="001951C1">
      <w:pPr>
        <w:autoSpaceDE w:val="0"/>
        <w:autoSpaceDN w:val="0"/>
        <w:ind w:hanging="480"/>
      </w:pPr>
      <w:r w:rsidRPr="00C92FD4">
        <w:t xml:space="preserve">Francis, R. M. (2017). </w:t>
      </w:r>
      <w:del w:id="309" w:author="Office" w:date="2025-09-19T11:02:00Z" w16du:dateUtc="2025-09-19T09:02:00Z">
        <w:r w:rsidR="005817B6" w:rsidRPr="00E556DA">
          <w:rPr>
            <w:rFonts w:eastAsia="Times New Roman"/>
          </w:rPr>
          <w:delText>&lt;scp&gt;</w:delText>
        </w:r>
      </w:del>
      <w:proofErr w:type="spellStart"/>
      <w:r w:rsidRPr="004C5368">
        <w:rPr>
          <w:i/>
          <w:rPrChange w:id="310" w:author="Office" w:date="2025-09-19T11:02:00Z" w16du:dateUtc="2025-09-19T09:02:00Z">
            <w:rPr>
              <w:rFonts w:ascii="Times New Roman" w:hAnsi="Times New Roman"/>
              <w:sz w:val="24"/>
              <w:lang w:val="en-US"/>
            </w:rPr>
          </w:rPrChange>
        </w:rPr>
        <w:t>pophelper</w:t>
      </w:r>
      <w:proofErr w:type="spellEnd"/>
      <w:del w:id="311" w:author="Office" w:date="2025-09-19T11:02:00Z" w16du:dateUtc="2025-09-19T09:02:00Z">
        <w:r w:rsidR="005817B6" w:rsidRPr="00E556DA">
          <w:rPr>
            <w:rFonts w:eastAsia="Times New Roman"/>
          </w:rPr>
          <w:delText>&lt;/scp&gt; </w:delText>
        </w:r>
      </w:del>
      <w:r w:rsidRPr="00C92FD4">
        <w:t xml:space="preserve">: an R package and web app to </w:t>
      </w:r>
      <w:del w:id="312" w:author="Office" w:date="2025-09-19T11:02:00Z" w16du:dateUtc="2025-09-19T09:02:00Z">
        <w:r w:rsidR="005817B6" w:rsidRPr="00E556DA">
          <w:rPr>
            <w:rFonts w:eastAsia="Times New Roman"/>
          </w:rPr>
          <w:delText>analyse</w:delText>
        </w:r>
      </w:del>
      <w:ins w:id="313" w:author="Office" w:date="2025-09-19T11:02:00Z" w16du:dateUtc="2025-09-19T09:02:00Z">
        <w:r w:rsidRPr="006E2537">
          <w:rPr>
            <w:rFonts w:eastAsia="Times New Roman"/>
          </w:rPr>
          <w:t>analy</w:t>
        </w:r>
        <w:r>
          <w:rPr>
            <w:rFonts w:eastAsia="Times New Roman"/>
          </w:rPr>
          <w:t>z</w:t>
        </w:r>
        <w:r w:rsidRPr="006E2537">
          <w:rPr>
            <w:rFonts w:eastAsia="Times New Roman"/>
          </w:rPr>
          <w:t>e</w:t>
        </w:r>
      </w:ins>
      <w:r w:rsidRPr="00C92FD4">
        <w:t xml:space="preserve"> and visualize</w:t>
      </w:r>
      <w:del w:id="314" w:author="Office" w:date="2025-09-19T11:02:00Z" w16du:dateUtc="2025-09-19T09:02:00Z">
        <w:r w:rsidR="005817B6" w:rsidRPr="00E556DA">
          <w:rPr>
            <w:rFonts w:eastAsia="Times New Roman"/>
          </w:rPr>
          <w:delText> </w:delText>
        </w:r>
      </w:del>
      <w:ins w:id="315" w:author="Office" w:date="2025-09-19T11:02:00Z" w16du:dateUtc="2025-09-19T09:02:00Z">
        <w:r>
          <w:rPr>
            <w:rFonts w:eastAsia="Times New Roman"/>
          </w:rPr>
          <w:t xml:space="preserve"> </w:t>
        </w:r>
      </w:ins>
      <w:r w:rsidRPr="00C92FD4">
        <w:t xml:space="preserve">population structure. </w:t>
      </w:r>
      <w:r w:rsidRPr="00C92FD4">
        <w:rPr>
          <w:i/>
        </w:rPr>
        <w:t>Molecular Ecology Resources</w:t>
      </w:r>
      <w:r w:rsidRPr="00C92FD4">
        <w:t xml:space="preserve">, </w:t>
      </w:r>
      <w:r w:rsidRPr="00C92FD4">
        <w:rPr>
          <w:i/>
        </w:rPr>
        <w:t>17</w:t>
      </w:r>
      <w:r w:rsidRPr="00C92FD4">
        <w:t>(1), 27–32. https://doi.org/10.1111/1755-0998.12509</w:t>
      </w:r>
    </w:p>
    <w:p w14:paraId="3BD04613" w14:textId="77777777" w:rsidR="001951C1" w:rsidRPr="00C92FD4" w:rsidRDefault="001951C1" w:rsidP="001951C1">
      <w:pPr>
        <w:autoSpaceDE w:val="0"/>
        <w:autoSpaceDN w:val="0"/>
        <w:ind w:hanging="480"/>
      </w:pPr>
      <w:proofErr w:type="spellStart"/>
      <w:r w:rsidRPr="00C92FD4">
        <w:t>Fregonezi</w:t>
      </w:r>
      <w:proofErr w:type="spellEnd"/>
      <w:r w:rsidRPr="00C92FD4">
        <w:t xml:space="preserve">, J. N., de Freitas, L. B., </w:t>
      </w:r>
      <w:proofErr w:type="spellStart"/>
      <w:r w:rsidRPr="00C92FD4">
        <w:t>Bonatto</w:t>
      </w:r>
      <w:proofErr w:type="spellEnd"/>
      <w:r w:rsidRPr="00C92FD4">
        <w:t xml:space="preserve">, S. L., Semir, J., &amp; Stehmann, J. R. (2012). Infrageneric classification of </w:t>
      </w:r>
      <w:r w:rsidRPr="00C92FD4">
        <w:rPr>
          <w:i/>
        </w:rPr>
        <w:t>Calibrachoa</w:t>
      </w:r>
      <w:r w:rsidRPr="00C92FD4">
        <w:t xml:space="preserve"> (Solanaceae) based on morphological and molecular evidence. </w:t>
      </w:r>
      <w:r w:rsidRPr="00C92FD4">
        <w:rPr>
          <w:i/>
        </w:rPr>
        <w:t>TAXON</w:t>
      </w:r>
      <w:r w:rsidRPr="00C92FD4">
        <w:t xml:space="preserve">, </w:t>
      </w:r>
      <w:r w:rsidRPr="00C92FD4">
        <w:rPr>
          <w:i/>
        </w:rPr>
        <w:t>61</w:t>
      </w:r>
      <w:r w:rsidRPr="00C92FD4">
        <w:t>(1), 120–130. https://doi.org/10.1002/tax.611009</w:t>
      </w:r>
    </w:p>
    <w:p w14:paraId="401D0C10" w14:textId="22B1F54E" w:rsidR="001951C1" w:rsidRPr="00C92FD4" w:rsidRDefault="001951C1" w:rsidP="001951C1">
      <w:pPr>
        <w:autoSpaceDE w:val="0"/>
        <w:autoSpaceDN w:val="0"/>
        <w:ind w:hanging="480"/>
      </w:pPr>
      <w:r w:rsidRPr="00C92FD4">
        <w:t xml:space="preserve">Galla, S. J., </w:t>
      </w:r>
      <w:proofErr w:type="spellStart"/>
      <w:r w:rsidRPr="00C92FD4">
        <w:t>Forsdick</w:t>
      </w:r>
      <w:proofErr w:type="spellEnd"/>
      <w:r w:rsidRPr="00C92FD4">
        <w:t xml:space="preserve">, N. J., Brown, L., Hoeppner, M. P., Knapp, M., Maloney, R. F., Moraga, R., Santure, A. W., &amp; Steeves, T. E. (2018). Reference </w:t>
      </w:r>
      <w:del w:id="316" w:author="Office" w:date="2025-09-19T11:02:00Z" w16du:dateUtc="2025-09-19T09:02:00Z">
        <w:r w:rsidR="005817B6" w:rsidRPr="00E556DA">
          <w:rPr>
            <w:rFonts w:eastAsia="Times New Roman"/>
          </w:rPr>
          <w:delText>Genomes</w:delText>
        </w:r>
      </w:del>
      <w:ins w:id="317" w:author="Office" w:date="2025-09-19T11:02:00Z" w16du:dateUtc="2025-09-19T09:02:00Z">
        <w:r w:rsidRPr="006E2537">
          <w:rPr>
            <w:rFonts w:eastAsia="Times New Roman"/>
          </w:rPr>
          <w:t>genomes</w:t>
        </w:r>
      </w:ins>
      <w:r w:rsidRPr="00C92FD4">
        <w:t xml:space="preserve"> from </w:t>
      </w:r>
      <w:del w:id="318" w:author="Office" w:date="2025-09-19T11:02:00Z" w16du:dateUtc="2025-09-19T09:02:00Z">
        <w:r w:rsidR="005817B6" w:rsidRPr="00E556DA">
          <w:rPr>
            <w:rFonts w:eastAsia="Times New Roman"/>
          </w:rPr>
          <w:delText>Distantly Related Species Can Be Used</w:delText>
        </w:r>
      </w:del>
      <w:ins w:id="319" w:author="Office" w:date="2025-09-19T11:02:00Z" w16du:dateUtc="2025-09-19T09:02:00Z">
        <w:r w:rsidRPr="006E2537">
          <w:rPr>
            <w:rFonts w:eastAsia="Times New Roman"/>
          </w:rPr>
          <w:t>distantly related species can be used</w:t>
        </w:r>
      </w:ins>
      <w:r w:rsidRPr="00C92FD4">
        <w:t xml:space="preserve"> for </w:t>
      </w:r>
      <w:del w:id="320" w:author="Office" w:date="2025-09-19T11:02:00Z" w16du:dateUtc="2025-09-19T09:02:00Z">
        <w:r w:rsidR="005817B6" w:rsidRPr="00E556DA">
          <w:rPr>
            <w:rFonts w:eastAsia="Times New Roman"/>
          </w:rPr>
          <w:lastRenderedPageBreak/>
          <w:delText>Discovery</w:delText>
        </w:r>
      </w:del>
      <w:ins w:id="321" w:author="Office" w:date="2025-09-19T11:02:00Z" w16du:dateUtc="2025-09-19T09:02:00Z">
        <w:r w:rsidRPr="006E2537">
          <w:rPr>
            <w:rFonts w:eastAsia="Times New Roman"/>
          </w:rPr>
          <w:t>discovery</w:t>
        </w:r>
      </w:ins>
      <w:r w:rsidRPr="00C92FD4">
        <w:t xml:space="preserve"> of </w:t>
      </w:r>
      <w:del w:id="322" w:author="Office" w:date="2025-09-19T11:02:00Z" w16du:dateUtc="2025-09-19T09:02:00Z">
        <w:r w:rsidR="005817B6" w:rsidRPr="00E556DA">
          <w:rPr>
            <w:rFonts w:eastAsia="Times New Roman"/>
          </w:rPr>
          <w:delText>Single Nucleotide Polymorphisms</w:delText>
        </w:r>
      </w:del>
      <w:ins w:id="323" w:author="Office" w:date="2025-09-19T11:02:00Z" w16du:dateUtc="2025-09-19T09:02:00Z">
        <w:r w:rsidRPr="006E2537">
          <w:rPr>
            <w:rFonts w:eastAsia="Times New Roman"/>
          </w:rPr>
          <w:t>single</w:t>
        </w:r>
        <w:r>
          <w:rPr>
            <w:rFonts w:eastAsia="Times New Roman"/>
          </w:rPr>
          <w:t>-</w:t>
        </w:r>
        <w:r w:rsidRPr="006E2537">
          <w:rPr>
            <w:rFonts w:eastAsia="Times New Roman"/>
          </w:rPr>
          <w:t>nucleotide polymorphisms</w:t>
        </w:r>
      </w:ins>
      <w:r w:rsidRPr="00C92FD4">
        <w:t xml:space="preserve"> to </w:t>
      </w:r>
      <w:del w:id="324" w:author="Office" w:date="2025-09-19T11:02:00Z" w16du:dateUtc="2025-09-19T09:02:00Z">
        <w:r w:rsidR="005817B6" w:rsidRPr="00E556DA">
          <w:rPr>
            <w:rFonts w:eastAsia="Times New Roman"/>
          </w:rPr>
          <w:delText>Inform Conservation Management.</w:delText>
        </w:r>
      </w:del>
      <w:ins w:id="325" w:author="Office" w:date="2025-09-19T11:02:00Z" w16du:dateUtc="2025-09-19T09:02:00Z">
        <w:r w:rsidRPr="006E2537">
          <w:rPr>
            <w:rFonts w:eastAsia="Times New Roman"/>
          </w:rPr>
          <w:t>inform conservation management.</w:t>
        </w:r>
      </w:ins>
      <w:r w:rsidRPr="00C92FD4">
        <w:t xml:space="preserve"> </w:t>
      </w:r>
      <w:r w:rsidRPr="00C92FD4">
        <w:rPr>
          <w:i/>
        </w:rPr>
        <w:t xml:space="preserve">Genes </w:t>
      </w:r>
      <w:del w:id="326" w:author="Office" w:date="2025-09-19T11:02:00Z" w16du:dateUtc="2025-09-19T09:02:00Z">
        <w:r w:rsidR="005817B6" w:rsidRPr="00E556DA">
          <w:rPr>
            <w:rFonts w:eastAsia="Times New Roman"/>
            <w:i/>
            <w:iCs/>
          </w:rPr>
          <w:delText>2019, Vol. 10, Page 9</w:delText>
        </w:r>
        <w:r w:rsidR="005817B6" w:rsidRPr="00E556DA">
          <w:rPr>
            <w:rFonts w:eastAsia="Times New Roman"/>
          </w:rPr>
          <w:delText xml:space="preserve">, </w:delText>
        </w:r>
      </w:del>
      <w:r w:rsidRPr="00C92FD4">
        <w:rPr>
          <w:i/>
        </w:rPr>
        <w:t>10</w:t>
      </w:r>
      <w:r w:rsidRPr="00C92FD4">
        <w:t>(1), 9. https://doi.org/10.3390/GENES10010009</w:t>
      </w:r>
    </w:p>
    <w:p w14:paraId="35648E64" w14:textId="77777777" w:rsidR="001951C1" w:rsidRPr="00C92FD4" w:rsidRDefault="001951C1" w:rsidP="001951C1">
      <w:pPr>
        <w:autoSpaceDE w:val="0"/>
        <w:autoSpaceDN w:val="0"/>
        <w:ind w:hanging="480"/>
      </w:pPr>
      <w:r w:rsidRPr="00C92FD4">
        <w:t xml:space="preserve">Garrison, E., &amp; Marth, G. (2012). </w:t>
      </w:r>
      <w:r w:rsidRPr="00C92FD4">
        <w:rPr>
          <w:i/>
        </w:rPr>
        <w:t>Haplotype-based variant detection from short-read sequencing</w:t>
      </w:r>
      <w:r w:rsidRPr="00C92FD4">
        <w:t>. http://arxiv.org/abs/1207.3907</w:t>
      </w:r>
    </w:p>
    <w:p w14:paraId="6DB75E3A" w14:textId="77777777" w:rsidR="001951C1" w:rsidRPr="00C92FD4" w:rsidRDefault="001951C1" w:rsidP="001951C1">
      <w:pPr>
        <w:autoSpaceDE w:val="0"/>
        <w:autoSpaceDN w:val="0"/>
        <w:ind w:hanging="480"/>
      </w:pPr>
      <w:r w:rsidRPr="00C92FD4">
        <w:t xml:space="preserve">Günther, T., &amp; </w:t>
      </w:r>
      <w:proofErr w:type="spellStart"/>
      <w:r w:rsidRPr="00C92FD4">
        <w:t>Nettelblad</w:t>
      </w:r>
      <w:proofErr w:type="spellEnd"/>
      <w:r w:rsidRPr="00C92FD4">
        <w:t xml:space="preserve">, C. (2019). The presence and impact of reference bias on population genomic studies of prehistoric human populations. </w:t>
      </w:r>
      <w:r w:rsidRPr="00C92FD4">
        <w:rPr>
          <w:i/>
        </w:rPr>
        <w:t>PLOS Genetics</w:t>
      </w:r>
      <w:r w:rsidRPr="00C92FD4">
        <w:t xml:space="preserve">, </w:t>
      </w:r>
      <w:r w:rsidRPr="00C92FD4">
        <w:rPr>
          <w:i/>
        </w:rPr>
        <w:t>15</w:t>
      </w:r>
      <w:r w:rsidRPr="00C92FD4">
        <w:t>(7), e1008302. https://doi.org/10.1371/JOURNAL.PGEN.1008302</w:t>
      </w:r>
    </w:p>
    <w:p w14:paraId="2EA6D759" w14:textId="77777777" w:rsidR="001951C1" w:rsidRPr="00C92FD4" w:rsidRDefault="001951C1" w:rsidP="001951C1">
      <w:pPr>
        <w:autoSpaceDE w:val="0"/>
        <w:autoSpaceDN w:val="0"/>
        <w:ind w:hanging="480"/>
      </w:pPr>
      <w:r w:rsidRPr="00C92FD4">
        <w:t xml:space="preserve">Hovmöller, R., Lacey Knowles, L., &amp; Kubatko, L. S. (2013). Effects of missing data on species tree estimation under the coalescent. </w:t>
      </w:r>
      <w:r w:rsidRPr="00C92FD4">
        <w:rPr>
          <w:i/>
        </w:rPr>
        <w:t>Molecular Phylogenetics and Evolution</w:t>
      </w:r>
      <w:r w:rsidRPr="00C92FD4">
        <w:t xml:space="preserve">, </w:t>
      </w:r>
      <w:r w:rsidRPr="00C92FD4">
        <w:rPr>
          <w:i/>
        </w:rPr>
        <w:t>69</w:t>
      </w:r>
      <w:r w:rsidRPr="00C92FD4">
        <w:t>(3), 1057–1062. https://doi.org/10.1016/j.ympev.2013.06.004</w:t>
      </w:r>
    </w:p>
    <w:p w14:paraId="51A049F9" w14:textId="77777777" w:rsidR="001951C1" w:rsidRPr="00C92FD4" w:rsidRDefault="001951C1" w:rsidP="001951C1">
      <w:pPr>
        <w:autoSpaceDE w:val="0"/>
        <w:autoSpaceDN w:val="0"/>
        <w:ind w:hanging="480"/>
      </w:pPr>
      <w:r w:rsidRPr="00C92FD4">
        <w:t xml:space="preserve">Huang, H., &amp; Knowles, L. L. (2016). Unforeseen Consequences of Excluding Missing Data from Next-Generation Sequences: Simulation Study of RAD Sequences. </w:t>
      </w:r>
      <w:r w:rsidRPr="00C92FD4">
        <w:rPr>
          <w:i/>
        </w:rPr>
        <w:t>Systematic Biology</w:t>
      </w:r>
      <w:r w:rsidRPr="00C92FD4">
        <w:t xml:space="preserve">, </w:t>
      </w:r>
      <w:r w:rsidRPr="00C92FD4">
        <w:rPr>
          <w:i/>
        </w:rPr>
        <w:t>65</w:t>
      </w:r>
      <w:r w:rsidRPr="00C92FD4">
        <w:t>(3), 357–365. https://doi.org/10.1093/sysbio/syu046</w:t>
      </w:r>
    </w:p>
    <w:p w14:paraId="0D42AABB" w14:textId="77777777" w:rsidR="001951C1" w:rsidRPr="00C92FD4" w:rsidRDefault="001951C1" w:rsidP="001951C1">
      <w:pPr>
        <w:autoSpaceDE w:val="0"/>
        <w:autoSpaceDN w:val="0"/>
        <w:ind w:hanging="480"/>
      </w:pPr>
      <w:r w:rsidRPr="00C92FD4">
        <w:t xml:space="preserve">Huson, D. H., &amp; Bryant, D. (2006). Application of Phylogenetic Networks in Evolutionary Studies. </w:t>
      </w:r>
      <w:r w:rsidRPr="00C92FD4">
        <w:rPr>
          <w:i/>
        </w:rPr>
        <w:t>Molecular Biology and Evolution</w:t>
      </w:r>
      <w:r w:rsidRPr="00C92FD4">
        <w:t xml:space="preserve">, </w:t>
      </w:r>
      <w:r w:rsidRPr="00C92FD4">
        <w:rPr>
          <w:i/>
        </w:rPr>
        <w:t>23</w:t>
      </w:r>
      <w:r w:rsidRPr="00C92FD4">
        <w:t>(2), 254–267. https://doi.org/10.1093/MOLBEV/MSJ030</w:t>
      </w:r>
    </w:p>
    <w:p w14:paraId="519C702B" w14:textId="77777777" w:rsidR="001951C1" w:rsidRPr="00C92FD4" w:rsidRDefault="001951C1" w:rsidP="001951C1">
      <w:pPr>
        <w:autoSpaceDE w:val="0"/>
        <w:autoSpaceDN w:val="0"/>
        <w:ind w:hanging="480"/>
      </w:pPr>
      <w:r w:rsidRPr="00C92FD4">
        <w:t xml:space="preserve">Kumar, S., Stecher, G., Suleski, M., &amp; Hedges, S. B. (2017). </w:t>
      </w:r>
      <w:proofErr w:type="spellStart"/>
      <w:r w:rsidRPr="00C92FD4">
        <w:t>TimeTree</w:t>
      </w:r>
      <w:proofErr w:type="spellEnd"/>
      <w:r w:rsidRPr="00C92FD4">
        <w:t xml:space="preserve">: A Resource for Timelines, </w:t>
      </w:r>
      <w:proofErr w:type="spellStart"/>
      <w:r w:rsidRPr="00C92FD4">
        <w:t>Timetrees</w:t>
      </w:r>
      <w:proofErr w:type="spellEnd"/>
      <w:r w:rsidRPr="00C92FD4">
        <w:t xml:space="preserve">, and Divergence Times. </w:t>
      </w:r>
      <w:r w:rsidRPr="00C92FD4">
        <w:rPr>
          <w:i/>
        </w:rPr>
        <w:t>Molecular Biology and Evolution</w:t>
      </w:r>
      <w:r w:rsidRPr="00C92FD4">
        <w:t xml:space="preserve">, </w:t>
      </w:r>
      <w:r w:rsidRPr="00C92FD4">
        <w:rPr>
          <w:i/>
        </w:rPr>
        <w:t>34</w:t>
      </w:r>
      <w:r w:rsidRPr="00C92FD4">
        <w:t>(7), 1812–1819. https://doi.org/10.1093/molbev/msx116</w:t>
      </w:r>
    </w:p>
    <w:p w14:paraId="79881036" w14:textId="77777777" w:rsidR="001951C1" w:rsidRPr="00C92FD4" w:rsidRDefault="001951C1" w:rsidP="001951C1">
      <w:pPr>
        <w:autoSpaceDE w:val="0"/>
        <w:autoSpaceDN w:val="0"/>
        <w:ind w:hanging="480"/>
      </w:pPr>
      <w:r w:rsidRPr="00C92FD4">
        <w:t xml:space="preserve">Lanier, H. C., Huang, H., &amp; Knowles, L. L. (2014). How low can you go? The effects of mutation rate on the accuracy of species-tree estimation. </w:t>
      </w:r>
      <w:r w:rsidRPr="00C92FD4">
        <w:rPr>
          <w:i/>
        </w:rPr>
        <w:t>Molecular Phylogenetics and Evolution</w:t>
      </w:r>
      <w:r w:rsidRPr="00C92FD4">
        <w:t xml:space="preserve">, </w:t>
      </w:r>
      <w:r w:rsidRPr="00C92FD4">
        <w:rPr>
          <w:i/>
        </w:rPr>
        <w:t>70</w:t>
      </w:r>
      <w:r w:rsidRPr="00C92FD4">
        <w:t>, 112–119. https://doi.org/10.1016/j.ympev.2013.09.006</w:t>
      </w:r>
    </w:p>
    <w:p w14:paraId="73E2EBB7" w14:textId="77777777" w:rsidR="001951C1" w:rsidRPr="00C92FD4" w:rsidRDefault="001951C1" w:rsidP="001951C1">
      <w:pPr>
        <w:autoSpaceDE w:val="0"/>
        <w:autoSpaceDN w:val="0"/>
        <w:ind w:hanging="480"/>
      </w:pPr>
      <w:r w:rsidRPr="00C92FD4">
        <w:t xml:space="preserve">Li, H., &amp; Durbin, R. (2010). Fast and accurate long-read alignment with Burrows–Wheeler transform. </w:t>
      </w:r>
      <w:r w:rsidRPr="00C92FD4">
        <w:rPr>
          <w:i/>
        </w:rPr>
        <w:t>Bioinformatics</w:t>
      </w:r>
      <w:r w:rsidRPr="00C92FD4">
        <w:t xml:space="preserve">, </w:t>
      </w:r>
      <w:r w:rsidRPr="00C92FD4">
        <w:rPr>
          <w:i/>
        </w:rPr>
        <w:t>26</w:t>
      </w:r>
      <w:r w:rsidRPr="00C92FD4">
        <w:t>(5), 589–595. https://doi.org/10.1093/bioinformatics/btp698</w:t>
      </w:r>
    </w:p>
    <w:p w14:paraId="6379AE4F" w14:textId="77777777" w:rsidR="001951C1" w:rsidRPr="00C92FD4" w:rsidRDefault="001951C1" w:rsidP="001951C1">
      <w:pPr>
        <w:autoSpaceDE w:val="0"/>
        <w:autoSpaceDN w:val="0"/>
        <w:ind w:hanging="480"/>
      </w:pPr>
      <w:r w:rsidRPr="00C92FD4">
        <w:t xml:space="preserve">Linck, E., &amp; Battey, C. J. (2019). Minor allele frequency thresholds strongly affect population structure inference with genomic data sets. </w:t>
      </w:r>
      <w:r w:rsidRPr="00C92FD4">
        <w:rPr>
          <w:i/>
        </w:rPr>
        <w:t>Molecular Ecology Resources</w:t>
      </w:r>
      <w:r w:rsidRPr="00C92FD4">
        <w:t xml:space="preserve">, </w:t>
      </w:r>
      <w:r w:rsidRPr="00C92FD4">
        <w:rPr>
          <w:i/>
        </w:rPr>
        <w:t>19</w:t>
      </w:r>
      <w:r w:rsidRPr="00C92FD4">
        <w:t>(3), 639–647. https://doi.org/10.1111/1755-0998.12995</w:t>
      </w:r>
    </w:p>
    <w:p w14:paraId="4E20FD04" w14:textId="77777777" w:rsidR="001951C1" w:rsidRPr="00C92FD4" w:rsidRDefault="001951C1" w:rsidP="001951C1">
      <w:pPr>
        <w:autoSpaceDE w:val="0"/>
        <w:autoSpaceDN w:val="0"/>
        <w:ind w:hanging="480"/>
      </w:pPr>
      <w:proofErr w:type="spellStart"/>
      <w:r w:rsidRPr="00C92FD4">
        <w:t>Mäder</w:t>
      </w:r>
      <w:proofErr w:type="spellEnd"/>
      <w:r w:rsidRPr="00C92FD4">
        <w:t xml:space="preserve">, G., &amp; Freitas, L. B. (2019). Biogeographical, ecological, and phylogenetic analyses clarifying the evolutionary history of Calibrachoa in South American grasslands. </w:t>
      </w:r>
      <w:r w:rsidRPr="00C92FD4">
        <w:rPr>
          <w:i/>
        </w:rPr>
        <w:t>Molecular Phylogenetics and Evolution</w:t>
      </w:r>
      <w:r w:rsidRPr="00C92FD4">
        <w:t xml:space="preserve">, </w:t>
      </w:r>
      <w:r w:rsidRPr="00C92FD4">
        <w:rPr>
          <w:i/>
        </w:rPr>
        <w:t>141</w:t>
      </w:r>
      <w:r w:rsidRPr="00C92FD4">
        <w:t>, 106614. https://doi.org/10.1016/j.ympev.2019.106614</w:t>
      </w:r>
    </w:p>
    <w:p w14:paraId="62976701" w14:textId="77777777" w:rsidR="001951C1" w:rsidRPr="00C92FD4" w:rsidRDefault="001951C1" w:rsidP="001951C1">
      <w:pPr>
        <w:autoSpaceDE w:val="0"/>
        <w:autoSpaceDN w:val="0"/>
        <w:ind w:hanging="480"/>
      </w:pPr>
      <w:r w:rsidRPr="00C92FD4">
        <w:t xml:space="preserve">Manel, S., Perrier, C., </w:t>
      </w:r>
      <w:proofErr w:type="spellStart"/>
      <w:r w:rsidRPr="00C92FD4">
        <w:t>Pratlong</w:t>
      </w:r>
      <w:proofErr w:type="spellEnd"/>
      <w:r w:rsidRPr="00C92FD4">
        <w:t xml:space="preserve">, M., Abi‐Rached, L., Paganini, J., </w:t>
      </w:r>
      <w:proofErr w:type="spellStart"/>
      <w:r w:rsidRPr="00C92FD4">
        <w:t>Pontarotti</w:t>
      </w:r>
      <w:proofErr w:type="spellEnd"/>
      <w:r w:rsidRPr="00C92FD4">
        <w:t xml:space="preserve">, P., &amp; Aurelle, D. (2016). Genomic resources and their influence on the detection of the signal of positive selection in genome scans. </w:t>
      </w:r>
      <w:r w:rsidRPr="00C92FD4">
        <w:rPr>
          <w:i/>
        </w:rPr>
        <w:t>Molecular Ecology</w:t>
      </w:r>
      <w:r w:rsidRPr="00C92FD4">
        <w:t xml:space="preserve">, </w:t>
      </w:r>
      <w:r w:rsidRPr="00C92FD4">
        <w:rPr>
          <w:i/>
        </w:rPr>
        <w:t>25</w:t>
      </w:r>
      <w:r w:rsidRPr="00C92FD4">
        <w:t>(1), 170–184. https://doi.org/10.1111/mec.13468</w:t>
      </w:r>
    </w:p>
    <w:p w14:paraId="6557886C" w14:textId="77777777" w:rsidR="001951C1" w:rsidRPr="00C92FD4" w:rsidRDefault="001951C1" w:rsidP="001951C1">
      <w:pPr>
        <w:autoSpaceDE w:val="0"/>
        <w:autoSpaceDN w:val="0"/>
        <w:ind w:hanging="480"/>
      </w:pPr>
      <w:r w:rsidRPr="00C92FD4">
        <w:lastRenderedPageBreak/>
        <w:t xml:space="preserve">Mijangos, J. L., Gruber, B., Berry, O., </w:t>
      </w:r>
      <w:proofErr w:type="spellStart"/>
      <w:r w:rsidRPr="00C92FD4">
        <w:t>Pacioni</w:t>
      </w:r>
      <w:proofErr w:type="spellEnd"/>
      <w:r w:rsidRPr="00C92FD4">
        <w:t>, C., &amp; Georges, A. (2022). &lt;</w:t>
      </w:r>
      <w:proofErr w:type="spellStart"/>
      <w:r w:rsidRPr="00C92FD4">
        <w:t>scp</w:t>
      </w:r>
      <w:proofErr w:type="spellEnd"/>
      <w:r w:rsidRPr="00C92FD4">
        <w:t xml:space="preserve">&gt; </w:t>
      </w:r>
      <w:proofErr w:type="spellStart"/>
      <w:r w:rsidRPr="00C92FD4">
        <w:rPr>
          <w:i/>
        </w:rPr>
        <w:t>dartR</w:t>
      </w:r>
      <w:proofErr w:type="spellEnd"/>
      <w:r w:rsidRPr="00C92FD4">
        <w:t xml:space="preserve"> &lt;/</w:t>
      </w:r>
      <w:proofErr w:type="spellStart"/>
      <w:r w:rsidRPr="00C92FD4">
        <w:t>scp</w:t>
      </w:r>
      <w:proofErr w:type="spellEnd"/>
      <w:r w:rsidRPr="00C92FD4">
        <w:t xml:space="preserve">&gt; v2: An accessible genetic analysis platform for conservation, ecology and agriculture. </w:t>
      </w:r>
      <w:r w:rsidRPr="00C92FD4">
        <w:rPr>
          <w:i/>
        </w:rPr>
        <w:t>Methods in Ecology and Evolution</w:t>
      </w:r>
      <w:r w:rsidRPr="00C92FD4">
        <w:t xml:space="preserve">, </w:t>
      </w:r>
      <w:r w:rsidRPr="00C92FD4">
        <w:rPr>
          <w:i/>
        </w:rPr>
        <w:t>13</w:t>
      </w:r>
      <w:r w:rsidRPr="00C92FD4">
        <w:t>(10), 2150–2158. https://doi.org/10.1111/2041-210X.13918</w:t>
      </w:r>
    </w:p>
    <w:p w14:paraId="6A198920" w14:textId="77777777" w:rsidR="001951C1" w:rsidRPr="00C92FD4" w:rsidRDefault="001951C1" w:rsidP="001951C1">
      <w:pPr>
        <w:autoSpaceDE w:val="0"/>
        <w:autoSpaceDN w:val="0"/>
        <w:ind w:hanging="480"/>
      </w:pPr>
      <w:r w:rsidRPr="00C92FD4">
        <w:t xml:space="preserve">Molloy, E. K., &amp; Warnow, T. (2018). To Include or Not to Include: The Impact of Gene Filtering on Species Tree Estimation Methods. </w:t>
      </w:r>
      <w:r w:rsidRPr="00C92FD4">
        <w:rPr>
          <w:i/>
        </w:rPr>
        <w:t>Systematic Biology</w:t>
      </w:r>
      <w:r w:rsidRPr="00C92FD4">
        <w:t xml:space="preserve">, </w:t>
      </w:r>
      <w:r w:rsidRPr="00C92FD4">
        <w:rPr>
          <w:i/>
        </w:rPr>
        <w:t>67</w:t>
      </w:r>
      <w:r w:rsidRPr="00C92FD4">
        <w:t>(2), 285–303. https://doi.org/10.1093/sysbio/syx077</w:t>
      </w:r>
    </w:p>
    <w:p w14:paraId="70AE6E0F" w14:textId="77777777" w:rsidR="001951C1" w:rsidRPr="00C92FD4" w:rsidRDefault="001951C1" w:rsidP="001951C1">
      <w:pPr>
        <w:autoSpaceDE w:val="0"/>
        <w:autoSpaceDN w:val="0"/>
        <w:ind w:hanging="480"/>
      </w:pPr>
      <w:r w:rsidRPr="00C92FD4">
        <w:t xml:space="preserve">Nielsen, R., Paul, J. S., Albrechtsen, A., &amp; Song, Y. S. (2011). Genotype and SNP calling from next-generation sequencing data. </w:t>
      </w:r>
      <w:r w:rsidRPr="00C92FD4">
        <w:rPr>
          <w:i/>
        </w:rPr>
        <w:t>Nature Reviews Genetics</w:t>
      </w:r>
      <w:r w:rsidRPr="00C92FD4">
        <w:t xml:space="preserve">, </w:t>
      </w:r>
      <w:r w:rsidRPr="00C92FD4">
        <w:rPr>
          <w:i/>
        </w:rPr>
        <w:t>12</w:t>
      </w:r>
      <w:r w:rsidRPr="00C92FD4">
        <w:t>(6), 443–451. https://doi.org/10.1038/nrg2986</w:t>
      </w:r>
    </w:p>
    <w:p w14:paraId="6EC122B1" w14:textId="77777777" w:rsidR="001951C1" w:rsidRPr="00C92FD4" w:rsidRDefault="001951C1" w:rsidP="001951C1">
      <w:pPr>
        <w:autoSpaceDE w:val="0"/>
        <w:autoSpaceDN w:val="0"/>
        <w:ind w:hanging="480"/>
      </w:pPr>
      <w:r w:rsidRPr="00C92FD4">
        <w:t xml:space="preserve">Patton, A. H., </w:t>
      </w:r>
      <w:proofErr w:type="spellStart"/>
      <w:r w:rsidRPr="00C92FD4">
        <w:t>Margres</w:t>
      </w:r>
      <w:proofErr w:type="spellEnd"/>
      <w:r w:rsidRPr="00C92FD4">
        <w:t xml:space="preserve">, M. J., Stahlke, A. R., Hendricks, S., Lewallen, K., </w:t>
      </w:r>
      <w:proofErr w:type="spellStart"/>
      <w:r w:rsidRPr="00C92FD4">
        <w:t>Hamede</w:t>
      </w:r>
      <w:proofErr w:type="spellEnd"/>
      <w:r w:rsidRPr="00C92FD4">
        <w:t xml:space="preserve">, R. K., Ruiz-Aravena, M., Ryder, O., McCallum, H. I., Jones, M. E., Hohenlohe, P. A., &amp; </w:t>
      </w:r>
      <w:proofErr w:type="spellStart"/>
      <w:r w:rsidRPr="00C92FD4">
        <w:t>Storfer</w:t>
      </w:r>
      <w:proofErr w:type="spellEnd"/>
      <w:r w:rsidRPr="00C92FD4">
        <w:t xml:space="preserve">, A. (2019). Contemporary Demographic Reconstruction Methods Are Robust to Genome Assembly Quality: A Case Study in Tasmanian Devils. </w:t>
      </w:r>
      <w:r w:rsidRPr="00C92FD4">
        <w:rPr>
          <w:i/>
        </w:rPr>
        <w:t>Molecular Biology and Evolution</w:t>
      </w:r>
      <w:r w:rsidRPr="00C92FD4">
        <w:t xml:space="preserve">, </w:t>
      </w:r>
      <w:r w:rsidRPr="00C92FD4">
        <w:rPr>
          <w:i/>
        </w:rPr>
        <w:t>36</w:t>
      </w:r>
      <w:r w:rsidRPr="00C92FD4">
        <w:t>(12), 2906–2921. https://doi.org/10.1093/molbev/msz191</w:t>
      </w:r>
    </w:p>
    <w:p w14:paraId="025CDA10" w14:textId="77777777" w:rsidR="001951C1" w:rsidRPr="00C92FD4" w:rsidRDefault="001951C1" w:rsidP="001951C1">
      <w:pPr>
        <w:autoSpaceDE w:val="0"/>
        <w:autoSpaceDN w:val="0"/>
        <w:ind w:hanging="480"/>
      </w:pPr>
      <w:r w:rsidRPr="00C92FD4">
        <w:t>Pezzi, P. H., Wheeler, L. C., Freitas, L. B., &amp; Smith, S. D. (2024). Incomplete lineage sorting and hybridization underlie tree discordance in Petunia and related genera (</w:t>
      </w:r>
      <w:proofErr w:type="spellStart"/>
      <w:r w:rsidRPr="00C92FD4">
        <w:t>Petunieae</w:t>
      </w:r>
      <w:proofErr w:type="spellEnd"/>
      <w:r w:rsidRPr="00C92FD4">
        <w:t xml:space="preserve">, Solanaceae). </w:t>
      </w:r>
      <w:r w:rsidRPr="00C92FD4">
        <w:rPr>
          <w:i/>
        </w:rPr>
        <w:t>Molecular Phylogenetics and Evolution</w:t>
      </w:r>
      <w:r w:rsidRPr="00C92FD4">
        <w:t xml:space="preserve">, </w:t>
      </w:r>
      <w:r w:rsidRPr="00C92FD4">
        <w:rPr>
          <w:i/>
        </w:rPr>
        <w:t>198</w:t>
      </w:r>
      <w:r w:rsidRPr="00C92FD4">
        <w:t>, 108136. https://doi.org/10.1016/j.ympev.2024.108136</w:t>
      </w:r>
    </w:p>
    <w:p w14:paraId="3F2651BC" w14:textId="7CA4CD9C" w:rsidR="001951C1" w:rsidRPr="00C92FD4" w:rsidRDefault="001951C1" w:rsidP="001951C1">
      <w:pPr>
        <w:autoSpaceDE w:val="0"/>
        <w:autoSpaceDN w:val="0"/>
        <w:ind w:hanging="480"/>
      </w:pPr>
      <w:r w:rsidRPr="00C92FD4">
        <w:t xml:space="preserve">Pina-Martins, F., Silva, D. N., Fino, J., &amp; Paulo, O. S. (2017). </w:t>
      </w:r>
      <w:proofErr w:type="spellStart"/>
      <w:r w:rsidRPr="00C92FD4">
        <w:rPr>
          <w:i/>
        </w:rPr>
        <w:t>Structure_</w:t>
      </w:r>
      <w:proofErr w:type="gramStart"/>
      <w:r w:rsidRPr="00C92FD4">
        <w:rPr>
          <w:i/>
        </w:rPr>
        <w:t>threader</w:t>
      </w:r>
      <w:proofErr w:type="spellEnd"/>
      <w:r w:rsidRPr="00C92FD4">
        <w:t> :</w:t>
      </w:r>
      <w:proofErr w:type="gramEnd"/>
      <w:r w:rsidRPr="00C92FD4">
        <w:t xml:space="preserve"> An improved method for automation and parallelization of programs </w:t>
      </w:r>
      <w:del w:id="327" w:author="Office" w:date="2025-09-19T11:02:00Z" w16du:dateUtc="2025-09-19T09:02:00Z">
        <w:r w:rsidR="005817B6" w:rsidRPr="00E556DA">
          <w:rPr>
            <w:rFonts w:eastAsia="Times New Roman"/>
          </w:rPr>
          <w:delText>&lt;scp&gt;structure&lt;/scp&gt; , &lt;scp&gt;</w:delText>
        </w:r>
      </w:del>
      <w:ins w:id="328" w:author="Office" w:date="2025-09-19T11:02:00Z" w16du:dateUtc="2025-09-19T09:02:00Z">
        <w:r w:rsidRPr="004C5368">
          <w:rPr>
            <w:rFonts w:eastAsia="Times New Roman"/>
            <w:i/>
            <w:iCs/>
          </w:rPr>
          <w:t>Structure</w:t>
        </w:r>
        <w:r w:rsidRPr="006E2537">
          <w:rPr>
            <w:rFonts w:eastAsia="Times New Roman"/>
          </w:rPr>
          <w:t xml:space="preserve">, </w:t>
        </w:r>
      </w:ins>
      <w:proofErr w:type="spellStart"/>
      <w:r w:rsidRPr="004C5368">
        <w:rPr>
          <w:i/>
          <w:rPrChange w:id="329" w:author="Office" w:date="2025-09-19T11:02:00Z" w16du:dateUtc="2025-09-19T09:02:00Z">
            <w:rPr>
              <w:rFonts w:ascii="Times New Roman" w:hAnsi="Times New Roman"/>
              <w:sz w:val="24"/>
              <w:lang w:val="en-US"/>
            </w:rPr>
          </w:rPrChange>
        </w:rPr>
        <w:t>fastStructure</w:t>
      </w:r>
      <w:proofErr w:type="spellEnd"/>
      <w:del w:id="330" w:author="Office" w:date="2025-09-19T11:02:00Z" w16du:dateUtc="2025-09-19T09:02:00Z">
        <w:r w:rsidR="005817B6" w:rsidRPr="00E556DA">
          <w:rPr>
            <w:rFonts w:eastAsia="Times New Roman"/>
          </w:rPr>
          <w:delText>&lt;/scp&gt;</w:delText>
        </w:r>
      </w:del>
      <w:r w:rsidRPr="00C92FD4">
        <w:t xml:space="preserve"> and </w:t>
      </w:r>
      <w:proofErr w:type="spellStart"/>
      <w:r w:rsidRPr="00C92FD4">
        <w:rPr>
          <w:i/>
        </w:rPr>
        <w:t>MavericK</w:t>
      </w:r>
      <w:proofErr w:type="spellEnd"/>
      <w:r w:rsidRPr="00C92FD4">
        <w:t xml:space="preserve"> on multicore CPU systems. </w:t>
      </w:r>
      <w:r w:rsidRPr="00C92FD4">
        <w:rPr>
          <w:i/>
        </w:rPr>
        <w:t>Molecular Ecology Resources</w:t>
      </w:r>
      <w:r w:rsidRPr="00C92FD4">
        <w:t xml:space="preserve">, </w:t>
      </w:r>
      <w:r w:rsidRPr="00C92FD4">
        <w:rPr>
          <w:i/>
        </w:rPr>
        <w:t>17</w:t>
      </w:r>
      <w:r w:rsidRPr="00C92FD4">
        <w:t>(6), e268–e274. https://doi.org/10.1111/1755-0998.12702</w:t>
      </w:r>
    </w:p>
    <w:p w14:paraId="3C1A5C6F" w14:textId="2083C4D7" w:rsidR="001951C1" w:rsidRPr="00C92FD4" w:rsidRDefault="001951C1" w:rsidP="001951C1">
      <w:pPr>
        <w:autoSpaceDE w:val="0"/>
        <w:autoSpaceDN w:val="0"/>
        <w:ind w:hanging="480"/>
      </w:pPr>
      <w:r w:rsidRPr="00C92FD4">
        <w:t xml:space="preserve">Prasad, A. B., Allard, M. W., &amp; Green, E. D. (2008). Confirming the </w:t>
      </w:r>
      <w:del w:id="331" w:author="Office" w:date="2025-09-19T11:02:00Z" w16du:dateUtc="2025-09-19T09:02:00Z">
        <w:r w:rsidR="005817B6" w:rsidRPr="00E556DA">
          <w:rPr>
            <w:rFonts w:eastAsia="Times New Roman"/>
          </w:rPr>
          <w:delText>Phylogeny</w:delText>
        </w:r>
      </w:del>
      <w:ins w:id="332" w:author="Office" w:date="2025-09-19T11:02:00Z" w16du:dateUtc="2025-09-19T09:02:00Z">
        <w:r w:rsidRPr="006E2537">
          <w:rPr>
            <w:rFonts w:eastAsia="Times New Roman"/>
          </w:rPr>
          <w:t>phylogeny</w:t>
        </w:r>
      </w:ins>
      <w:r w:rsidRPr="00C92FD4">
        <w:t xml:space="preserve"> of </w:t>
      </w:r>
      <w:del w:id="333" w:author="Office" w:date="2025-09-19T11:02:00Z" w16du:dateUtc="2025-09-19T09:02:00Z">
        <w:r w:rsidR="005817B6" w:rsidRPr="00E556DA">
          <w:rPr>
            <w:rFonts w:eastAsia="Times New Roman"/>
          </w:rPr>
          <w:delText>Mammals</w:delText>
        </w:r>
      </w:del>
      <w:ins w:id="334" w:author="Office" w:date="2025-09-19T11:02:00Z" w16du:dateUtc="2025-09-19T09:02:00Z">
        <w:r w:rsidRPr="006E2537">
          <w:rPr>
            <w:rFonts w:eastAsia="Times New Roman"/>
          </w:rPr>
          <w:t>mammals</w:t>
        </w:r>
      </w:ins>
      <w:r w:rsidRPr="00C92FD4">
        <w:t xml:space="preserve"> by </w:t>
      </w:r>
      <w:del w:id="335" w:author="Office" w:date="2025-09-19T11:02:00Z" w16du:dateUtc="2025-09-19T09:02:00Z">
        <w:r w:rsidR="005817B6" w:rsidRPr="00E556DA">
          <w:rPr>
            <w:rFonts w:eastAsia="Times New Roman"/>
          </w:rPr>
          <w:delText>Use</w:delText>
        </w:r>
      </w:del>
      <w:ins w:id="336" w:author="Office" w:date="2025-09-19T11:02:00Z" w16du:dateUtc="2025-09-19T09:02:00Z">
        <w:r w:rsidRPr="006E2537">
          <w:rPr>
            <w:rFonts w:eastAsia="Times New Roman"/>
          </w:rPr>
          <w:t>use</w:t>
        </w:r>
      </w:ins>
      <w:r w:rsidRPr="00C92FD4">
        <w:t xml:space="preserve"> of </w:t>
      </w:r>
      <w:del w:id="337" w:author="Office" w:date="2025-09-19T11:02:00Z" w16du:dateUtc="2025-09-19T09:02:00Z">
        <w:r w:rsidR="005817B6" w:rsidRPr="00E556DA">
          <w:rPr>
            <w:rFonts w:eastAsia="Times New Roman"/>
          </w:rPr>
          <w:delText>Large Comparative Sequence Data Sets</w:delText>
        </w:r>
      </w:del>
      <w:ins w:id="338" w:author="Office" w:date="2025-09-19T11:02:00Z" w16du:dateUtc="2025-09-19T09:02:00Z">
        <w:r w:rsidRPr="006E2537">
          <w:rPr>
            <w:rFonts w:eastAsia="Times New Roman"/>
          </w:rPr>
          <w:t>large comparative sequence data sets</w:t>
        </w:r>
      </w:ins>
      <w:r w:rsidRPr="00C92FD4">
        <w:t xml:space="preserve">. </w:t>
      </w:r>
      <w:r w:rsidRPr="00C92FD4">
        <w:rPr>
          <w:i/>
        </w:rPr>
        <w:t>Molecular Biology and Evolution</w:t>
      </w:r>
      <w:r w:rsidRPr="00C92FD4">
        <w:t xml:space="preserve">, </w:t>
      </w:r>
      <w:r w:rsidRPr="00C92FD4">
        <w:rPr>
          <w:i/>
        </w:rPr>
        <w:t>25</w:t>
      </w:r>
      <w:r w:rsidRPr="00C92FD4">
        <w:t>(9), 1795–1808. https://doi.org/10.1093/molbev/msn104</w:t>
      </w:r>
    </w:p>
    <w:p w14:paraId="5A58F593" w14:textId="77777777" w:rsidR="001951C1" w:rsidRPr="00C92FD4" w:rsidRDefault="001951C1" w:rsidP="001951C1">
      <w:pPr>
        <w:autoSpaceDE w:val="0"/>
        <w:autoSpaceDN w:val="0"/>
        <w:ind w:hanging="480"/>
      </w:pPr>
      <w:r w:rsidRPr="00C92FD4">
        <w:t xml:space="preserve">Prasad, A., Lorenzen, E. D., &amp; Westbury, M. V. (2022). Evaluating the role of reference‐genome phylogenetic distance on evolutionary inference. </w:t>
      </w:r>
      <w:r w:rsidRPr="00C92FD4">
        <w:rPr>
          <w:i/>
        </w:rPr>
        <w:t>Molecular Ecology Resources</w:t>
      </w:r>
      <w:r w:rsidRPr="00C92FD4">
        <w:t xml:space="preserve">, </w:t>
      </w:r>
      <w:r w:rsidRPr="00C92FD4">
        <w:rPr>
          <w:i/>
        </w:rPr>
        <w:t>22</w:t>
      </w:r>
      <w:r w:rsidRPr="00C92FD4">
        <w:t>(1), 45–55. https://doi.org/10.1111/1755-0998.13457</w:t>
      </w:r>
    </w:p>
    <w:p w14:paraId="21D1EDC8" w14:textId="77777777" w:rsidR="001951C1" w:rsidRPr="004014D4" w:rsidRDefault="001951C1" w:rsidP="001951C1">
      <w:pPr>
        <w:autoSpaceDE w:val="0"/>
        <w:autoSpaceDN w:val="0"/>
        <w:ind w:hanging="480"/>
        <w:rPr>
          <w:lang w:val="pt-BR"/>
          <w:rPrChange w:id="339" w:author="Office" w:date="2025-09-19T11:02:00Z" w16du:dateUtc="2025-09-19T09:02:00Z">
            <w:rPr>
              <w:rFonts w:ascii="Times New Roman" w:hAnsi="Times New Roman"/>
              <w:sz w:val="24"/>
            </w:rPr>
          </w:rPrChange>
        </w:rPr>
      </w:pPr>
      <w:r w:rsidRPr="00C92FD4">
        <w:t xml:space="preserve">Raj, A., Stephens, M., &amp; Pritchard, J. K. (2014). </w:t>
      </w:r>
      <w:proofErr w:type="spellStart"/>
      <w:r w:rsidRPr="00C92FD4">
        <w:t>FastSTRUCTURE</w:t>
      </w:r>
      <w:proofErr w:type="spellEnd"/>
      <w:r w:rsidRPr="00C92FD4">
        <w:t xml:space="preserve">: Variational inference of population structure in large SNP data sets. </w:t>
      </w:r>
      <w:proofErr w:type="spellStart"/>
      <w:r w:rsidRPr="004014D4">
        <w:rPr>
          <w:i/>
          <w:lang w:val="pt-BR"/>
          <w:rPrChange w:id="340" w:author="Office" w:date="2025-09-19T11:02:00Z" w16du:dateUtc="2025-09-19T09:02:00Z">
            <w:rPr>
              <w:rFonts w:ascii="Times New Roman" w:hAnsi="Times New Roman"/>
              <w:i/>
              <w:sz w:val="24"/>
            </w:rPr>
          </w:rPrChange>
        </w:rPr>
        <w:t>Genetics</w:t>
      </w:r>
      <w:proofErr w:type="spellEnd"/>
      <w:r w:rsidRPr="004014D4">
        <w:rPr>
          <w:lang w:val="pt-BR"/>
          <w:rPrChange w:id="341" w:author="Office" w:date="2025-09-19T11:02:00Z" w16du:dateUtc="2025-09-19T09:02:00Z">
            <w:rPr>
              <w:rFonts w:ascii="Times New Roman" w:hAnsi="Times New Roman"/>
              <w:sz w:val="24"/>
            </w:rPr>
          </w:rPrChange>
        </w:rPr>
        <w:t xml:space="preserve">, </w:t>
      </w:r>
      <w:r w:rsidRPr="004014D4">
        <w:rPr>
          <w:i/>
          <w:rPrChange w:id="342" w:author="Office" w:date="2025-09-19T11:02:00Z" w16du:dateUtc="2025-09-19T09:02:00Z">
            <w:rPr>
              <w:rFonts w:ascii="Times New Roman" w:hAnsi="Times New Roman"/>
              <w:i/>
              <w:sz w:val="24"/>
            </w:rPr>
          </w:rPrChange>
        </w:rPr>
        <w:t>197</w:t>
      </w:r>
      <w:r w:rsidRPr="004014D4">
        <w:rPr>
          <w:rPrChange w:id="343" w:author="Office" w:date="2025-09-19T11:02:00Z" w16du:dateUtc="2025-09-19T09:02:00Z">
            <w:rPr>
              <w:rFonts w:ascii="Times New Roman" w:hAnsi="Times New Roman"/>
              <w:sz w:val="24"/>
            </w:rPr>
          </w:rPrChange>
        </w:rPr>
        <w:t>(2), 573–589. https://doi.org/10.1534/GENETICS.114.164350/-/DC1</w:t>
      </w:r>
    </w:p>
    <w:p w14:paraId="0D9BE248" w14:textId="77777777" w:rsidR="001951C1" w:rsidRPr="00C92FD4" w:rsidRDefault="001951C1" w:rsidP="001951C1">
      <w:pPr>
        <w:autoSpaceDE w:val="0"/>
        <w:autoSpaceDN w:val="0"/>
        <w:ind w:hanging="480"/>
      </w:pPr>
      <w:proofErr w:type="spellStart"/>
      <w:r w:rsidRPr="004014D4">
        <w:rPr>
          <w:lang w:val="pt-BR"/>
          <w:rPrChange w:id="344" w:author="Office" w:date="2025-09-19T11:02:00Z" w16du:dateUtc="2025-09-19T09:02:00Z">
            <w:rPr>
              <w:rFonts w:ascii="Times New Roman" w:hAnsi="Times New Roman"/>
              <w:sz w:val="24"/>
            </w:rPr>
          </w:rPrChange>
        </w:rPr>
        <w:t>Reck-Kortmann</w:t>
      </w:r>
      <w:proofErr w:type="spellEnd"/>
      <w:r w:rsidRPr="004014D4">
        <w:rPr>
          <w:lang w:val="pt-BR"/>
          <w:rPrChange w:id="345" w:author="Office" w:date="2025-09-19T11:02:00Z" w16du:dateUtc="2025-09-19T09:02:00Z">
            <w:rPr>
              <w:rFonts w:ascii="Times New Roman" w:hAnsi="Times New Roman"/>
              <w:sz w:val="24"/>
            </w:rPr>
          </w:rPrChange>
        </w:rPr>
        <w:t xml:space="preserve">, M., Silva-Arias, G. A., Segatto, A. L. A., </w:t>
      </w:r>
      <w:proofErr w:type="spellStart"/>
      <w:r w:rsidRPr="004014D4">
        <w:rPr>
          <w:lang w:val="pt-BR"/>
          <w:rPrChange w:id="346" w:author="Office" w:date="2025-09-19T11:02:00Z" w16du:dateUtc="2025-09-19T09:02:00Z">
            <w:rPr>
              <w:rFonts w:ascii="Times New Roman" w:hAnsi="Times New Roman"/>
              <w:sz w:val="24"/>
            </w:rPr>
          </w:rPrChange>
        </w:rPr>
        <w:t>Mäder</w:t>
      </w:r>
      <w:proofErr w:type="spellEnd"/>
      <w:r w:rsidRPr="004014D4">
        <w:rPr>
          <w:lang w:val="pt-BR"/>
          <w:rPrChange w:id="347" w:author="Office" w:date="2025-09-19T11:02:00Z" w16du:dateUtc="2025-09-19T09:02:00Z">
            <w:rPr>
              <w:rFonts w:ascii="Times New Roman" w:hAnsi="Times New Roman"/>
              <w:sz w:val="24"/>
            </w:rPr>
          </w:rPrChange>
        </w:rPr>
        <w:t xml:space="preserve">, G., Bonatto, S. L., &amp; de Freitas, L. B. (2014). </w:t>
      </w:r>
      <w:proofErr w:type="spellStart"/>
      <w:r w:rsidRPr="00C92FD4">
        <w:t>Multilocus</w:t>
      </w:r>
      <w:proofErr w:type="spellEnd"/>
      <w:r w:rsidRPr="00C92FD4">
        <w:t xml:space="preserve"> phylogeny reconstruction: New insights into the evolutionary history of the genus Petunia. </w:t>
      </w:r>
      <w:r w:rsidRPr="00C92FD4">
        <w:rPr>
          <w:i/>
        </w:rPr>
        <w:t>Molecular Phylogenetics and Evolution</w:t>
      </w:r>
      <w:r w:rsidRPr="00C92FD4">
        <w:t xml:space="preserve">, </w:t>
      </w:r>
      <w:r w:rsidRPr="00C92FD4">
        <w:rPr>
          <w:i/>
        </w:rPr>
        <w:t>81</w:t>
      </w:r>
      <w:r w:rsidRPr="00C92FD4">
        <w:t>, 19–28. https://doi.org/10.1016/j.ympev.2014.08.022</w:t>
      </w:r>
    </w:p>
    <w:p w14:paraId="3044A8B8" w14:textId="77777777" w:rsidR="001951C1" w:rsidRPr="00C92FD4" w:rsidRDefault="001951C1" w:rsidP="001951C1">
      <w:pPr>
        <w:autoSpaceDE w:val="0"/>
        <w:autoSpaceDN w:val="0"/>
        <w:ind w:hanging="480"/>
      </w:pPr>
      <w:r w:rsidRPr="00C92FD4">
        <w:lastRenderedPageBreak/>
        <w:t xml:space="preserve">Reid, B. N., Moran, R. L., Kopack, C. J., &amp; Fitzpatrick, S. W. (2021). Rapture‐ready darters: Choice of reference genome and genotyping method (whole‐genome or sequence capture) influence population genomic inference in </w:t>
      </w:r>
      <w:proofErr w:type="spellStart"/>
      <w:r w:rsidRPr="00C92FD4">
        <w:rPr>
          <w:i/>
        </w:rPr>
        <w:t>Etheostoma</w:t>
      </w:r>
      <w:proofErr w:type="spellEnd"/>
      <w:r w:rsidRPr="00C92FD4">
        <w:t xml:space="preserve">. </w:t>
      </w:r>
      <w:r w:rsidRPr="00C92FD4">
        <w:rPr>
          <w:i/>
        </w:rPr>
        <w:t>Molecular Ecology Resources</w:t>
      </w:r>
      <w:r w:rsidRPr="00C92FD4">
        <w:t xml:space="preserve">, </w:t>
      </w:r>
      <w:r w:rsidRPr="00C92FD4">
        <w:rPr>
          <w:i/>
        </w:rPr>
        <w:t>21</w:t>
      </w:r>
      <w:r w:rsidRPr="00C92FD4">
        <w:t>(2), 404–420. https://doi.org/10.1111/1755-0998.13275</w:t>
      </w:r>
    </w:p>
    <w:p w14:paraId="55095609" w14:textId="77777777" w:rsidR="001951C1" w:rsidRPr="00C92FD4" w:rsidRDefault="001951C1" w:rsidP="001951C1">
      <w:pPr>
        <w:autoSpaceDE w:val="0"/>
        <w:autoSpaceDN w:val="0"/>
        <w:ind w:hanging="480"/>
      </w:pPr>
      <w:r w:rsidRPr="00C92FD4">
        <w:t xml:space="preserve">Rivera-Colón, A. G., &amp; </w:t>
      </w:r>
      <w:proofErr w:type="spellStart"/>
      <w:r w:rsidRPr="00C92FD4">
        <w:t>Catchen</w:t>
      </w:r>
      <w:proofErr w:type="spellEnd"/>
      <w:r w:rsidRPr="00C92FD4">
        <w:t xml:space="preserve">, J. (2022). </w:t>
      </w:r>
      <w:r w:rsidRPr="00C92FD4">
        <w:rPr>
          <w:i/>
        </w:rPr>
        <w:t>Population Genomics Analysis with RAD, Reprised: Stacks 2</w:t>
      </w:r>
      <w:r w:rsidRPr="00C92FD4">
        <w:t xml:space="preserve"> (pp. 99–149). https://doi.org/10.1007/978-1-0716-2313-8_7</w:t>
      </w:r>
    </w:p>
    <w:p w14:paraId="62368423" w14:textId="77777777" w:rsidR="001951C1" w:rsidRPr="00C92FD4" w:rsidRDefault="001951C1" w:rsidP="001951C1">
      <w:pPr>
        <w:autoSpaceDE w:val="0"/>
        <w:autoSpaceDN w:val="0"/>
        <w:ind w:hanging="480"/>
      </w:pPr>
      <w:r w:rsidRPr="00C92FD4">
        <w:t>Ros-</w:t>
      </w:r>
      <w:proofErr w:type="spellStart"/>
      <w:r w:rsidRPr="00C92FD4">
        <w:t>Freixedes</w:t>
      </w:r>
      <w:proofErr w:type="spellEnd"/>
      <w:r w:rsidRPr="00C92FD4">
        <w:t xml:space="preserve">, R., </w:t>
      </w:r>
      <w:proofErr w:type="spellStart"/>
      <w:r w:rsidRPr="00C92FD4">
        <w:t>Battagin</w:t>
      </w:r>
      <w:proofErr w:type="spellEnd"/>
      <w:r w:rsidRPr="00C92FD4">
        <w:t xml:space="preserve">, M., Johnsson, M., Gorjanc, G., Mileham, A. J., Rounsley, S. D., &amp; Hickey, J. M. (2018). Impact of index hopping and bias towards the reference allele on accuracy of genotype calls from low-coverage sequencing. </w:t>
      </w:r>
      <w:r w:rsidRPr="00C92FD4">
        <w:rPr>
          <w:i/>
        </w:rPr>
        <w:t>Genetics Selection Evolution</w:t>
      </w:r>
      <w:r w:rsidRPr="00C92FD4">
        <w:t xml:space="preserve">, </w:t>
      </w:r>
      <w:r w:rsidRPr="00C92FD4">
        <w:rPr>
          <w:i/>
        </w:rPr>
        <w:t>50</w:t>
      </w:r>
      <w:r w:rsidRPr="00C92FD4">
        <w:t>(1), 64. https://doi.org/10.1186/s12711-018-0436-4</w:t>
      </w:r>
    </w:p>
    <w:p w14:paraId="60782FFE" w14:textId="77777777" w:rsidR="001951C1" w:rsidRPr="00C92FD4" w:rsidRDefault="001951C1" w:rsidP="001951C1">
      <w:pPr>
        <w:autoSpaceDE w:val="0"/>
        <w:autoSpaceDN w:val="0"/>
        <w:ind w:hanging="480"/>
      </w:pPr>
      <w:proofErr w:type="spellStart"/>
      <w:r w:rsidRPr="00C92FD4">
        <w:t>Särkinen</w:t>
      </w:r>
      <w:proofErr w:type="spellEnd"/>
      <w:r w:rsidRPr="00C92FD4">
        <w:t xml:space="preserve">, T., Bohs, L., Olmstead, R. G., &amp; Knapp, S. (2013). A phylogenetic framework for evolutionary study of the nightshades (Solanaceae): a dated 1000-tip tree. </w:t>
      </w:r>
      <w:r w:rsidRPr="00C92FD4">
        <w:rPr>
          <w:i/>
        </w:rPr>
        <w:t>BMC Evolutionary Biology</w:t>
      </w:r>
      <w:r w:rsidRPr="00C92FD4">
        <w:t xml:space="preserve">, </w:t>
      </w:r>
      <w:r w:rsidRPr="00C92FD4">
        <w:rPr>
          <w:i/>
        </w:rPr>
        <w:t>13</w:t>
      </w:r>
      <w:r w:rsidRPr="00C92FD4">
        <w:t>(1), 214. https://doi.org/10.1186/1471-2148-13-214</w:t>
      </w:r>
    </w:p>
    <w:p w14:paraId="7DD61815" w14:textId="7A233528" w:rsidR="001951C1" w:rsidRPr="00C92FD4" w:rsidRDefault="001951C1" w:rsidP="001951C1">
      <w:pPr>
        <w:autoSpaceDE w:val="0"/>
        <w:autoSpaceDN w:val="0"/>
        <w:ind w:hanging="480"/>
      </w:pPr>
      <w:r w:rsidRPr="00C92FD4">
        <w:t xml:space="preserve">Shafer, A. B. A., Northrup, J. M., Wikelski, M., Wittemyer, G., &amp; Wolf, J. B. W. (2016). </w:t>
      </w:r>
      <w:del w:id="348" w:author="Office" w:date="2025-09-19T11:02:00Z" w16du:dateUtc="2025-09-19T09:02:00Z">
        <w:r w:rsidR="005817B6" w:rsidRPr="00E556DA">
          <w:rPr>
            <w:rFonts w:eastAsia="Times New Roman"/>
          </w:rPr>
          <w:delText>Forecasting Ecological Genomics: High-Tech Animal Instrumentation Meets High-Throughput Sequencing.</w:delText>
        </w:r>
      </w:del>
      <w:ins w:id="349" w:author="Office" w:date="2025-09-19T11:02:00Z" w16du:dateUtc="2025-09-19T09:02:00Z">
        <w:r w:rsidRPr="006E2537">
          <w:rPr>
            <w:rFonts w:eastAsia="Times New Roman"/>
          </w:rPr>
          <w:t>Forecasting ecological genomics: high-tech animal instrumentation meets high-throughput sequencing.</w:t>
        </w:r>
      </w:ins>
      <w:r w:rsidRPr="00C92FD4">
        <w:t xml:space="preserve"> </w:t>
      </w:r>
      <w:r w:rsidRPr="00C92FD4">
        <w:rPr>
          <w:i/>
        </w:rPr>
        <w:t>PLOS Biology</w:t>
      </w:r>
      <w:r w:rsidRPr="00C92FD4">
        <w:t xml:space="preserve">, </w:t>
      </w:r>
      <w:r w:rsidRPr="00C92FD4">
        <w:rPr>
          <w:i/>
        </w:rPr>
        <w:t>14</w:t>
      </w:r>
      <w:r w:rsidRPr="00C92FD4">
        <w:t>(1), e1002350. https://doi.org/10.1371/JOURNAL.PBIO.1002350</w:t>
      </w:r>
    </w:p>
    <w:p w14:paraId="1966E4A7" w14:textId="77777777" w:rsidR="001951C1" w:rsidRPr="00C92FD4" w:rsidRDefault="001951C1" w:rsidP="001951C1">
      <w:pPr>
        <w:autoSpaceDE w:val="0"/>
        <w:autoSpaceDN w:val="0"/>
        <w:ind w:hanging="480"/>
      </w:pPr>
      <w:r w:rsidRPr="00C92FD4">
        <w:t xml:space="preserve">Shafer, A. B. A., Peart, C. R., </w:t>
      </w:r>
      <w:proofErr w:type="spellStart"/>
      <w:r w:rsidRPr="00C92FD4">
        <w:t>Tusso</w:t>
      </w:r>
      <w:proofErr w:type="spellEnd"/>
      <w:r w:rsidRPr="00C92FD4">
        <w:t xml:space="preserve">, S., Maayan, I., Brelsford, A., Wheat, C. W., &amp; Wolf, J. B. W. (2017). Bioinformatic processing of RAD-seq data dramatically impacts downstream population genetic inference. </w:t>
      </w:r>
      <w:r w:rsidRPr="00C92FD4">
        <w:rPr>
          <w:i/>
        </w:rPr>
        <w:t>Methods in Ecology and Evolution</w:t>
      </w:r>
      <w:r w:rsidRPr="00C92FD4">
        <w:t xml:space="preserve">, </w:t>
      </w:r>
      <w:r w:rsidRPr="00C92FD4">
        <w:rPr>
          <w:i/>
        </w:rPr>
        <w:t>8</w:t>
      </w:r>
      <w:r w:rsidRPr="00C92FD4">
        <w:t>(8), 907–917. https://doi.org/10.1111/2041-210X.12700</w:t>
      </w:r>
    </w:p>
    <w:p w14:paraId="1B5E9A49" w14:textId="77777777" w:rsidR="001951C1" w:rsidRPr="00C92FD4" w:rsidRDefault="001951C1" w:rsidP="001951C1">
      <w:pPr>
        <w:autoSpaceDE w:val="0"/>
        <w:autoSpaceDN w:val="0"/>
        <w:ind w:hanging="480"/>
      </w:pPr>
      <w:proofErr w:type="spellStart"/>
      <w:r w:rsidRPr="00C92FD4">
        <w:t>Sierro</w:t>
      </w:r>
      <w:proofErr w:type="spellEnd"/>
      <w:r w:rsidRPr="00C92FD4">
        <w:t xml:space="preserve">, N., Auberson, M., </w:t>
      </w:r>
      <w:proofErr w:type="spellStart"/>
      <w:r w:rsidRPr="00C92FD4">
        <w:t>Dulize</w:t>
      </w:r>
      <w:proofErr w:type="spellEnd"/>
      <w:r w:rsidRPr="00C92FD4">
        <w:t xml:space="preserve">, R., &amp; Ivanov, N. V. (2024). Chromosome-level genome assemblies of </w:t>
      </w:r>
      <w:r w:rsidRPr="004C5368">
        <w:rPr>
          <w:i/>
          <w:rPrChange w:id="350" w:author="Office" w:date="2025-09-19T11:02:00Z" w16du:dateUtc="2025-09-19T09:02:00Z">
            <w:rPr>
              <w:rFonts w:ascii="Times New Roman" w:hAnsi="Times New Roman"/>
              <w:sz w:val="24"/>
              <w:lang w:val="en-US"/>
            </w:rPr>
          </w:rPrChange>
        </w:rPr>
        <w:t>Nicotiana tabacum</w:t>
      </w:r>
      <w:r w:rsidRPr="00C92FD4">
        <w:t xml:space="preserve">, </w:t>
      </w:r>
      <w:r w:rsidRPr="004C5368">
        <w:rPr>
          <w:i/>
          <w:rPrChange w:id="351" w:author="Office" w:date="2025-09-19T11:02:00Z" w16du:dateUtc="2025-09-19T09:02:00Z">
            <w:rPr>
              <w:rFonts w:ascii="Times New Roman" w:hAnsi="Times New Roman"/>
              <w:sz w:val="24"/>
              <w:lang w:val="en-US"/>
            </w:rPr>
          </w:rPrChange>
        </w:rPr>
        <w:t>Nicotiana sylvestris</w:t>
      </w:r>
      <w:r w:rsidRPr="00C92FD4">
        <w:t xml:space="preserve">, and </w:t>
      </w:r>
      <w:r w:rsidRPr="004C5368">
        <w:rPr>
          <w:i/>
          <w:rPrChange w:id="352" w:author="Office" w:date="2025-09-19T11:02:00Z" w16du:dateUtc="2025-09-19T09:02:00Z">
            <w:rPr>
              <w:rFonts w:ascii="Times New Roman" w:hAnsi="Times New Roman"/>
              <w:sz w:val="24"/>
              <w:lang w:val="en-US"/>
            </w:rPr>
          </w:rPrChange>
        </w:rPr>
        <w:t xml:space="preserve">Nicotiana </w:t>
      </w:r>
      <w:proofErr w:type="spellStart"/>
      <w:r w:rsidRPr="004C5368">
        <w:rPr>
          <w:i/>
          <w:rPrChange w:id="353" w:author="Office" w:date="2025-09-19T11:02:00Z" w16du:dateUtc="2025-09-19T09:02:00Z">
            <w:rPr>
              <w:rFonts w:ascii="Times New Roman" w:hAnsi="Times New Roman"/>
              <w:sz w:val="24"/>
              <w:lang w:val="en-US"/>
            </w:rPr>
          </w:rPrChange>
        </w:rPr>
        <w:t>tomentosiformis</w:t>
      </w:r>
      <w:proofErr w:type="spellEnd"/>
      <w:r w:rsidRPr="00C92FD4">
        <w:t xml:space="preserve">. </w:t>
      </w:r>
      <w:r w:rsidRPr="00C92FD4">
        <w:rPr>
          <w:i/>
        </w:rPr>
        <w:t>Scientific Data</w:t>
      </w:r>
      <w:r w:rsidRPr="00C92FD4">
        <w:t xml:space="preserve">, </w:t>
      </w:r>
      <w:r w:rsidRPr="00C92FD4">
        <w:rPr>
          <w:i/>
        </w:rPr>
        <w:t>11</w:t>
      </w:r>
      <w:r w:rsidRPr="00C92FD4">
        <w:t>(1), 135. https://doi.org/10.1038/s41597-024-02965-2</w:t>
      </w:r>
    </w:p>
    <w:p w14:paraId="17519E2A" w14:textId="77777777" w:rsidR="001951C1" w:rsidRPr="00C92FD4" w:rsidRDefault="001951C1" w:rsidP="001951C1">
      <w:pPr>
        <w:autoSpaceDE w:val="0"/>
        <w:autoSpaceDN w:val="0"/>
        <w:ind w:hanging="480"/>
      </w:pPr>
      <w:r w:rsidRPr="00C92FD4">
        <w:t xml:space="preserve">Soares, L. S., </w:t>
      </w:r>
      <w:proofErr w:type="spellStart"/>
      <w:r w:rsidRPr="00C92FD4">
        <w:t>Bombarely</w:t>
      </w:r>
      <w:proofErr w:type="spellEnd"/>
      <w:r w:rsidRPr="00C92FD4">
        <w:t xml:space="preserve">, A., &amp; Freitas, L. B. (2024). How many species are there? Lineage diversification and hidden speciation in Solanaceae from highland grasslands in southern South America. </w:t>
      </w:r>
      <w:r w:rsidRPr="00C92FD4">
        <w:rPr>
          <w:i/>
        </w:rPr>
        <w:t>Annals of Botany</w:t>
      </w:r>
      <w:r w:rsidRPr="00C92FD4">
        <w:t xml:space="preserve">, </w:t>
      </w:r>
      <w:r w:rsidRPr="00C92FD4">
        <w:rPr>
          <w:i/>
        </w:rPr>
        <w:t>134</w:t>
      </w:r>
      <w:r w:rsidRPr="00C92FD4">
        <w:t>(7), 1291–1305. https://doi.org/10.1093/aob/mcae144</w:t>
      </w:r>
    </w:p>
    <w:p w14:paraId="312D7B37" w14:textId="33BB438E" w:rsidR="001951C1" w:rsidRPr="004C5368" w:rsidRDefault="001951C1" w:rsidP="001951C1">
      <w:pPr>
        <w:autoSpaceDE w:val="0"/>
        <w:autoSpaceDN w:val="0"/>
        <w:ind w:hanging="480"/>
        <w:rPr>
          <w:color w:val="000000" w:themeColor="text1"/>
          <w:rPrChange w:id="354" w:author="Office" w:date="2025-09-19T11:02:00Z" w16du:dateUtc="2025-09-19T09:02:00Z">
            <w:rPr>
              <w:rFonts w:ascii="Times New Roman" w:hAnsi="Times New Roman"/>
              <w:sz w:val="24"/>
              <w:lang w:val="en-US"/>
            </w:rPr>
          </w:rPrChange>
        </w:rPr>
      </w:pPr>
      <w:r w:rsidRPr="00C92FD4">
        <w:t xml:space="preserve">Soares, L. S., &amp; Freitas, L. B. (2024). The phylogeographic journey of a plant species from lowland to highlands during the Pleistocene. </w:t>
      </w:r>
      <w:r w:rsidRPr="00C92FD4">
        <w:rPr>
          <w:i/>
        </w:rPr>
        <w:t>Scientific Reports</w:t>
      </w:r>
      <w:r w:rsidRPr="00C92FD4">
        <w:t xml:space="preserve">, </w:t>
      </w:r>
      <w:r w:rsidRPr="00C92FD4">
        <w:rPr>
          <w:i/>
        </w:rPr>
        <w:t>14</w:t>
      </w:r>
      <w:r w:rsidRPr="00C92FD4">
        <w:t xml:space="preserve">(1), 3825. </w:t>
      </w:r>
      <w:del w:id="355" w:author="Office" w:date="2025-09-19T11:02:00Z" w16du:dateUtc="2025-09-19T09:02:00Z">
        <w:r w:rsidR="0000341E">
          <w:rPr>
            <w:rFonts w:eastAsia="Times New Roman"/>
          </w:rPr>
          <w:fldChar w:fldCharType="begin"/>
        </w:r>
        <w:r w:rsidR="0000341E">
          <w:rPr>
            <w:rFonts w:eastAsia="Times New Roman"/>
          </w:rPr>
          <w:delInstrText xml:space="preserve"> HYPERLINK "</w:delInstrText>
        </w:r>
        <w:r w:rsidR="0000341E" w:rsidRPr="00E556DA">
          <w:rPr>
            <w:rFonts w:eastAsia="Times New Roman"/>
          </w:rPr>
          <w:delInstrText>https://doi.org/10.1038/s41598-024-53414-4</w:delInstrText>
        </w:r>
        <w:r w:rsidR="0000341E">
          <w:rPr>
            <w:rFonts w:eastAsia="Times New Roman"/>
          </w:rPr>
          <w:delInstrText xml:space="preserve">" </w:delInstrText>
        </w:r>
        <w:r w:rsidR="0000341E">
          <w:rPr>
            <w:rFonts w:eastAsia="Times New Roman"/>
          </w:rPr>
        </w:r>
        <w:r w:rsidR="0000341E">
          <w:rPr>
            <w:rFonts w:eastAsia="Times New Roman"/>
          </w:rPr>
          <w:fldChar w:fldCharType="separate"/>
        </w:r>
        <w:r w:rsidR="0000341E" w:rsidRPr="00E556DA">
          <w:rPr>
            <w:rStyle w:val="Hyperlink"/>
          </w:rPr>
          <w:delText>https://doi.org/10.1038/s41598-024-53414-4</w:delText>
        </w:r>
        <w:r w:rsidR="0000341E">
          <w:rPr>
            <w:rFonts w:eastAsia="Times New Roman"/>
          </w:rPr>
          <w:fldChar w:fldCharType="end"/>
        </w:r>
      </w:del>
      <w:ins w:id="356" w:author="Office" w:date="2025-09-19T11:02:00Z" w16du:dateUtc="2025-09-19T09:02:00Z">
        <w:r w:rsidRPr="004C5368">
          <w:rPr>
            <w:color w:val="000000" w:themeColor="text1"/>
          </w:rPr>
          <w:t>https://doi.org/10.1038/s41598-024-53414-4</w:t>
        </w:r>
      </w:ins>
    </w:p>
    <w:p w14:paraId="38DCAB2C" w14:textId="77777777" w:rsidR="001951C1" w:rsidRPr="00C92FD4" w:rsidRDefault="001951C1" w:rsidP="001951C1">
      <w:pPr>
        <w:autoSpaceDE w:val="0"/>
        <w:autoSpaceDN w:val="0"/>
        <w:ind w:hanging="480"/>
      </w:pPr>
      <w:r w:rsidRPr="00C92FD4">
        <w:t xml:space="preserve">Soares L. S., </w:t>
      </w:r>
      <w:proofErr w:type="spellStart"/>
      <w:r w:rsidRPr="00C92FD4">
        <w:t>Stehmann</w:t>
      </w:r>
      <w:proofErr w:type="spellEnd"/>
      <w:r w:rsidRPr="00C92FD4">
        <w:t xml:space="preserve"> J.R., Freitas L. B.2025. The genus </w:t>
      </w:r>
      <w:r w:rsidRPr="00C92FD4">
        <w:rPr>
          <w:i/>
        </w:rPr>
        <w:t>Petunia</w:t>
      </w:r>
      <w:r w:rsidRPr="00C92FD4">
        <w:t xml:space="preserve"> (Solanaceae): Evolutionary synthesis and taxonomic review. </w:t>
      </w:r>
      <w:r w:rsidRPr="00C92FD4">
        <w:rPr>
          <w:i/>
        </w:rPr>
        <w:t>Plants</w:t>
      </w:r>
      <w:r w:rsidRPr="00C92FD4">
        <w:t>. In press</w:t>
      </w:r>
    </w:p>
    <w:p w14:paraId="049F87B0" w14:textId="7A108D35" w:rsidR="001951C1" w:rsidRPr="00C92FD4" w:rsidRDefault="001951C1" w:rsidP="001951C1">
      <w:pPr>
        <w:autoSpaceDE w:val="0"/>
        <w:autoSpaceDN w:val="0"/>
        <w:ind w:hanging="480"/>
      </w:pPr>
      <w:r w:rsidRPr="00C92FD4">
        <w:t xml:space="preserve">Therkildsen, N. O., &amp; </w:t>
      </w:r>
      <w:proofErr w:type="spellStart"/>
      <w:r w:rsidRPr="00C92FD4">
        <w:t>Palumbi</w:t>
      </w:r>
      <w:proofErr w:type="spellEnd"/>
      <w:r w:rsidRPr="00C92FD4">
        <w:t xml:space="preserve">, S. R. (2017). Practical low-coverage </w:t>
      </w:r>
      <w:del w:id="357" w:author="Office" w:date="2025-09-19T11:02:00Z" w16du:dateUtc="2025-09-19T09:02:00Z">
        <w:r w:rsidR="005817B6" w:rsidRPr="00E556DA">
          <w:rPr>
            <w:rFonts w:eastAsia="Times New Roman"/>
          </w:rPr>
          <w:delText>genomewide</w:delText>
        </w:r>
      </w:del>
      <w:ins w:id="358" w:author="Office" w:date="2025-09-19T11:02:00Z" w16du:dateUtc="2025-09-19T09:02:00Z">
        <w:r w:rsidRPr="006E2537">
          <w:rPr>
            <w:rFonts w:eastAsia="Times New Roman"/>
          </w:rPr>
          <w:t>genome</w:t>
        </w:r>
        <w:r>
          <w:rPr>
            <w:rFonts w:eastAsia="Times New Roman"/>
          </w:rPr>
          <w:t>-</w:t>
        </w:r>
        <w:r w:rsidRPr="006E2537">
          <w:rPr>
            <w:rFonts w:eastAsia="Times New Roman"/>
          </w:rPr>
          <w:t>wide</w:t>
        </w:r>
      </w:ins>
      <w:r w:rsidRPr="00C92FD4">
        <w:t xml:space="preserve"> sequencing of hundreds of individually barcoded samples for population and evolutionary genomics in </w:t>
      </w:r>
      <w:del w:id="359" w:author="Office" w:date="2025-09-19T11:02:00Z" w16du:dateUtc="2025-09-19T09:02:00Z">
        <w:r w:rsidR="005817B6" w:rsidRPr="00E556DA">
          <w:rPr>
            <w:rFonts w:eastAsia="Times New Roman"/>
          </w:rPr>
          <w:delText>nonmodel</w:delText>
        </w:r>
      </w:del>
      <w:ins w:id="360" w:author="Office" w:date="2025-09-19T11:02:00Z" w16du:dateUtc="2025-09-19T09:02:00Z">
        <w:r w:rsidRPr="006E2537">
          <w:rPr>
            <w:rFonts w:eastAsia="Times New Roman"/>
          </w:rPr>
          <w:t>non</w:t>
        </w:r>
        <w:r>
          <w:rPr>
            <w:rFonts w:eastAsia="Times New Roman"/>
          </w:rPr>
          <w:t>-</w:t>
        </w:r>
        <w:r w:rsidRPr="006E2537">
          <w:rPr>
            <w:rFonts w:eastAsia="Times New Roman"/>
          </w:rPr>
          <w:t>model</w:t>
        </w:r>
      </w:ins>
      <w:r w:rsidRPr="00C92FD4">
        <w:t xml:space="preserve"> species. </w:t>
      </w:r>
      <w:r w:rsidRPr="00C92FD4">
        <w:rPr>
          <w:i/>
        </w:rPr>
        <w:t>Molecular Ecology Resources</w:t>
      </w:r>
      <w:r w:rsidRPr="00C92FD4">
        <w:t xml:space="preserve">, </w:t>
      </w:r>
      <w:r w:rsidRPr="00C92FD4">
        <w:rPr>
          <w:i/>
        </w:rPr>
        <w:t>17</w:t>
      </w:r>
      <w:r w:rsidRPr="00C92FD4">
        <w:t>(2), 194–208. https://doi.org/10.1111/1755-0998.12593</w:t>
      </w:r>
    </w:p>
    <w:p w14:paraId="77251019" w14:textId="77777777" w:rsidR="001951C1" w:rsidRPr="00C92FD4" w:rsidRDefault="001951C1" w:rsidP="001951C1">
      <w:pPr>
        <w:autoSpaceDE w:val="0"/>
        <w:autoSpaceDN w:val="0"/>
        <w:ind w:hanging="480"/>
      </w:pPr>
      <w:r w:rsidRPr="00C92FD4">
        <w:lastRenderedPageBreak/>
        <w:t xml:space="preserve">Yu, X., Qu, M., Shi, Y., Hao, C., Guo, S., Fei, Z., &amp; Gao, L. (2022). Chromosome-scale genome assemblies of wild tomato relatives </w:t>
      </w:r>
      <w:r w:rsidRPr="00C92FD4">
        <w:rPr>
          <w:i/>
        </w:rPr>
        <w:t xml:space="preserve">Solanum </w:t>
      </w:r>
      <w:proofErr w:type="spellStart"/>
      <w:r w:rsidRPr="00C92FD4">
        <w:rPr>
          <w:i/>
        </w:rPr>
        <w:t>habrochaites</w:t>
      </w:r>
      <w:proofErr w:type="spellEnd"/>
      <w:r w:rsidRPr="00C92FD4">
        <w:t xml:space="preserve"> and </w:t>
      </w:r>
      <w:r w:rsidRPr="00C92FD4">
        <w:rPr>
          <w:i/>
        </w:rPr>
        <w:t xml:space="preserve">Solanum </w:t>
      </w:r>
      <w:proofErr w:type="spellStart"/>
      <w:r w:rsidRPr="00C92FD4">
        <w:rPr>
          <w:i/>
        </w:rPr>
        <w:t>galapagense</w:t>
      </w:r>
      <w:proofErr w:type="spellEnd"/>
      <w:r w:rsidRPr="00C92FD4">
        <w:t xml:space="preserve"> reveal structural variants associated with stress tolerance and terpene biosynthesis. </w:t>
      </w:r>
      <w:r w:rsidRPr="00C92FD4">
        <w:rPr>
          <w:i/>
        </w:rPr>
        <w:t>Horticulture Research</w:t>
      </w:r>
      <w:r w:rsidRPr="00C92FD4">
        <w:t xml:space="preserve">, </w:t>
      </w:r>
      <w:r w:rsidRPr="00C92FD4">
        <w:rPr>
          <w:i/>
        </w:rPr>
        <w:t>9</w:t>
      </w:r>
      <w:r w:rsidRPr="00C92FD4">
        <w:t>. https://doi.org/10.1093/hr/uhac139</w:t>
      </w:r>
    </w:p>
    <w:p w14:paraId="63E792E1" w14:textId="77777777" w:rsidR="001951C1" w:rsidRPr="00C92FD4" w:rsidRDefault="001951C1" w:rsidP="001951C1">
      <w:r w:rsidRPr="00C92FD4">
        <w:t> </w:t>
      </w:r>
    </w:p>
    <w:p w14:paraId="45FAAF0F" w14:textId="77777777" w:rsidR="001951C1" w:rsidRPr="00C92FD4" w:rsidRDefault="001951C1" w:rsidP="001951C1"/>
    <w:p w14:paraId="3D1AACD0" w14:textId="77777777" w:rsidR="001951C1" w:rsidRPr="00C92FD4" w:rsidRDefault="001951C1" w:rsidP="001951C1">
      <w:pPr>
        <w:spacing w:line="480" w:lineRule="auto"/>
        <w:rPr>
          <w:b/>
        </w:rPr>
      </w:pPr>
      <w:r w:rsidRPr="00C92FD4">
        <w:rPr>
          <w:b/>
        </w:rPr>
        <w:t xml:space="preserve">Data Accessibility </w:t>
      </w:r>
    </w:p>
    <w:p w14:paraId="436483A6" w14:textId="77777777" w:rsidR="001951C1" w:rsidRPr="00C92FD4" w:rsidRDefault="001951C1" w:rsidP="001951C1">
      <w:pPr>
        <w:spacing w:line="480" w:lineRule="auto"/>
      </w:pPr>
      <w:r w:rsidRPr="00C92FD4">
        <w:t>Raw sequence reads are deposited in the xxx (Project XXX). The VCF files are available at XXX</w:t>
      </w:r>
    </w:p>
    <w:p w14:paraId="021B5A37" w14:textId="77777777" w:rsidR="001951C1" w:rsidRPr="00C92FD4" w:rsidRDefault="001951C1" w:rsidP="001951C1">
      <w:pPr>
        <w:spacing w:line="480" w:lineRule="auto"/>
      </w:pPr>
    </w:p>
    <w:p w14:paraId="6E609A76" w14:textId="77777777" w:rsidR="001951C1" w:rsidRPr="00C92FD4" w:rsidRDefault="001951C1" w:rsidP="001951C1">
      <w:pPr>
        <w:spacing w:line="480" w:lineRule="auto"/>
        <w:rPr>
          <w:b/>
        </w:rPr>
      </w:pPr>
      <w:r w:rsidRPr="00C92FD4">
        <w:rPr>
          <w:b/>
        </w:rPr>
        <w:t xml:space="preserve">Benefit-Sharing </w:t>
      </w:r>
    </w:p>
    <w:p w14:paraId="0B12A0B3" w14:textId="77777777" w:rsidR="001951C1" w:rsidRPr="00C92FD4" w:rsidRDefault="001951C1" w:rsidP="001951C1">
      <w:pPr>
        <w:spacing w:line="480" w:lineRule="auto"/>
      </w:pPr>
      <w:r w:rsidRPr="00C92FD4">
        <w:t>Benefits Generated: Benefits from this research accrue from the sharing of our data and results on public databases as described above.</w:t>
      </w:r>
    </w:p>
    <w:p w14:paraId="64ABB8C9" w14:textId="77777777" w:rsidR="001951C1" w:rsidRPr="00C92FD4" w:rsidRDefault="001951C1" w:rsidP="001951C1">
      <w:pPr>
        <w:spacing w:line="480" w:lineRule="auto"/>
      </w:pPr>
    </w:p>
    <w:p w14:paraId="2ADCD4FB" w14:textId="77777777" w:rsidR="001951C1" w:rsidRPr="00C92FD4" w:rsidRDefault="001951C1" w:rsidP="001951C1">
      <w:pPr>
        <w:spacing w:line="480" w:lineRule="auto"/>
        <w:rPr>
          <w:b/>
        </w:rPr>
      </w:pPr>
      <w:r w:rsidRPr="00C92FD4">
        <w:rPr>
          <w:b/>
        </w:rPr>
        <w:t xml:space="preserve">Author Contributions </w:t>
      </w:r>
    </w:p>
    <w:p w14:paraId="74E3727A" w14:textId="77777777" w:rsidR="001951C1" w:rsidRPr="00C92FD4" w:rsidRDefault="001951C1" w:rsidP="001951C1">
      <w:pPr>
        <w:spacing w:line="480" w:lineRule="auto"/>
      </w:pPr>
      <w:r w:rsidRPr="00C92FD4">
        <w:t>LBF and LSS designed the research, LSS, LTG, and SG-R analyzed data, LBF and AB contributed analytical tools, LSS and LBF wrote the paper, and all authors read and approved the manuscript.</w:t>
      </w:r>
    </w:p>
    <w:p w14:paraId="54ABB598" w14:textId="77777777" w:rsidR="001951C1" w:rsidRPr="00C92FD4" w:rsidRDefault="001951C1" w:rsidP="001951C1">
      <w:pPr>
        <w:spacing w:line="480" w:lineRule="auto"/>
      </w:pPr>
    </w:p>
    <w:p w14:paraId="5A626B0C" w14:textId="77777777" w:rsidR="001951C1" w:rsidRPr="00C92FD4" w:rsidRDefault="001951C1" w:rsidP="001951C1">
      <w:pPr>
        <w:spacing w:line="480" w:lineRule="auto"/>
        <w:rPr>
          <w:b/>
        </w:rPr>
      </w:pPr>
      <w:r w:rsidRPr="00C92FD4">
        <w:rPr>
          <w:b/>
        </w:rPr>
        <w:t>Conflict of Interest</w:t>
      </w:r>
    </w:p>
    <w:p w14:paraId="0CB19B9B" w14:textId="77777777" w:rsidR="001951C1" w:rsidRPr="00C92FD4" w:rsidRDefault="001951C1" w:rsidP="001951C1">
      <w:pPr>
        <w:spacing w:line="480" w:lineRule="auto"/>
      </w:pPr>
      <w:r w:rsidRPr="00C92FD4">
        <w:t>The authors declare that they have no competing interests.</w:t>
      </w:r>
    </w:p>
    <w:p w14:paraId="680620DD" w14:textId="77777777" w:rsidR="00136A1A" w:rsidRPr="00E556DA" w:rsidRDefault="00136A1A" w:rsidP="00731FBD">
      <w:pPr>
        <w:spacing w:line="480" w:lineRule="auto"/>
        <w:rPr>
          <w:del w:id="361" w:author="Office" w:date="2025-09-19T11:02:00Z" w16du:dateUtc="2025-09-19T09:02:00Z"/>
        </w:rPr>
      </w:pPr>
    </w:p>
    <w:p w14:paraId="14AB4089" w14:textId="77777777" w:rsidR="001951C1" w:rsidRDefault="001951C1" w:rsidP="001951C1">
      <w:pPr>
        <w:spacing w:line="240" w:lineRule="auto"/>
        <w:ind w:firstLine="0"/>
        <w:jc w:val="left"/>
        <w:rPr>
          <w:ins w:id="362" w:author="Office" w:date="2025-09-19T11:02:00Z" w16du:dateUtc="2025-09-19T09:02:00Z"/>
        </w:rPr>
        <w:sectPr w:rsidR="001951C1" w:rsidSect="001951C1">
          <w:pgSz w:w="11906" w:h="16838"/>
          <w:pgMar w:top="1134" w:right="1134" w:bottom="1134" w:left="1134" w:header="709" w:footer="850" w:gutter="0"/>
          <w:cols w:space="720"/>
          <w:docGrid w:linePitch="326"/>
        </w:sectPr>
      </w:pPr>
      <w:ins w:id="363" w:author="Office" w:date="2025-09-19T11:02:00Z" w16du:dateUtc="2025-09-19T09:02:00Z">
        <w:r>
          <w:br w:type="page"/>
        </w:r>
      </w:ins>
    </w:p>
    <w:p w14:paraId="08D7763B" w14:textId="77777777" w:rsidR="001951C1" w:rsidRPr="00C92FD4" w:rsidRDefault="001951C1" w:rsidP="001951C1">
      <w:pPr>
        <w:spacing w:line="480" w:lineRule="auto"/>
        <w:rPr>
          <w:b/>
        </w:rPr>
      </w:pPr>
      <w:r w:rsidRPr="00C92FD4">
        <w:rPr>
          <w:b/>
        </w:rPr>
        <w:lastRenderedPageBreak/>
        <w:t>Tables and Figures</w:t>
      </w:r>
    </w:p>
    <w:p w14:paraId="4E27ACCE" w14:textId="77777777" w:rsidR="00F378CF" w:rsidRPr="002B2313" w:rsidRDefault="00F378CF" w:rsidP="00731FBD">
      <w:pPr>
        <w:spacing w:line="480" w:lineRule="auto"/>
        <w:rPr>
          <w:del w:id="364" w:author="Office" w:date="2025-09-19T11:02:00Z" w16du:dateUtc="2025-09-19T09:02:00Z"/>
          <w:b/>
          <w:bCs/>
        </w:rPr>
      </w:pPr>
      <w:del w:id="365" w:author="Office" w:date="2025-09-19T11:02:00Z" w16du:dateUtc="2025-09-19T09:02:00Z">
        <w:r w:rsidRPr="002B2313">
          <w:rPr>
            <w:b/>
            <w:bCs/>
          </w:rPr>
          <w:delText>Figures and tables are available at:</w:delText>
        </w:r>
      </w:del>
    </w:p>
    <w:p w14:paraId="631D319A" w14:textId="77777777" w:rsidR="00F378CF" w:rsidRPr="00E556DA" w:rsidRDefault="00F378CF" w:rsidP="00731FBD">
      <w:pPr>
        <w:spacing w:line="480" w:lineRule="auto"/>
        <w:rPr>
          <w:del w:id="366" w:author="Office" w:date="2025-09-19T11:02:00Z" w16du:dateUtc="2025-09-19T09:02:00Z"/>
        </w:rPr>
      </w:pPr>
      <w:del w:id="367" w:author="Office" w:date="2025-09-19T11:02:00Z" w16du:dateUtc="2025-09-19T09:02:00Z">
        <w:r w:rsidRPr="00E556DA">
          <w:delText>https://drive.google.com/drive/folders/1bwBi9lHHn_It3igI8UYwmSenK6GFwoPm?usp=sharing</w:delText>
        </w:r>
      </w:del>
    </w:p>
    <w:p w14:paraId="4CDF5A39" w14:textId="77777777" w:rsidR="001951C1" w:rsidRDefault="001951C1" w:rsidP="001951C1">
      <w:pPr>
        <w:spacing w:line="480" w:lineRule="auto"/>
        <w:rPr>
          <w:ins w:id="368" w:author="Office" w:date="2025-09-19T11:02:00Z" w16du:dateUtc="2025-09-19T09:02:00Z"/>
          <w:b/>
          <w:bCs/>
        </w:rPr>
      </w:pPr>
      <w:ins w:id="369" w:author="Office" w:date="2025-09-19T11:02:00Z" w16du:dateUtc="2025-09-19T09:02:00Z">
        <w:r>
          <w:rPr>
            <w:noProof/>
          </w:rPr>
          <w:drawing>
            <wp:inline distT="0" distB="0" distL="0" distR="0" wp14:anchorId="178EDA3A" wp14:editId="68C95738">
              <wp:extent cx="7019925" cy="4735594"/>
              <wp:effectExtent l="0" t="0" r="0" b="8255"/>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024325" cy="4738562"/>
                      </a:xfrm>
                      <a:prstGeom prst="rect">
                        <a:avLst/>
                      </a:prstGeom>
                      <a:noFill/>
                      <a:ln>
                        <a:noFill/>
                      </a:ln>
                    </pic:spPr>
                  </pic:pic>
                </a:graphicData>
              </a:graphic>
            </wp:inline>
          </w:drawing>
        </w:r>
      </w:ins>
    </w:p>
    <w:p w14:paraId="2F951DAA" w14:textId="77777777" w:rsidR="001951C1" w:rsidRPr="00C92FD4" w:rsidRDefault="001951C1" w:rsidP="001951C1">
      <w:pPr>
        <w:spacing w:line="480" w:lineRule="auto"/>
      </w:pPr>
      <w:r w:rsidRPr="00C92FD4">
        <w:rPr>
          <w:b/>
        </w:rPr>
        <w:t xml:space="preserve">Figure 1 </w:t>
      </w:r>
      <w:r w:rsidRPr="00C92FD4">
        <w:t>- Phylogenetic tree summarizing the evolutionary relationships among the studied species and reference genomes. Divergence times were obtained from published phylogenies (</w:t>
      </w:r>
      <w:proofErr w:type="spellStart"/>
      <w:r w:rsidRPr="00C92FD4">
        <w:t>Särkinen</w:t>
      </w:r>
      <w:proofErr w:type="spellEnd"/>
      <w:r w:rsidRPr="00C92FD4">
        <w:t xml:space="preserve"> et al. 2013; Soares et al. 2025) and the </w:t>
      </w:r>
      <w:proofErr w:type="spellStart"/>
      <w:r w:rsidRPr="00C92FD4">
        <w:t>TimeTree</w:t>
      </w:r>
      <w:proofErr w:type="spellEnd"/>
      <w:r w:rsidRPr="00C92FD4">
        <w:t xml:space="preserve"> database (Kumar et al. 2017).</w:t>
      </w:r>
      <w:ins w:id="370" w:author="Office" w:date="2025-09-19T11:02:00Z" w16du:dateUtc="2025-09-19T09:02:00Z">
        <w:r>
          <w:br w:type="page"/>
        </w:r>
      </w:ins>
    </w:p>
    <w:p w14:paraId="069FDE40" w14:textId="77777777" w:rsidR="001951C1" w:rsidRDefault="001951C1" w:rsidP="001951C1">
      <w:pPr>
        <w:spacing w:line="480" w:lineRule="auto"/>
        <w:jc w:val="center"/>
        <w:rPr>
          <w:ins w:id="371" w:author="Office" w:date="2025-09-19T11:02:00Z" w16du:dateUtc="2025-09-19T09:02:00Z"/>
          <w:b/>
          <w:bCs/>
        </w:rPr>
      </w:pPr>
      <w:ins w:id="372" w:author="Office" w:date="2025-09-19T11:02:00Z" w16du:dateUtc="2025-09-19T09:02:00Z">
        <w:r>
          <w:rPr>
            <w:noProof/>
          </w:rPr>
          <w:lastRenderedPageBreak/>
          <w:drawing>
            <wp:inline distT="0" distB="0" distL="0" distR="0" wp14:anchorId="3CD9F383" wp14:editId="105FBD56">
              <wp:extent cx="4433250" cy="5124450"/>
              <wp:effectExtent l="0" t="0" r="5715" b="0"/>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34654" cy="5126073"/>
                      </a:xfrm>
                      <a:prstGeom prst="rect">
                        <a:avLst/>
                      </a:prstGeom>
                      <a:noFill/>
                      <a:ln>
                        <a:noFill/>
                      </a:ln>
                    </pic:spPr>
                  </pic:pic>
                </a:graphicData>
              </a:graphic>
            </wp:inline>
          </w:drawing>
        </w:r>
      </w:ins>
    </w:p>
    <w:p w14:paraId="3E1DE869" w14:textId="77777777" w:rsidR="001951C1" w:rsidRPr="00C92FD4" w:rsidRDefault="001951C1" w:rsidP="001951C1">
      <w:pPr>
        <w:spacing w:line="480" w:lineRule="auto"/>
        <w:rPr>
          <w:b/>
        </w:rPr>
      </w:pPr>
      <w:r w:rsidRPr="00C92FD4">
        <w:rPr>
          <w:b/>
        </w:rPr>
        <w:t xml:space="preserve">Figure 2. </w:t>
      </w:r>
      <w:r w:rsidRPr="00C92FD4">
        <w:t>Analytical workflow summarizing the bioinformatic and population genomic analyses conducted in this study.</w:t>
      </w:r>
    </w:p>
    <w:p w14:paraId="1C69CF9A" w14:textId="77777777" w:rsidR="001951C1" w:rsidRDefault="001951C1" w:rsidP="001951C1">
      <w:pPr>
        <w:spacing w:line="480" w:lineRule="auto"/>
        <w:rPr>
          <w:ins w:id="373" w:author="Office" w:date="2025-09-19T11:02:00Z" w16du:dateUtc="2025-09-19T09:02:00Z"/>
          <w:b/>
          <w:bCs/>
        </w:rPr>
      </w:pPr>
    </w:p>
    <w:p w14:paraId="224DF70D" w14:textId="7204C7D2" w:rsidR="001951C1" w:rsidRDefault="001951C1" w:rsidP="001951C1">
      <w:pPr>
        <w:spacing w:line="480" w:lineRule="auto"/>
        <w:rPr>
          <w:rPrChange w:id="374" w:author="Office" w:date="2025-09-19T11:02:00Z" w16du:dateUtc="2025-09-19T09:02:00Z">
            <w:rPr>
              <w:rFonts w:ascii="Times New Roman" w:hAnsi="Times New Roman"/>
              <w:b/>
              <w:sz w:val="24"/>
              <w:lang w:val="en-US"/>
            </w:rPr>
          </w:rPrChange>
        </w:rPr>
      </w:pPr>
      <w:ins w:id="375" w:author="Office" w:date="2025-09-19T11:02:00Z" w16du:dateUtc="2025-09-19T09:02:00Z">
        <w:r>
          <w:rPr>
            <w:noProof/>
          </w:rPr>
          <w:lastRenderedPageBreak/>
          <w:drawing>
            <wp:inline distT="0" distB="0" distL="0" distR="0" wp14:anchorId="43EF506D" wp14:editId="4EED4AAD">
              <wp:extent cx="9251950" cy="3653155"/>
              <wp:effectExtent l="0" t="0" r="6350" b="4445"/>
              <wp:docPr id="30" name="Picture 30"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graph of different colored lines&#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251950" cy="3653155"/>
                      </a:xfrm>
                      <a:prstGeom prst="rect">
                        <a:avLst/>
                      </a:prstGeom>
                      <a:noFill/>
                      <a:ln>
                        <a:noFill/>
                      </a:ln>
                    </pic:spPr>
                  </pic:pic>
                </a:graphicData>
              </a:graphic>
            </wp:inline>
          </w:drawing>
        </w:r>
      </w:ins>
      <w:r w:rsidRPr="00C92FD4">
        <w:rPr>
          <w:b/>
        </w:rPr>
        <w:t>Figure 3</w:t>
      </w:r>
      <w:del w:id="376" w:author="Office" w:date="2025-09-19T11:02:00Z" w16du:dateUtc="2025-09-19T09:02:00Z">
        <w:r w:rsidR="00860964" w:rsidRPr="002B2313">
          <w:rPr>
            <w:b/>
            <w:bCs/>
          </w:rPr>
          <w:delText xml:space="preserve"> (</w:delText>
        </w:r>
        <w:r w:rsidR="005817B6" w:rsidRPr="002B2313">
          <w:rPr>
            <w:b/>
            <w:bCs/>
          </w:rPr>
          <w:delText>4</w:delText>
        </w:r>
        <w:r w:rsidR="00860964" w:rsidRPr="002B2313">
          <w:rPr>
            <w:b/>
            <w:bCs/>
          </w:rPr>
          <w:delText>)</w:delText>
        </w:r>
        <w:r w:rsidR="005817B6" w:rsidRPr="002B2313">
          <w:rPr>
            <w:b/>
            <w:bCs/>
          </w:rPr>
          <w:delText>.</w:delText>
        </w:r>
      </w:del>
      <w:ins w:id="377" w:author="Office" w:date="2025-09-19T11:02:00Z" w16du:dateUtc="2025-09-19T09:02:00Z">
        <w:r w:rsidRPr="002B2313">
          <w:rPr>
            <w:b/>
            <w:bCs/>
          </w:rPr>
          <w:t>.</w:t>
        </w:r>
      </w:ins>
      <w:r w:rsidRPr="00C92FD4">
        <w:rPr>
          <w:b/>
        </w:rPr>
        <w:t xml:space="preserve"> </w:t>
      </w:r>
      <w:r w:rsidRPr="00C92FD4">
        <w:t>Mapping rates for all individuals across datasets and reference genomes. Lines represent the proportion of mapped reads relative to the total number of reads per sample.</w:t>
      </w:r>
    </w:p>
    <w:p w14:paraId="240B78BA" w14:textId="77777777" w:rsidR="001951C1" w:rsidRDefault="001951C1" w:rsidP="001951C1">
      <w:pPr>
        <w:spacing w:line="240" w:lineRule="auto"/>
        <w:ind w:firstLine="0"/>
        <w:jc w:val="left"/>
        <w:rPr>
          <w:ins w:id="378" w:author="Office" w:date="2025-09-19T11:02:00Z" w16du:dateUtc="2025-09-19T09:02:00Z"/>
        </w:rPr>
      </w:pPr>
      <w:ins w:id="379" w:author="Office" w:date="2025-09-19T11:02:00Z" w16du:dateUtc="2025-09-19T09:02:00Z">
        <w:r>
          <w:br w:type="page"/>
        </w:r>
      </w:ins>
    </w:p>
    <w:p w14:paraId="67234A97" w14:textId="77777777" w:rsidR="001951C1" w:rsidRPr="006E2537" w:rsidRDefault="001951C1" w:rsidP="001951C1">
      <w:pPr>
        <w:spacing w:line="480" w:lineRule="auto"/>
        <w:rPr>
          <w:ins w:id="380" w:author="Office" w:date="2025-09-19T11:02:00Z" w16du:dateUtc="2025-09-19T09:02:00Z"/>
          <w:b/>
          <w:bCs/>
        </w:rPr>
      </w:pPr>
      <w:ins w:id="381" w:author="Office" w:date="2025-09-19T11:02:00Z" w16du:dateUtc="2025-09-19T09:02:00Z">
        <w:r>
          <w:rPr>
            <w:noProof/>
          </w:rPr>
          <w:lastRenderedPageBreak/>
          <w:drawing>
            <wp:anchor distT="0" distB="0" distL="114300" distR="114300" simplePos="0" relativeHeight="251659264" behindDoc="0" locked="0" layoutInCell="1" allowOverlap="1" wp14:anchorId="0056A9F7" wp14:editId="17C3176A">
              <wp:simplePos x="0" y="0"/>
              <wp:positionH relativeFrom="column">
                <wp:posOffset>-386715</wp:posOffset>
              </wp:positionH>
              <wp:positionV relativeFrom="paragraph">
                <wp:posOffset>3810</wp:posOffset>
              </wp:positionV>
              <wp:extent cx="10188575" cy="4972050"/>
              <wp:effectExtent l="0" t="0" r="0" b="0"/>
              <wp:wrapTopAndBottom/>
              <wp:docPr id="32" name="Picture 32" descr="A collage of different colored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collage of different colored shapes&#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188575" cy="4972050"/>
                      </a:xfrm>
                      <a:prstGeom prst="rect">
                        <a:avLst/>
                      </a:prstGeom>
                      <a:noFill/>
                      <a:ln>
                        <a:noFill/>
                      </a:ln>
                    </pic:spPr>
                  </pic:pic>
                </a:graphicData>
              </a:graphic>
              <wp14:sizeRelH relativeFrom="margin">
                <wp14:pctWidth>0</wp14:pctWidth>
              </wp14:sizeRelH>
              <wp14:sizeRelV relativeFrom="margin">
                <wp14:pctHeight>0</wp14:pctHeight>
              </wp14:sizeRelV>
            </wp:anchor>
          </w:drawing>
        </w:r>
      </w:ins>
    </w:p>
    <w:p w14:paraId="4FF16696" w14:textId="3C72AC30" w:rsidR="001951C1" w:rsidRPr="00C92FD4" w:rsidRDefault="001951C1" w:rsidP="001951C1">
      <w:pPr>
        <w:spacing w:line="480" w:lineRule="auto"/>
      </w:pPr>
      <w:r w:rsidRPr="00C92FD4">
        <w:rPr>
          <w:b/>
        </w:rPr>
        <w:t>Figure 4</w:t>
      </w:r>
      <w:del w:id="382" w:author="Office" w:date="2025-09-19T11:02:00Z" w16du:dateUtc="2025-09-19T09:02:00Z">
        <w:r w:rsidR="00860964" w:rsidRPr="002B2313">
          <w:delText xml:space="preserve"> (7).</w:delText>
        </w:r>
      </w:del>
      <w:ins w:id="383" w:author="Office" w:date="2025-09-19T11:02:00Z" w16du:dateUtc="2025-09-19T09:02:00Z">
        <w:r w:rsidRPr="002B2313">
          <w:t>.</w:t>
        </w:r>
      </w:ins>
      <w:r w:rsidRPr="00C92FD4">
        <w:t xml:space="preserve"> Principal Component Analyses (PCA) for each dataset using different reference genomes. Colors correspond to population or species groupings.</w:t>
      </w:r>
    </w:p>
    <w:p w14:paraId="7AF95943" w14:textId="77777777" w:rsidR="001951C1" w:rsidRDefault="001951C1" w:rsidP="001951C1">
      <w:pPr>
        <w:spacing w:line="480" w:lineRule="auto"/>
        <w:rPr>
          <w:ins w:id="384" w:author="Office" w:date="2025-09-19T11:02:00Z" w16du:dateUtc="2025-09-19T09:02:00Z"/>
          <w:noProof/>
        </w:rPr>
      </w:pPr>
      <w:ins w:id="385" w:author="Office" w:date="2025-09-19T11:02:00Z" w16du:dateUtc="2025-09-19T09:02:00Z">
        <w:r>
          <w:rPr>
            <w:noProof/>
          </w:rPr>
          <w:lastRenderedPageBreak/>
          <w:drawing>
            <wp:anchor distT="0" distB="0" distL="114300" distR="114300" simplePos="0" relativeHeight="251660288" behindDoc="0" locked="0" layoutInCell="1" allowOverlap="1" wp14:anchorId="3265F735" wp14:editId="0CC968DB">
              <wp:simplePos x="0" y="0"/>
              <wp:positionH relativeFrom="column">
                <wp:posOffset>-501015</wp:posOffset>
              </wp:positionH>
              <wp:positionV relativeFrom="paragraph">
                <wp:posOffset>3175</wp:posOffset>
              </wp:positionV>
              <wp:extent cx="10277475" cy="4131310"/>
              <wp:effectExtent l="0" t="0" r="0" b="0"/>
              <wp:wrapTopAndBottom/>
              <wp:docPr id="35" name="Picture 35"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video game&#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277475" cy="4131310"/>
                      </a:xfrm>
                      <a:prstGeom prst="rect">
                        <a:avLst/>
                      </a:prstGeom>
                      <a:noFill/>
                      <a:ln>
                        <a:noFill/>
                      </a:ln>
                    </pic:spPr>
                  </pic:pic>
                </a:graphicData>
              </a:graphic>
              <wp14:sizeRelH relativeFrom="margin">
                <wp14:pctWidth>0</wp14:pctWidth>
              </wp14:sizeRelH>
              <wp14:sizeRelV relativeFrom="margin">
                <wp14:pctHeight>0</wp14:pctHeight>
              </wp14:sizeRelV>
            </wp:anchor>
          </w:drawing>
        </w:r>
      </w:ins>
    </w:p>
    <w:p w14:paraId="4AE25833" w14:textId="164492AB" w:rsidR="001951C1" w:rsidRPr="00C92FD4" w:rsidRDefault="001951C1" w:rsidP="001951C1">
      <w:pPr>
        <w:spacing w:line="480" w:lineRule="auto"/>
      </w:pPr>
      <w:r w:rsidRPr="00C92FD4">
        <w:rPr>
          <w:b/>
        </w:rPr>
        <w:t>Figure 5</w:t>
      </w:r>
      <w:del w:id="386" w:author="Office" w:date="2025-09-19T11:02:00Z" w16du:dateUtc="2025-09-19T09:02:00Z">
        <w:r w:rsidR="00860964" w:rsidRPr="002B2313">
          <w:delText xml:space="preserve"> (</w:delText>
        </w:r>
        <w:r w:rsidR="005817B6" w:rsidRPr="002B2313">
          <w:delText>8</w:delText>
        </w:r>
        <w:r w:rsidR="00860964" w:rsidRPr="002B2313">
          <w:delText>)</w:delText>
        </w:r>
        <w:r w:rsidR="005817B6" w:rsidRPr="002B2313">
          <w:delText>.</w:delText>
        </w:r>
      </w:del>
      <w:ins w:id="387" w:author="Office" w:date="2025-09-19T11:02:00Z" w16du:dateUtc="2025-09-19T09:02:00Z">
        <w:r w:rsidRPr="002B2313">
          <w:t>.</w:t>
        </w:r>
      </w:ins>
      <w:r w:rsidRPr="00C92FD4">
        <w:t xml:space="preserve"> Population structure results from </w:t>
      </w:r>
      <w:proofErr w:type="spellStart"/>
      <w:r w:rsidRPr="00C92FD4">
        <w:rPr>
          <w:smallCaps/>
        </w:rPr>
        <w:t>fastStructure</w:t>
      </w:r>
      <w:proofErr w:type="spellEnd"/>
      <w:r w:rsidRPr="00C92FD4">
        <w:t xml:space="preserve"> analyses across all reference genomes for the three datasets: (a) POP, (b) INTRA-P4, and (c) INTER-C4. Each horizontal bar represents an individual, with colors indicating genetic cluster membership. Individuals are grouped by population (POP) or species (INTRA-P4, INTER-C4).</w:t>
      </w:r>
    </w:p>
    <w:p w14:paraId="685E75EA" w14:textId="344A0E00" w:rsidR="001951C1" w:rsidRPr="00C92FD4" w:rsidRDefault="001951C1" w:rsidP="001951C1">
      <w:pPr>
        <w:spacing w:line="480" w:lineRule="auto"/>
      </w:pPr>
      <w:ins w:id="388" w:author="Office" w:date="2025-09-19T11:02:00Z" w16du:dateUtc="2025-09-19T09:02:00Z">
        <w:r>
          <w:rPr>
            <w:noProof/>
          </w:rPr>
          <w:lastRenderedPageBreak/>
          <w:drawing>
            <wp:anchor distT="0" distB="0" distL="114300" distR="114300" simplePos="0" relativeHeight="251661312" behindDoc="0" locked="0" layoutInCell="1" allowOverlap="1" wp14:anchorId="25C852E1" wp14:editId="112059DB">
              <wp:simplePos x="0" y="0"/>
              <wp:positionH relativeFrom="column">
                <wp:posOffset>-43815</wp:posOffset>
              </wp:positionH>
              <wp:positionV relativeFrom="paragraph">
                <wp:posOffset>0</wp:posOffset>
              </wp:positionV>
              <wp:extent cx="8968740" cy="5238750"/>
              <wp:effectExtent l="0" t="0" r="3810" b="0"/>
              <wp:wrapTopAndBottom/>
              <wp:docPr id="36" name="Picture 36" descr="A collage of images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collage of images of different colors&#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968740" cy="5238750"/>
                      </a:xfrm>
                      <a:prstGeom prst="rect">
                        <a:avLst/>
                      </a:prstGeom>
                      <a:noFill/>
                      <a:ln>
                        <a:noFill/>
                      </a:ln>
                    </pic:spPr>
                  </pic:pic>
                </a:graphicData>
              </a:graphic>
              <wp14:sizeRelH relativeFrom="margin">
                <wp14:pctWidth>0</wp14:pctWidth>
              </wp14:sizeRelH>
              <wp14:sizeRelV relativeFrom="margin">
                <wp14:pctHeight>0</wp14:pctHeight>
              </wp14:sizeRelV>
            </wp:anchor>
          </w:drawing>
        </w:r>
      </w:ins>
      <w:r w:rsidRPr="00C92FD4">
        <w:rPr>
          <w:b/>
        </w:rPr>
        <w:t>Figure 6</w:t>
      </w:r>
      <w:del w:id="389" w:author="Office" w:date="2025-09-19T11:02:00Z" w16du:dateUtc="2025-09-19T09:02:00Z">
        <w:r w:rsidR="00860964" w:rsidRPr="002B2313">
          <w:delText xml:space="preserve"> (9).</w:delText>
        </w:r>
      </w:del>
      <w:ins w:id="390" w:author="Office" w:date="2025-09-19T11:02:00Z" w16du:dateUtc="2025-09-19T09:02:00Z">
        <w:r w:rsidRPr="002B2313">
          <w:t>.</w:t>
        </w:r>
      </w:ins>
      <w:r w:rsidRPr="00C92FD4">
        <w:t xml:space="preserve"> </w:t>
      </w:r>
      <w:r w:rsidRPr="00C92FD4">
        <w:rPr>
          <w:smallCaps/>
        </w:rPr>
        <w:t>SPLITSTREE</w:t>
      </w:r>
      <w:r w:rsidRPr="00C92FD4">
        <w:t xml:space="preserve"> phylogenetic networks inferred for each dataset and reference genome. Colors indicate population or species identity according to the </w:t>
      </w:r>
      <w:del w:id="391" w:author="Office" w:date="2025-09-19T11:02:00Z" w16du:dateUtc="2025-09-19T09:02:00Z">
        <w:r w:rsidR="00F378CF" w:rsidRPr="002B2313">
          <w:delText>predefined groups</w:delText>
        </w:r>
      </w:del>
      <w:ins w:id="392" w:author="Office" w:date="2025-09-19T11:02:00Z" w16du:dateUtc="2025-09-19T09:02:00Z">
        <w:r w:rsidRPr="00137666">
          <w:t>pattern</w:t>
        </w:r>
      </w:ins>
      <w:r w:rsidRPr="00C92FD4">
        <w:t>.</w:t>
      </w:r>
    </w:p>
    <w:p w14:paraId="0ADE869A" w14:textId="77777777" w:rsidR="001951C1" w:rsidRDefault="001951C1" w:rsidP="001951C1">
      <w:pPr>
        <w:spacing w:line="480" w:lineRule="auto"/>
        <w:rPr>
          <w:ins w:id="393" w:author="Office" w:date="2025-09-19T11:02:00Z" w16du:dateUtc="2025-09-19T09:02:00Z"/>
          <w:b/>
          <w:bCs/>
        </w:rPr>
      </w:pPr>
      <w:ins w:id="394" w:author="Office" w:date="2025-09-19T11:02:00Z" w16du:dateUtc="2025-09-19T09:02:00Z">
        <w:r>
          <w:rPr>
            <w:noProof/>
          </w:rPr>
          <w:lastRenderedPageBreak/>
          <w:drawing>
            <wp:inline distT="0" distB="0" distL="0" distR="0" wp14:anchorId="2123F16A" wp14:editId="7AF13497">
              <wp:extent cx="9251950" cy="4625975"/>
              <wp:effectExtent l="0" t="0" r="6350" b="3175"/>
              <wp:docPr id="37" name="Picture 37"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graph of different colored bars&#10;&#10;Description automatically generated with medium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251950" cy="4625975"/>
                      </a:xfrm>
                      <a:prstGeom prst="rect">
                        <a:avLst/>
                      </a:prstGeom>
                      <a:noFill/>
                      <a:ln>
                        <a:noFill/>
                      </a:ln>
                    </pic:spPr>
                  </pic:pic>
                </a:graphicData>
              </a:graphic>
            </wp:inline>
          </w:drawing>
        </w:r>
      </w:ins>
    </w:p>
    <w:p w14:paraId="15DE6756" w14:textId="049430C1" w:rsidR="001951C1" w:rsidRPr="00C92FD4" w:rsidRDefault="001951C1" w:rsidP="001951C1">
      <w:pPr>
        <w:spacing w:line="480" w:lineRule="auto"/>
      </w:pPr>
      <w:r w:rsidRPr="00C92FD4">
        <w:rPr>
          <w:b/>
        </w:rPr>
        <w:t>Supplementary Figure S1</w:t>
      </w:r>
      <w:del w:id="395" w:author="Office" w:date="2025-09-19T11:02:00Z" w16du:dateUtc="2025-09-19T09:02:00Z">
        <w:r w:rsidR="009F3FD8" w:rsidRPr="002B2313">
          <w:rPr>
            <w:b/>
            <w:bCs/>
          </w:rPr>
          <w:delText xml:space="preserve"> (3).</w:delText>
        </w:r>
      </w:del>
      <w:ins w:id="396" w:author="Office" w:date="2025-09-19T11:02:00Z" w16du:dateUtc="2025-09-19T09:02:00Z">
        <w:r w:rsidRPr="002B2313">
          <w:rPr>
            <w:b/>
            <w:bCs/>
          </w:rPr>
          <w:t>.</w:t>
        </w:r>
      </w:ins>
      <w:r w:rsidRPr="00C92FD4">
        <w:rPr>
          <w:b/>
        </w:rPr>
        <w:t xml:space="preserve"> </w:t>
      </w:r>
      <w:r w:rsidRPr="00C92FD4">
        <w:t>Summary statistics including the number of private alleles, observed heterozygosity (Ho), inbreeding coefficient (</w:t>
      </w:r>
      <w:del w:id="397" w:author="Office" w:date="2025-09-19T11:02:00Z" w16du:dateUtc="2025-09-19T09:02:00Z">
        <w:r w:rsidR="00F378CF" w:rsidRPr="00E556DA">
          <w:delText>Fis</w:delText>
        </w:r>
      </w:del>
      <w:ins w:id="398" w:author="Office" w:date="2025-09-19T11:02:00Z" w16du:dateUtc="2025-09-19T09:02:00Z">
        <w:r w:rsidRPr="004C5368">
          <w:rPr>
            <w:i/>
            <w:iCs/>
          </w:rPr>
          <w:t>F</w:t>
        </w:r>
        <w:r w:rsidRPr="004C5368">
          <w:rPr>
            <w:vertAlign w:val="subscript"/>
          </w:rPr>
          <w:t>IS</w:t>
        </w:r>
      </w:ins>
      <w:r w:rsidRPr="00C92FD4">
        <w:t>), and nucleotide diversity (π) for each dataset under different levels of subsampled read counts. Bars are colored by dataset.</w:t>
      </w:r>
    </w:p>
    <w:p w14:paraId="102F1A39" w14:textId="77777777" w:rsidR="001951C1" w:rsidRDefault="001951C1" w:rsidP="001951C1">
      <w:pPr>
        <w:spacing w:line="480" w:lineRule="auto"/>
        <w:rPr>
          <w:ins w:id="399" w:author="Office" w:date="2025-09-19T11:02:00Z" w16du:dateUtc="2025-09-19T09:02:00Z"/>
        </w:rPr>
      </w:pPr>
    </w:p>
    <w:p w14:paraId="7A0DB739" w14:textId="77777777" w:rsidR="001951C1" w:rsidRPr="002B2313" w:rsidRDefault="001951C1" w:rsidP="001951C1">
      <w:pPr>
        <w:spacing w:line="480" w:lineRule="auto"/>
        <w:rPr>
          <w:ins w:id="400" w:author="Office" w:date="2025-09-19T11:02:00Z" w16du:dateUtc="2025-09-19T09:02:00Z"/>
        </w:rPr>
      </w:pPr>
      <w:ins w:id="401" w:author="Office" w:date="2025-09-19T11:02:00Z" w16du:dateUtc="2025-09-19T09:02:00Z">
        <w:r>
          <w:rPr>
            <w:noProof/>
          </w:rPr>
          <w:lastRenderedPageBreak/>
          <w:drawing>
            <wp:anchor distT="0" distB="0" distL="114300" distR="114300" simplePos="0" relativeHeight="251662336" behindDoc="0" locked="0" layoutInCell="1" allowOverlap="1" wp14:anchorId="127B70D5" wp14:editId="24A4451E">
              <wp:simplePos x="0" y="0"/>
              <wp:positionH relativeFrom="column">
                <wp:posOffset>-72390</wp:posOffset>
              </wp:positionH>
              <wp:positionV relativeFrom="paragraph">
                <wp:posOffset>3810</wp:posOffset>
              </wp:positionV>
              <wp:extent cx="9563100" cy="4286885"/>
              <wp:effectExtent l="0" t="0" r="0" b="0"/>
              <wp:wrapTopAndBottom/>
              <wp:docPr id="38" name="Picture 3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graph&#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563100" cy="4286885"/>
                      </a:xfrm>
                      <a:prstGeom prst="rect">
                        <a:avLst/>
                      </a:prstGeom>
                      <a:noFill/>
                      <a:ln>
                        <a:noFill/>
                      </a:ln>
                    </pic:spPr>
                  </pic:pic>
                </a:graphicData>
              </a:graphic>
              <wp14:sizeRelH relativeFrom="margin">
                <wp14:pctWidth>0</wp14:pctWidth>
              </wp14:sizeRelH>
              <wp14:sizeRelV relativeFrom="margin">
                <wp14:pctHeight>0</wp14:pctHeight>
              </wp14:sizeRelV>
            </wp:anchor>
          </w:drawing>
        </w:r>
      </w:ins>
    </w:p>
    <w:p w14:paraId="7B3B0096" w14:textId="441F0F84" w:rsidR="001951C1" w:rsidRPr="00C92FD4" w:rsidRDefault="001951C1" w:rsidP="001951C1">
      <w:pPr>
        <w:spacing w:line="480" w:lineRule="auto"/>
      </w:pPr>
      <w:r w:rsidRPr="00C92FD4">
        <w:rPr>
          <w:b/>
        </w:rPr>
        <w:t>Supplementary Figure S2</w:t>
      </w:r>
      <w:del w:id="402" w:author="Office" w:date="2025-09-19T11:02:00Z" w16du:dateUtc="2025-09-19T09:02:00Z">
        <w:r w:rsidR="00860964" w:rsidRPr="002B2313">
          <w:rPr>
            <w:b/>
            <w:bCs/>
          </w:rPr>
          <w:delText xml:space="preserve"> (5).</w:delText>
        </w:r>
      </w:del>
      <w:ins w:id="403" w:author="Office" w:date="2025-09-19T11:02:00Z" w16du:dateUtc="2025-09-19T09:02:00Z">
        <w:r w:rsidRPr="002B2313">
          <w:rPr>
            <w:b/>
            <w:bCs/>
          </w:rPr>
          <w:t>.</w:t>
        </w:r>
      </w:ins>
      <w:r w:rsidRPr="00C92FD4">
        <w:rPr>
          <w:b/>
        </w:rPr>
        <w:t xml:space="preserve"> </w:t>
      </w:r>
      <w:r w:rsidRPr="00C92FD4">
        <w:t>Number of SNPs recovered across all datasets, reference genomes, and missing data thresholds applied during filtering.</w:t>
      </w:r>
    </w:p>
    <w:p w14:paraId="21927680" w14:textId="77777777" w:rsidR="001951C1" w:rsidRDefault="001951C1" w:rsidP="001951C1">
      <w:pPr>
        <w:spacing w:line="240" w:lineRule="auto"/>
        <w:ind w:firstLine="0"/>
        <w:jc w:val="left"/>
        <w:rPr>
          <w:ins w:id="404" w:author="Office" w:date="2025-09-19T11:02:00Z" w16du:dateUtc="2025-09-19T09:02:00Z"/>
          <w:b/>
          <w:bCs/>
        </w:rPr>
      </w:pPr>
      <w:ins w:id="405" w:author="Office" w:date="2025-09-19T11:02:00Z" w16du:dateUtc="2025-09-19T09:02:00Z">
        <w:r>
          <w:rPr>
            <w:b/>
            <w:bCs/>
          </w:rPr>
          <w:br w:type="page"/>
        </w:r>
      </w:ins>
    </w:p>
    <w:p w14:paraId="0AD8D7A8" w14:textId="671CDB8A" w:rsidR="001951C1" w:rsidRPr="00C92FD4" w:rsidRDefault="001951C1" w:rsidP="001951C1">
      <w:pPr>
        <w:spacing w:line="480" w:lineRule="auto"/>
      </w:pPr>
      <w:ins w:id="406" w:author="Office" w:date="2025-09-19T11:02:00Z" w16du:dateUtc="2025-09-19T09:02:00Z">
        <w:r>
          <w:rPr>
            <w:noProof/>
          </w:rPr>
          <w:lastRenderedPageBreak/>
          <w:drawing>
            <wp:anchor distT="0" distB="0" distL="114300" distR="114300" simplePos="0" relativeHeight="251663360" behindDoc="0" locked="0" layoutInCell="1" allowOverlap="1" wp14:anchorId="4CFC4A0B" wp14:editId="05B1600A">
              <wp:simplePos x="0" y="0"/>
              <wp:positionH relativeFrom="column">
                <wp:posOffset>356235</wp:posOffset>
              </wp:positionH>
              <wp:positionV relativeFrom="paragraph">
                <wp:posOffset>3810</wp:posOffset>
              </wp:positionV>
              <wp:extent cx="4872355" cy="4914900"/>
              <wp:effectExtent l="0" t="0" r="4445" b="0"/>
              <wp:wrapTopAndBottom/>
              <wp:docPr id="39" name="Picture 3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graph&#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72355" cy="4914900"/>
                      </a:xfrm>
                      <a:prstGeom prst="rect">
                        <a:avLst/>
                      </a:prstGeom>
                      <a:noFill/>
                      <a:ln>
                        <a:noFill/>
                      </a:ln>
                    </pic:spPr>
                  </pic:pic>
                </a:graphicData>
              </a:graphic>
              <wp14:sizeRelH relativeFrom="margin">
                <wp14:pctWidth>0</wp14:pctWidth>
              </wp14:sizeRelH>
              <wp14:sizeRelV relativeFrom="margin">
                <wp14:pctHeight>0</wp14:pctHeight>
              </wp14:sizeRelV>
            </wp:anchor>
          </w:drawing>
        </w:r>
      </w:ins>
      <w:r w:rsidRPr="00C92FD4">
        <w:rPr>
          <w:b/>
        </w:rPr>
        <w:t>Supplementary Figure S3</w:t>
      </w:r>
      <w:del w:id="407" w:author="Office" w:date="2025-09-19T11:02:00Z" w16du:dateUtc="2025-09-19T09:02:00Z">
        <w:r w:rsidR="009F3FD8" w:rsidRPr="002B2313">
          <w:rPr>
            <w:b/>
            <w:bCs/>
          </w:rPr>
          <w:delText>(6).</w:delText>
        </w:r>
      </w:del>
      <w:ins w:id="408" w:author="Office" w:date="2025-09-19T11:02:00Z" w16du:dateUtc="2025-09-19T09:02:00Z">
        <w:r w:rsidRPr="002B2313">
          <w:rPr>
            <w:b/>
            <w:bCs/>
          </w:rPr>
          <w:t>.</w:t>
        </w:r>
      </w:ins>
      <w:r w:rsidRPr="00C92FD4">
        <w:rPr>
          <w:b/>
        </w:rPr>
        <w:t xml:space="preserve"> </w:t>
      </w:r>
      <w:r w:rsidRPr="00C92FD4">
        <w:t>Population-level genetic statistics (number of private alleles, nucleotide diversity (π), observed heterozygosity (Ho), and inbreeding coefficient (</w:t>
      </w:r>
      <w:del w:id="409" w:author="Office" w:date="2025-09-19T11:02:00Z" w16du:dateUtc="2025-09-19T09:02:00Z">
        <w:r w:rsidR="00F378CF" w:rsidRPr="002B2313">
          <w:delText>Fis</w:delText>
        </w:r>
      </w:del>
      <w:ins w:id="410" w:author="Office" w:date="2025-09-19T11:02:00Z" w16du:dateUtc="2025-09-19T09:02:00Z">
        <w:r w:rsidRPr="002B2313">
          <w:t>F</w:t>
        </w:r>
        <w:r w:rsidRPr="004014D4">
          <w:rPr>
            <w:vertAlign w:val="subscript"/>
          </w:rPr>
          <w:t>IS</w:t>
        </w:r>
      </w:ins>
      <w:r w:rsidRPr="00C92FD4">
        <w:t xml:space="preserve">)) across reference genomes and missing data thresholds. Reference genome abbreviations: </w:t>
      </w:r>
      <w:proofErr w:type="spellStart"/>
      <w:r w:rsidRPr="00C92FD4">
        <w:t>Infl</w:t>
      </w:r>
      <w:proofErr w:type="spellEnd"/>
      <w:r w:rsidRPr="00C92FD4">
        <w:t xml:space="preserve"> — </w:t>
      </w:r>
      <w:r w:rsidRPr="00C92FD4">
        <w:rPr>
          <w:i/>
        </w:rPr>
        <w:t xml:space="preserve">P. </w:t>
      </w:r>
      <w:proofErr w:type="spellStart"/>
      <w:r w:rsidRPr="00C92FD4">
        <w:rPr>
          <w:i/>
        </w:rPr>
        <w:t>inflata</w:t>
      </w:r>
      <w:proofErr w:type="spellEnd"/>
      <w:r w:rsidRPr="00C92FD4">
        <w:t xml:space="preserve">, </w:t>
      </w:r>
      <w:proofErr w:type="spellStart"/>
      <w:r w:rsidRPr="00C92FD4">
        <w:t>AxiI</w:t>
      </w:r>
      <w:proofErr w:type="spellEnd"/>
      <w:r w:rsidRPr="00C92FD4">
        <w:t xml:space="preserve"> — </w:t>
      </w:r>
      <w:r w:rsidRPr="00C92FD4">
        <w:rPr>
          <w:i/>
        </w:rPr>
        <w:t>P. axillaris</w:t>
      </w:r>
      <w:r w:rsidRPr="00C92FD4">
        <w:t xml:space="preserve"> I, </w:t>
      </w:r>
      <w:proofErr w:type="spellStart"/>
      <w:r w:rsidRPr="00C92FD4">
        <w:t>AxiII</w:t>
      </w:r>
      <w:proofErr w:type="spellEnd"/>
      <w:r w:rsidRPr="00C92FD4">
        <w:t xml:space="preserve"> — </w:t>
      </w:r>
      <w:r w:rsidRPr="00C92FD4">
        <w:rPr>
          <w:i/>
        </w:rPr>
        <w:t>P. axillaris</w:t>
      </w:r>
      <w:r w:rsidRPr="00C92FD4">
        <w:t xml:space="preserve"> II</w:t>
      </w:r>
      <w:ins w:id="411" w:author="Office" w:date="2025-09-19T11:02:00Z" w16du:dateUtc="2025-09-19T09:02:00Z">
        <w:r w:rsidRPr="004014D4">
          <w:t xml:space="preserve">, </w:t>
        </w:r>
        <w:proofErr w:type="spellStart"/>
        <w:r w:rsidRPr="004014D4">
          <w:t>Secr</w:t>
        </w:r>
        <w:proofErr w:type="spellEnd"/>
        <w:r w:rsidRPr="004014D4">
          <w:t xml:space="preserve"> – </w:t>
        </w:r>
        <w:r w:rsidRPr="004014D4">
          <w:rPr>
            <w:i/>
            <w:iCs/>
          </w:rPr>
          <w:t>P. secreta</w:t>
        </w:r>
      </w:ins>
      <w:r w:rsidRPr="00C92FD4">
        <w:t xml:space="preserve">, Nico — </w:t>
      </w:r>
      <w:r w:rsidRPr="00C92FD4">
        <w:rPr>
          <w:i/>
        </w:rPr>
        <w:t>Nicotiana sylvestris</w:t>
      </w:r>
      <w:r w:rsidRPr="00C92FD4">
        <w:t xml:space="preserve">, Habro — </w:t>
      </w:r>
      <w:r w:rsidRPr="00C92FD4">
        <w:rPr>
          <w:i/>
        </w:rPr>
        <w:t xml:space="preserve">Solanum </w:t>
      </w:r>
      <w:proofErr w:type="spellStart"/>
      <w:r w:rsidRPr="00C92FD4">
        <w:rPr>
          <w:i/>
        </w:rPr>
        <w:t>habrochaites</w:t>
      </w:r>
      <w:proofErr w:type="spellEnd"/>
      <w:r w:rsidRPr="00C92FD4">
        <w:t>.</w:t>
      </w:r>
    </w:p>
    <w:p w14:paraId="3BD602A0" w14:textId="77777777" w:rsidR="001951C1" w:rsidRPr="00C92FD4" w:rsidRDefault="001951C1" w:rsidP="001951C1">
      <w:pPr>
        <w:spacing w:line="480" w:lineRule="auto"/>
      </w:pPr>
      <w:r w:rsidRPr="00C92FD4">
        <w:rPr>
          <w:b/>
        </w:rPr>
        <w:lastRenderedPageBreak/>
        <w:t xml:space="preserve">Table 1. </w:t>
      </w:r>
      <w:r w:rsidRPr="00C92FD4">
        <w:t>Mapping rates (%) across datasets when mapped to different reference genomes, by their phylogenetic proximity to the focal taxa.</w:t>
      </w:r>
    </w:p>
    <w:tbl>
      <w:tblPr>
        <w:tblW w:w="10771" w:type="dxa"/>
        <w:tblInd w:w="816" w:type="dxa"/>
        <w:tblCellMar>
          <w:top w:w="15" w:type="dxa"/>
          <w:left w:w="15" w:type="dxa"/>
          <w:bottom w:w="15" w:type="dxa"/>
          <w:right w:w="15" w:type="dxa"/>
        </w:tblCellMar>
        <w:tblLook w:val="04A0" w:firstRow="1" w:lastRow="0" w:firstColumn="1" w:lastColumn="0" w:noHBand="0" w:noVBand="1"/>
      </w:tblPr>
      <w:tblGrid>
        <w:gridCol w:w="1582"/>
        <w:gridCol w:w="1375"/>
        <w:gridCol w:w="1545"/>
        <w:gridCol w:w="1588"/>
        <w:gridCol w:w="1410"/>
        <w:gridCol w:w="1526"/>
        <w:gridCol w:w="1745"/>
      </w:tblGrid>
      <w:tr w:rsidR="001951C1" w14:paraId="547EE7FA" w14:textId="77777777" w:rsidTr="00F41DE9">
        <w:trPr>
          <w:trHeight w:val="335"/>
          <w:ins w:id="412" w:author="Office" w:date="2025-09-19T11:02:00Z" w16du:dateUtc="2025-09-19T09:02:00Z"/>
        </w:trPr>
        <w:tc>
          <w:tcPr>
            <w:tcW w:w="0" w:type="auto"/>
            <w:tcBorders>
              <w:top w:val="single" w:sz="4" w:space="0" w:color="000000"/>
              <w:bottom w:val="single" w:sz="6" w:space="0" w:color="7F7F7F"/>
            </w:tcBorders>
            <w:shd w:val="clear" w:color="auto" w:fill="FFFFFF"/>
            <w:tcMar>
              <w:top w:w="0" w:type="dxa"/>
              <w:left w:w="100" w:type="dxa"/>
              <w:bottom w:w="0" w:type="dxa"/>
              <w:right w:w="100" w:type="dxa"/>
            </w:tcMar>
            <w:vAlign w:val="center"/>
            <w:hideMark/>
          </w:tcPr>
          <w:p w14:paraId="1C2F8F9D" w14:textId="77777777" w:rsidR="001951C1" w:rsidRDefault="001951C1" w:rsidP="00F41DE9">
            <w:pPr>
              <w:spacing w:line="240" w:lineRule="auto"/>
              <w:ind w:firstLine="0"/>
              <w:jc w:val="left"/>
              <w:rPr>
                <w:ins w:id="413" w:author="Office" w:date="2025-09-19T11:02:00Z" w16du:dateUtc="2025-09-19T09:02:00Z"/>
              </w:rPr>
            </w:pPr>
          </w:p>
        </w:tc>
        <w:tc>
          <w:tcPr>
            <w:tcW w:w="0" w:type="auto"/>
            <w:tcBorders>
              <w:top w:val="single" w:sz="4" w:space="0" w:color="000000"/>
              <w:bottom w:val="single" w:sz="6" w:space="0" w:color="7F7F7F"/>
            </w:tcBorders>
            <w:shd w:val="clear" w:color="auto" w:fill="FFFFFF"/>
            <w:tcMar>
              <w:top w:w="0" w:type="dxa"/>
              <w:left w:w="100" w:type="dxa"/>
              <w:bottom w:w="0" w:type="dxa"/>
              <w:right w:w="100" w:type="dxa"/>
            </w:tcMar>
            <w:vAlign w:val="center"/>
            <w:hideMark/>
          </w:tcPr>
          <w:p w14:paraId="67A54B8E" w14:textId="77777777" w:rsidR="001951C1" w:rsidRDefault="001951C1" w:rsidP="00F41DE9">
            <w:pPr>
              <w:pStyle w:val="NormalWeb"/>
              <w:spacing w:before="0" w:beforeAutospacing="0" w:after="0" w:afterAutospacing="0"/>
              <w:jc w:val="center"/>
              <w:rPr>
                <w:ins w:id="414" w:author="Office" w:date="2025-09-19T11:02:00Z" w16du:dateUtc="2025-09-19T09:02:00Z"/>
              </w:rPr>
            </w:pPr>
            <w:ins w:id="415" w:author="Office" w:date="2025-09-19T11:02:00Z" w16du:dateUtc="2025-09-19T09:02:00Z">
              <w:r>
                <w:rPr>
                  <w:i/>
                  <w:iCs/>
                  <w:color w:val="000000"/>
                  <w:sz w:val="20"/>
                  <w:szCs w:val="20"/>
                </w:rPr>
                <w:t xml:space="preserve">P. </w:t>
              </w:r>
              <w:proofErr w:type="spellStart"/>
              <w:r>
                <w:rPr>
                  <w:i/>
                  <w:iCs/>
                  <w:color w:val="000000"/>
                  <w:sz w:val="20"/>
                  <w:szCs w:val="20"/>
                </w:rPr>
                <w:t>inflata</w:t>
              </w:r>
              <w:proofErr w:type="spellEnd"/>
            </w:ins>
          </w:p>
        </w:tc>
        <w:tc>
          <w:tcPr>
            <w:tcW w:w="0" w:type="auto"/>
            <w:tcBorders>
              <w:top w:val="single" w:sz="4" w:space="0" w:color="000000"/>
              <w:bottom w:val="single" w:sz="6" w:space="0" w:color="7F7F7F"/>
            </w:tcBorders>
            <w:shd w:val="clear" w:color="auto" w:fill="FFFFFF"/>
            <w:tcMar>
              <w:top w:w="0" w:type="dxa"/>
              <w:left w:w="100" w:type="dxa"/>
              <w:bottom w:w="0" w:type="dxa"/>
              <w:right w:w="100" w:type="dxa"/>
            </w:tcMar>
            <w:vAlign w:val="center"/>
            <w:hideMark/>
          </w:tcPr>
          <w:p w14:paraId="4B507867" w14:textId="77777777" w:rsidR="001951C1" w:rsidRDefault="001951C1" w:rsidP="00F41DE9">
            <w:pPr>
              <w:pStyle w:val="NormalWeb"/>
              <w:spacing w:before="0" w:beforeAutospacing="0" w:after="0" w:afterAutospacing="0"/>
              <w:jc w:val="center"/>
              <w:rPr>
                <w:ins w:id="416" w:author="Office" w:date="2025-09-19T11:02:00Z" w16du:dateUtc="2025-09-19T09:02:00Z"/>
              </w:rPr>
            </w:pPr>
            <w:ins w:id="417" w:author="Office" w:date="2025-09-19T11:02:00Z" w16du:dateUtc="2025-09-19T09:02:00Z">
              <w:r>
                <w:rPr>
                  <w:i/>
                  <w:iCs/>
                  <w:color w:val="000000"/>
                  <w:sz w:val="20"/>
                  <w:szCs w:val="20"/>
                </w:rPr>
                <w:t>P. axillaris I</w:t>
              </w:r>
            </w:ins>
          </w:p>
        </w:tc>
        <w:tc>
          <w:tcPr>
            <w:tcW w:w="0" w:type="auto"/>
            <w:tcBorders>
              <w:top w:val="single" w:sz="4" w:space="0" w:color="000000"/>
              <w:bottom w:val="single" w:sz="6" w:space="0" w:color="7F7F7F"/>
            </w:tcBorders>
            <w:shd w:val="clear" w:color="auto" w:fill="FFFFFF"/>
            <w:tcMar>
              <w:top w:w="0" w:type="dxa"/>
              <w:left w:w="100" w:type="dxa"/>
              <w:bottom w:w="0" w:type="dxa"/>
              <w:right w:w="100" w:type="dxa"/>
            </w:tcMar>
            <w:vAlign w:val="center"/>
            <w:hideMark/>
          </w:tcPr>
          <w:p w14:paraId="6927DDE2" w14:textId="77777777" w:rsidR="001951C1" w:rsidRDefault="001951C1" w:rsidP="00F41DE9">
            <w:pPr>
              <w:pStyle w:val="NormalWeb"/>
              <w:spacing w:before="0" w:beforeAutospacing="0" w:after="0" w:afterAutospacing="0"/>
              <w:jc w:val="center"/>
              <w:rPr>
                <w:ins w:id="418" w:author="Office" w:date="2025-09-19T11:02:00Z" w16du:dateUtc="2025-09-19T09:02:00Z"/>
              </w:rPr>
            </w:pPr>
            <w:ins w:id="419" w:author="Office" w:date="2025-09-19T11:02:00Z" w16du:dateUtc="2025-09-19T09:02:00Z">
              <w:r>
                <w:rPr>
                  <w:i/>
                  <w:iCs/>
                  <w:color w:val="000000"/>
                  <w:sz w:val="20"/>
                  <w:szCs w:val="20"/>
                </w:rPr>
                <w:t>P. axillaris II</w:t>
              </w:r>
            </w:ins>
          </w:p>
        </w:tc>
        <w:tc>
          <w:tcPr>
            <w:tcW w:w="0" w:type="auto"/>
            <w:tcBorders>
              <w:top w:val="single" w:sz="4" w:space="0" w:color="000000"/>
              <w:bottom w:val="single" w:sz="6" w:space="0" w:color="7F7F7F"/>
            </w:tcBorders>
            <w:shd w:val="clear" w:color="auto" w:fill="FFFFFF"/>
            <w:tcMar>
              <w:top w:w="0" w:type="dxa"/>
              <w:left w:w="100" w:type="dxa"/>
              <w:bottom w:w="0" w:type="dxa"/>
              <w:right w:w="100" w:type="dxa"/>
            </w:tcMar>
            <w:vAlign w:val="center"/>
            <w:hideMark/>
          </w:tcPr>
          <w:p w14:paraId="39781878" w14:textId="77777777" w:rsidR="001951C1" w:rsidRDefault="001951C1" w:rsidP="00F41DE9">
            <w:pPr>
              <w:pStyle w:val="NormalWeb"/>
              <w:spacing w:before="0" w:beforeAutospacing="0" w:after="0" w:afterAutospacing="0"/>
              <w:jc w:val="center"/>
              <w:rPr>
                <w:ins w:id="420" w:author="Office" w:date="2025-09-19T11:02:00Z" w16du:dateUtc="2025-09-19T09:02:00Z"/>
              </w:rPr>
            </w:pPr>
            <w:ins w:id="421" w:author="Office" w:date="2025-09-19T11:02:00Z" w16du:dateUtc="2025-09-19T09:02:00Z">
              <w:r>
                <w:rPr>
                  <w:i/>
                  <w:iCs/>
                  <w:color w:val="000000"/>
                  <w:sz w:val="20"/>
                  <w:szCs w:val="20"/>
                </w:rPr>
                <w:t>P. secreta</w:t>
              </w:r>
            </w:ins>
          </w:p>
        </w:tc>
        <w:tc>
          <w:tcPr>
            <w:tcW w:w="0" w:type="auto"/>
            <w:tcBorders>
              <w:top w:val="single" w:sz="4" w:space="0" w:color="000000"/>
              <w:bottom w:val="single" w:sz="6" w:space="0" w:color="7F7F7F"/>
            </w:tcBorders>
            <w:shd w:val="clear" w:color="auto" w:fill="FFFFFF"/>
            <w:tcMar>
              <w:top w:w="0" w:type="dxa"/>
              <w:left w:w="100" w:type="dxa"/>
              <w:bottom w:w="0" w:type="dxa"/>
              <w:right w:w="100" w:type="dxa"/>
            </w:tcMar>
            <w:vAlign w:val="center"/>
            <w:hideMark/>
          </w:tcPr>
          <w:p w14:paraId="4F4F869D" w14:textId="77777777" w:rsidR="001951C1" w:rsidRDefault="001951C1" w:rsidP="00F41DE9">
            <w:pPr>
              <w:pStyle w:val="NormalWeb"/>
              <w:spacing w:before="0" w:beforeAutospacing="0" w:after="0" w:afterAutospacing="0"/>
              <w:jc w:val="center"/>
              <w:rPr>
                <w:ins w:id="422" w:author="Office" w:date="2025-09-19T11:02:00Z" w16du:dateUtc="2025-09-19T09:02:00Z"/>
              </w:rPr>
            </w:pPr>
            <w:ins w:id="423" w:author="Office" w:date="2025-09-19T11:02:00Z" w16du:dateUtc="2025-09-19T09:02:00Z">
              <w:r>
                <w:rPr>
                  <w:i/>
                  <w:iCs/>
                  <w:color w:val="000000"/>
                  <w:sz w:val="20"/>
                  <w:szCs w:val="20"/>
                </w:rPr>
                <w:t>N. sylvestris</w:t>
              </w:r>
            </w:ins>
          </w:p>
        </w:tc>
        <w:tc>
          <w:tcPr>
            <w:tcW w:w="0" w:type="auto"/>
            <w:tcBorders>
              <w:top w:val="single" w:sz="4" w:space="0" w:color="000000"/>
              <w:bottom w:val="single" w:sz="6" w:space="0" w:color="7F7F7F"/>
            </w:tcBorders>
            <w:shd w:val="clear" w:color="auto" w:fill="FFFFFF"/>
            <w:tcMar>
              <w:top w:w="0" w:type="dxa"/>
              <w:left w:w="100" w:type="dxa"/>
              <w:bottom w:w="0" w:type="dxa"/>
              <w:right w:w="100" w:type="dxa"/>
            </w:tcMar>
            <w:vAlign w:val="center"/>
            <w:hideMark/>
          </w:tcPr>
          <w:p w14:paraId="38EC18C4" w14:textId="77777777" w:rsidR="001951C1" w:rsidRDefault="001951C1" w:rsidP="00F41DE9">
            <w:pPr>
              <w:pStyle w:val="NormalWeb"/>
              <w:spacing w:before="0" w:beforeAutospacing="0" w:after="0" w:afterAutospacing="0"/>
              <w:jc w:val="center"/>
              <w:rPr>
                <w:ins w:id="424" w:author="Office" w:date="2025-09-19T11:02:00Z" w16du:dateUtc="2025-09-19T09:02:00Z"/>
              </w:rPr>
            </w:pPr>
            <w:ins w:id="425" w:author="Office" w:date="2025-09-19T11:02:00Z" w16du:dateUtc="2025-09-19T09:02:00Z">
              <w:r>
                <w:rPr>
                  <w:i/>
                  <w:iCs/>
                  <w:color w:val="000000"/>
                  <w:sz w:val="20"/>
                  <w:szCs w:val="20"/>
                </w:rPr>
                <w:t xml:space="preserve">S. </w:t>
              </w:r>
              <w:proofErr w:type="spellStart"/>
              <w:r>
                <w:rPr>
                  <w:i/>
                  <w:iCs/>
                  <w:color w:val="000000"/>
                  <w:sz w:val="20"/>
                  <w:szCs w:val="20"/>
                </w:rPr>
                <w:t>habrochaites</w:t>
              </w:r>
              <w:proofErr w:type="spellEnd"/>
            </w:ins>
          </w:p>
        </w:tc>
      </w:tr>
      <w:tr w:rsidR="001951C1" w14:paraId="4B2C06CE" w14:textId="77777777" w:rsidTr="00F41DE9">
        <w:trPr>
          <w:trHeight w:val="316"/>
          <w:ins w:id="426" w:author="Office" w:date="2025-09-19T11:02:00Z" w16du:dateUtc="2025-09-19T09:02:00Z"/>
        </w:trPr>
        <w:tc>
          <w:tcPr>
            <w:tcW w:w="0" w:type="auto"/>
            <w:tcBorders>
              <w:top w:val="single" w:sz="6" w:space="0" w:color="7F7F7F"/>
              <w:right w:val="single" w:sz="6" w:space="0" w:color="7F7F7F"/>
            </w:tcBorders>
            <w:shd w:val="clear" w:color="auto" w:fill="FFFFFF"/>
            <w:tcMar>
              <w:top w:w="0" w:type="dxa"/>
              <w:left w:w="100" w:type="dxa"/>
              <w:bottom w:w="0" w:type="dxa"/>
              <w:right w:w="100" w:type="dxa"/>
            </w:tcMar>
            <w:vAlign w:val="center"/>
            <w:hideMark/>
          </w:tcPr>
          <w:p w14:paraId="23963452" w14:textId="77777777" w:rsidR="001951C1" w:rsidRDefault="001951C1" w:rsidP="00F41DE9">
            <w:pPr>
              <w:pStyle w:val="NormalWeb"/>
              <w:spacing w:before="0" w:beforeAutospacing="0" w:after="0" w:afterAutospacing="0"/>
              <w:jc w:val="center"/>
              <w:rPr>
                <w:ins w:id="427" w:author="Office" w:date="2025-09-19T11:02:00Z" w16du:dateUtc="2025-09-19T09:02:00Z"/>
              </w:rPr>
            </w:pPr>
            <w:ins w:id="428" w:author="Office" w:date="2025-09-19T11:02:00Z" w16du:dateUtc="2025-09-19T09:02:00Z">
              <w:r>
                <w:rPr>
                  <w:color w:val="000000"/>
                  <w:sz w:val="20"/>
                  <w:szCs w:val="20"/>
                </w:rPr>
                <w:t>POP</w:t>
              </w:r>
            </w:ins>
          </w:p>
        </w:tc>
        <w:tc>
          <w:tcPr>
            <w:tcW w:w="0" w:type="auto"/>
            <w:tcBorders>
              <w:top w:val="single" w:sz="6" w:space="0" w:color="7F7F7F"/>
              <w:left w:val="single" w:sz="6" w:space="0" w:color="7F7F7F"/>
            </w:tcBorders>
            <w:tcMar>
              <w:top w:w="0" w:type="dxa"/>
              <w:left w:w="100" w:type="dxa"/>
              <w:bottom w:w="0" w:type="dxa"/>
              <w:right w:w="100" w:type="dxa"/>
            </w:tcMar>
            <w:vAlign w:val="center"/>
            <w:hideMark/>
          </w:tcPr>
          <w:p w14:paraId="5461E0BD" w14:textId="77777777" w:rsidR="001951C1" w:rsidRDefault="001951C1" w:rsidP="00F41DE9">
            <w:pPr>
              <w:pStyle w:val="NormalWeb"/>
              <w:spacing w:before="0" w:beforeAutospacing="0" w:after="0" w:afterAutospacing="0"/>
              <w:jc w:val="center"/>
              <w:rPr>
                <w:ins w:id="429" w:author="Office" w:date="2025-09-19T11:02:00Z" w16du:dateUtc="2025-09-19T09:02:00Z"/>
              </w:rPr>
            </w:pPr>
            <w:ins w:id="430" w:author="Office" w:date="2025-09-19T11:02:00Z" w16du:dateUtc="2025-09-19T09:02:00Z">
              <w:r>
                <w:rPr>
                  <w:color w:val="000000"/>
                  <w:sz w:val="20"/>
                  <w:szCs w:val="20"/>
                </w:rPr>
                <w:t>0.86</w:t>
              </w:r>
            </w:ins>
          </w:p>
        </w:tc>
        <w:tc>
          <w:tcPr>
            <w:tcW w:w="0" w:type="auto"/>
            <w:tcBorders>
              <w:top w:val="single" w:sz="6" w:space="0" w:color="7F7F7F"/>
            </w:tcBorders>
            <w:tcMar>
              <w:top w:w="0" w:type="dxa"/>
              <w:left w:w="100" w:type="dxa"/>
              <w:bottom w:w="0" w:type="dxa"/>
              <w:right w:w="100" w:type="dxa"/>
            </w:tcMar>
            <w:vAlign w:val="center"/>
            <w:hideMark/>
          </w:tcPr>
          <w:p w14:paraId="49F7A048" w14:textId="77777777" w:rsidR="001951C1" w:rsidRDefault="001951C1" w:rsidP="00F41DE9">
            <w:pPr>
              <w:pStyle w:val="NormalWeb"/>
              <w:spacing w:before="0" w:beforeAutospacing="0" w:after="0" w:afterAutospacing="0"/>
              <w:jc w:val="center"/>
              <w:rPr>
                <w:ins w:id="431" w:author="Office" w:date="2025-09-19T11:02:00Z" w16du:dateUtc="2025-09-19T09:02:00Z"/>
              </w:rPr>
            </w:pPr>
            <w:ins w:id="432" w:author="Office" w:date="2025-09-19T11:02:00Z" w16du:dateUtc="2025-09-19T09:02:00Z">
              <w:r>
                <w:rPr>
                  <w:color w:val="000000"/>
                  <w:sz w:val="20"/>
                  <w:szCs w:val="20"/>
                </w:rPr>
                <w:t>0.82</w:t>
              </w:r>
            </w:ins>
          </w:p>
        </w:tc>
        <w:tc>
          <w:tcPr>
            <w:tcW w:w="0" w:type="auto"/>
            <w:tcBorders>
              <w:top w:val="single" w:sz="6" w:space="0" w:color="7F7F7F"/>
            </w:tcBorders>
            <w:tcMar>
              <w:top w:w="0" w:type="dxa"/>
              <w:left w:w="100" w:type="dxa"/>
              <w:bottom w:w="0" w:type="dxa"/>
              <w:right w:w="100" w:type="dxa"/>
            </w:tcMar>
            <w:vAlign w:val="center"/>
            <w:hideMark/>
          </w:tcPr>
          <w:p w14:paraId="3BCCBA08" w14:textId="77777777" w:rsidR="001951C1" w:rsidRDefault="001951C1" w:rsidP="00F41DE9">
            <w:pPr>
              <w:pStyle w:val="NormalWeb"/>
              <w:spacing w:before="0" w:beforeAutospacing="0" w:after="0" w:afterAutospacing="0"/>
              <w:jc w:val="center"/>
              <w:rPr>
                <w:ins w:id="433" w:author="Office" w:date="2025-09-19T11:02:00Z" w16du:dateUtc="2025-09-19T09:02:00Z"/>
              </w:rPr>
            </w:pPr>
            <w:ins w:id="434" w:author="Office" w:date="2025-09-19T11:02:00Z" w16du:dateUtc="2025-09-19T09:02:00Z">
              <w:r>
                <w:rPr>
                  <w:color w:val="000000"/>
                  <w:sz w:val="20"/>
                  <w:szCs w:val="20"/>
                </w:rPr>
                <w:t>0.82</w:t>
              </w:r>
            </w:ins>
          </w:p>
        </w:tc>
        <w:tc>
          <w:tcPr>
            <w:tcW w:w="0" w:type="auto"/>
            <w:tcBorders>
              <w:top w:val="single" w:sz="6" w:space="0" w:color="7F7F7F"/>
            </w:tcBorders>
            <w:tcMar>
              <w:top w:w="0" w:type="dxa"/>
              <w:left w:w="100" w:type="dxa"/>
              <w:bottom w:w="0" w:type="dxa"/>
              <w:right w:w="100" w:type="dxa"/>
            </w:tcMar>
            <w:vAlign w:val="center"/>
            <w:hideMark/>
          </w:tcPr>
          <w:p w14:paraId="38099082" w14:textId="77777777" w:rsidR="001951C1" w:rsidRDefault="001951C1" w:rsidP="00F41DE9">
            <w:pPr>
              <w:pStyle w:val="NormalWeb"/>
              <w:spacing w:before="0" w:beforeAutospacing="0" w:after="0" w:afterAutospacing="0"/>
              <w:jc w:val="center"/>
              <w:rPr>
                <w:ins w:id="435" w:author="Office" w:date="2025-09-19T11:02:00Z" w16du:dateUtc="2025-09-19T09:02:00Z"/>
              </w:rPr>
            </w:pPr>
            <w:ins w:id="436" w:author="Office" w:date="2025-09-19T11:02:00Z" w16du:dateUtc="2025-09-19T09:02:00Z">
              <w:r>
                <w:rPr>
                  <w:color w:val="000000"/>
                  <w:sz w:val="20"/>
                  <w:szCs w:val="20"/>
                </w:rPr>
                <w:t>0.83</w:t>
              </w:r>
            </w:ins>
          </w:p>
        </w:tc>
        <w:tc>
          <w:tcPr>
            <w:tcW w:w="0" w:type="auto"/>
            <w:tcBorders>
              <w:top w:val="single" w:sz="6" w:space="0" w:color="7F7F7F"/>
            </w:tcBorders>
            <w:tcMar>
              <w:top w:w="0" w:type="dxa"/>
              <w:left w:w="100" w:type="dxa"/>
              <w:bottom w:w="0" w:type="dxa"/>
              <w:right w:w="100" w:type="dxa"/>
            </w:tcMar>
            <w:vAlign w:val="center"/>
            <w:hideMark/>
          </w:tcPr>
          <w:p w14:paraId="61F9AFA1" w14:textId="77777777" w:rsidR="001951C1" w:rsidRDefault="001951C1" w:rsidP="00F41DE9">
            <w:pPr>
              <w:pStyle w:val="NormalWeb"/>
              <w:spacing w:before="0" w:beforeAutospacing="0" w:after="0" w:afterAutospacing="0"/>
              <w:jc w:val="center"/>
              <w:rPr>
                <w:ins w:id="437" w:author="Office" w:date="2025-09-19T11:02:00Z" w16du:dateUtc="2025-09-19T09:02:00Z"/>
              </w:rPr>
            </w:pPr>
            <w:ins w:id="438" w:author="Office" w:date="2025-09-19T11:02:00Z" w16du:dateUtc="2025-09-19T09:02:00Z">
              <w:r>
                <w:rPr>
                  <w:color w:val="000000"/>
                  <w:sz w:val="20"/>
                  <w:szCs w:val="20"/>
                </w:rPr>
                <w:t>0.33</w:t>
              </w:r>
            </w:ins>
          </w:p>
        </w:tc>
        <w:tc>
          <w:tcPr>
            <w:tcW w:w="0" w:type="auto"/>
            <w:tcBorders>
              <w:top w:val="single" w:sz="6" w:space="0" w:color="7F7F7F"/>
            </w:tcBorders>
            <w:tcMar>
              <w:top w:w="0" w:type="dxa"/>
              <w:left w:w="100" w:type="dxa"/>
              <w:bottom w:w="0" w:type="dxa"/>
              <w:right w:w="100" w:type="dxa"/>
            </w:tcMar>
            <w:vAlign w:val="center"/>
            <w:hideMark/>
          </w:tcPr>
          <w:p w14:paraId="42D39C9D" w14:textId="77777777" w:rsidR="001951C1" w:rsidRDefault="001951C1" w:rsidP="00F41DE9">
            <w:pPr>
              <w:pStyle w:val="NormalWeb"/>
              <w:spacing w:before="0" w:beforeAutospacing="0" w:after="0" w:afterAutospacing="0"/>
              <w:jc w:val="center"/>
              <w:rPr>
                <w:ins w:id="439" w:author="Office" w:date="2025-09-19T11:02:00Z" w16du:dateUtc="2025-09-19T09:02:00Z"/>
              </w:rPr>
            </w:pPr>
            <w:ins w:id="440" w:author="Office" w:date="2025-09-19T11:02:00Z" w16du:dateUtc="2025-09-19T09:02:00Z">
              <w:r>
                <w:rPr>
                  <w:color w:val="000000"/>
                  <w:sz w:val="20"/>
                  <w:szCs w:val="20"/>
                </w:rPr>
                <w:t>0.26</w:t>
              </w:r>
            </w:ins>
          </w:p>
        </w:tc>
      </w:tr>
      <w:tr w:rsidR="001951C1" w14:paraId="4AB7FF0B" w14:textId="77777777" w:rsidTr="00F41DE9">
        <w:trPr>
          <w:trHeight w:val="316"/>
          <w:ins w:id="441" w:author="Office" w:date="2025-09-19T11:02:00Z" w16du:dateUtc="2025-09-19T09:02:00Z"/>
        </w:trPr>
        <w:tc>
          <w:tcPr>
            <w:tcW w:w="0" w:type="auto"/>
            <w:tcBorders>
              <w:right w:val="single" w:sz="6" w:space="0" w:color="7F7F7F"/>
            </w:tcBorders>
            <w:shd w:val="clear" w:color="auto" w:fill="FFFFFF"/>
            <w:tcMar>
              <w:top w:w="0" w:type="dxa"/>
              <w:left w:w="100" w:type="dxa"/>
              <w:bottom w:w="0" w:type="dxa"/>
              <w:right w:w="100" w:type="dxa"/>
            </w:tcMar>
            <w:vAlign w:val="center"/>
            <w:hideMark/>
          </w:tcPr>
          <w:p w14:paraId="730DE985" w14:textId="77777777" w:rsidR="001951C1" w:rsidRDefault="001951C1" w:rsidP="00F41DE9">
            <w:pPr>
              <w:pStyle w:val="NormalWeb"/>
              <w:spacing w:before="0" w:beforeAutospacing="0" w:after="0" w:afterAutospacing="0"/>
              <w:jc w:val="center"/>
              <w:rPr>
                <w:ins w:id="442" w:author="Office" w:date="2025-09-19T11:02:00Z" w16du:dateUtc="2025-09-19T09:02:00Z"/>
              </w:rPr>
            </w:pPr>
            <w:ins w:id="443" w:author="Office" w:date="2025-09-19T11:02:00Z" w16du:dateUtc="2025-09-19T09:02:00Z">
              <w:r>
                <w:rPr>
                  <w:color w:val="000000"/>
                  <w:sz w:val="20"/>
                  <w:szCs w:val="20"/>
                </w:rPr>
                <w:t>INTRA-P4</w:t>
              </w:r>
            </w:ins>
          </w:p>
        </w:tc>
        <w:tc>
          <w:tcPr>
            <w:tcW w:w="0" w:type="auto"/>
            <w:tcBorders>
              <w:left w:val="single" w:sz="6" w:space="0" w:color="7F7F7F"/>
            </w:tcBorders>
            <w:tcMar>
              <w:top w:w="0" w:type="dxa"/>
              <w:left w:w="100" w:type="dxa"/>
              <w:bottom w:w="0" w:type="dxa"/>
              <w:right w:w="100" w:type="dxa"/>
            </w:tcMar>
            <w:vAlign w:val="center"/>
            <w:hideMark/>
          </w:tcPr>
          <w:p w14:paraId="77C4879A" w14:textId="77777777" w:rsidR="001951C1" w:rsidRDefault="001951C1" w:rsidP="00F41DE9">
            <w:pPr>
              <w:pStyle w:val="NormalWeb"/>
              <w:spacing w:before="0" w:beforeAutospacing="0" w:after="0" w:afterAutospacing="0"/>
              <w:jc w:val="center"/>
              <w:rPr>
                <w:ins w:id="444" w:author="Office" w:date="2025-09-19T11:02:00Z" w16du:dateUtc="2025-09-19T09:02:00Z"/>
              </w:rPr>
            </w:pPr>
            <w:ins w:id="445" w:author="Office" w:date="2025-09-19T11:02:00Z" w16du:dateUtc="2025-09-19T09:02:00Z">
              <w:r>
                <w:rPr>
                  <w:color w:val="000000"/>
                  <w:sz w:val="20"/>
                  <w:szCs w:val="20"/>
                </w:rPr>
                <w:t>0.88</w:t>
              </w:r>
            </w:ins>
          </w:p>
        </w:tc>
        <w:tc>
          <w:tcPr>
            <w:tcW w:w="0" w:type="auto"/>
            <w:tcMar>
              <w:top w:w="0" w:type="dxa"/>
              <w:left w:w="100" w:type="dxa"/>
              <w:bottom w:w="0" w:type="dxa"/>
              <w:right w:w="100" w:type="dxa"/>
            </w:tcMar>
            <w:vAlign w:val="center"/>
            <w:hideMark/>
          </w:tcPr>
          <w:p w14:paraId="49931B8D" w14:textId="77777777" w:rsidR="001951C1" w:rsidRDefault="001951C1" w:rsidP="00F41DE9">
            <w:pPr>
              <w:pStyle w:val="NormalWeb"/>
              <w:spacing w:before="0" w:beforeAutospacing="0" w:after="0" w:afterAutospacing="0"/>
              <w:jc w:val="center"/>
              <w:rPr>
                <w:ins w:id="446" w:author="Office" w:date="2025-09-19T11:02:00Z" w16du:dateUtc="2025-09-19T09:02:00Z"/>
              </w:rPr>
            </w:pPr>
            <w:ins w:id="447" w:author="Office" w:date="2025-09-19T11:02:00Z" w16du:dateUtc="2025-09-19T09:02:00Z">
              <w:r>
                <w:rPr>
                  <w:color w:val="000000"/>
                  <w:sz w:val="20"/>
                  <w:szCs w:val="20"/>
                </w:rPr>
                <w:t>0.85</w:t>
              </w:r>
            </w:ins>
          </w:p>
        </w:tc>
        <w:tc>
          <w:tcPr>
            <w:tcW w:w="0" w:type="auto"/>
            <w:tcMar>
              <w:top w:w="0" w:type="dxa"/>
              <w:left w:w="100" w:type="dxa"/>
              <w:bottom w:w="0" w:type="dxa"/>
              <w:right w:w="100" w:type="dxa"/>
            </w:tcMar>
            <w:vAlign w:val="center"/>
            <w:hideMark/>
          </w:tcPr>
          <w:p w14:paraId="2B94CCC3" w14:textId="77777777" w:rsidR="001951C1" w:rsidRDefault="001951C1" w:rsidP="00F41DE9">
            <w:pPr>
              <w:pStyle w:val="NormalWeb"/>
              <w:spacing w:before="0" w:beforeAutospacing="0" w:after="0" w:afterAutospacing="0"/>
              <w:jc w:val="center"/>
              <w:rPr>
                <w:ins w:id="448" w:author="Office" w:date="2025-09-19T11:02:00Z" w16du:dateUtc="2025-09-19T09:02:00Z"/>
              </w:rPr>
            </w:pPr>
            <w:ins w:id="449" w:author="Office" w:date="2025-09-19T11:02:00Z" w16du:dateUtc="2025-09-19T09:02:00Z">
              <w:r>
                <w:rPr>
                  <w:color w:val="000000"/>
                  <w:sz w:val="20"/>
                  <w:szCs w:val="20"/>
                </w:rPr>
                <w:t>0.85</w:t>
              </w:r>
            </w:ins>
          </w:p>
        </w:tc>
        <w:tc>
          <w:tcPr>
            <w:tcW w:w="0" w:type="auto"/>
            <w:tcMar>
              <w:top w:w="0" w:type="dxa"/>
              <w:left w:w="100" w:type="dxa"/>
              <w:bottom w:w="0" w:type="dxa"/>
              <w:right w:w="100" w:type="dxa"/>
            </w:tcMar>
            <w:vAlign w:val="center"/>
            <w:hideMark/>
          </w:tcPr>
          <w:p w14:paraId="068014D5" w14:textId="77777777" w:rsidR="001951C1" w:rsidRDefault="001951C1" w:rsidP="00F41DE9">
            <w:pPr>
              <w:pStyle w:val="NormalWeb"/>
              <w:spacing w:before="0" w:beforeAutospacing="0" w:after="0" w:afterAutospacing="0"/>
              <w:jc w:val="center"/>
              <w:rPr>
                <w:ins w:id="450" w:author="Office" w:date="2025-09-19T11:02:00Z" w16du:dateUtc="2025-09-19T09:02:00Z"/>
              </w:rPr>
            </w:pPr>
            <w:ins w:id="451" w:author="Office" w:date="2025-09-19T11:02:00Z" w16du:dateUtc="2025-09-19T09:02:00Z">
              <w:r>
                <w:rPr>
                  <w:color w:val="000000"/>
                  <w:sz w:val="20"/>
                  <w:szCs w:val="20"/>
                </w:rPr>
                <w:t>0.85</w:t>
              </w:r>
            </w:ins>
          </w:p>
        </w:tc>
        <w:tc>
          <w:tcPr>
            <w:tcW w:w="0" w:type="auto"/>
            <w:tcMar>
              <w:top w:w="0" w:type="dxa"/>
              <w:left w:w="100" w:type="dxa"/>
              <w:bottom w:w="0" w:type="dxa"/>
              <w:right w:w="100" w:type="dxa"/>
            </w:tcMar>
            <w:vAlign w:val="center"/>
            <w:hideMark/>
          </w:tcPr>
          <w:p w14:paraId="7AABE77F" w14:textId="77777777" w:rsidR="001951C1" w:rsidRDefault="001951C1" w:rsidP="00F41DE9">
            <w:pPr>
              <w:pStyle w:val="NormalWeb"/>
              <w:spacing w:before="0" w:beforeAutospacing="0" w:after="0" w:afterAutospacing="0"/>
              <w:jc w:val="center"/>
              <w:rPr>
                <w:ins w:id="452" w:author="Office" w:date="2025-09-19T11:02:00Z" w16du:dateUtc="2025-09-19T09:02:00Z"/>
              </w:rPr>
            </w:pPr>
            <w:ins w:id="453" w:author="Office" w:date="2025-09-19T11:02:00Z" w16du:dateUtc="2025-09-19T09:02:00Z">
              <w:r>
                <w:rPr>
                  <w:color w:val="000000"/>
                  <w:sz w:val="20"/>
                  <w:szCs w:val="20"/>
                </w:rPr>
                <w:t>0.38</w:t>
              </w:r>
            </w:ins>
          </w:p>
        </w:tc>
        <w:tc>
          <w:tcPr>
            <w:tcW w:w="0" w:type="auto"/>
            <w:tcMar>
              <w:top w:w="0" w:type="dxa"/>
              <w:left w:w="100" w:type="dxa"/>
              <w:bottom w:w="0" w:type="dxa"/>
              <w:right w:w="100" w:type="dxa"/>
            </w:tcMar>
            <w:vAlign w:val="center"/>
            <w:hideMark/>
          </w:tcPr>
          <w:p w14:paraId="2FDCF537" w14:textId="77777777" w:rsidR="001951C1" w:rsidRDefault="001951C1" w:rsidP="00F41DE9">
            <w:pPr>
              <w:pStyle w:val="NormalWeb"/>
              <w:spacing w:before="0" w:beforeAutospacing="0" w:after="0" w:afterAutospacing="0"/>
              <w:jc w:val="center"/>
              <w:rPr>
                <w:ins w:id="454" w:author="Office" w:date="2025-09-19T11:02:00Z" w16du:dateUtc="2025-09-19T09:02:00Z"/>
              </w:rPr>
            </w:pPr>
            <w:ins w:id="455" w:author="Office" w:date="2025-09-19T11:02:00Z" w16du:dateUtc="2025-09-19T09:02:00Z">
              <w:r>
                <w:rPr>
                  <w:color w:val="000000"/>
                  <w:sz w:val="20"/>
                  <w:szCs w:val="20"/>
                </w:rPr>
                <w:t>0.30</w:t>
              </w:r>
            </w:ins>
          </w:p>
        </w:tc>
      </w:tr>
      <w:tr w:rsidR="001951C1" w14:paraId="04838024" w14:textId="77777777" w:rsidTr="00F41DE9">
        <w:trPr>
          <w:trHeight w:val="316"/>
          <w:ins w:id="456" w:author="Office" w:date="2025-09-19T11:02:00Z" w16du:dateUtc="2025-09-19T09:02:00Z"/>
        </w:trPr>
        <w:tc>
          <w:tcPr>
            <w:tcW w:w="0" w:type="auto"/>
            <w:tcBorders>
              <w:bottom w:val="single" w:sz="4" w:space="0" w:color="000000"/>
              <w:right w:val="single" w:sz="6" w:space="0" w:color="7F7F7F"/>
            </w:tcBorders>
            <w:shd w:val="clear" w:color="auto" w:fill="FFFFFF"/>
            <w:tcMar>
              <w:top w:w="0" w:type="dxa"/>
              <w:left w:w="100" w:type="dxa"/>
              <w:bottom w:w="0" w:type="dxa"/>
              <w:right w:w="100" w:type="dxa"/>
            </w:tcMar>
            <w:vAlign w:val="center"/>
            <w:hideMark/>
          </w:tcPr>
          <w:p w14:paraId="0FC02E74" w14:textId="77777777" w:rsidR="001951C1" w:rsidRDefault="001951C1" w:rsidP="00F41DE9">
            <w:pPr>
              <w:pStyle w:val="NormalWeb"/>
              <w:spacing w:before="0" w:beforeAutospacing="0" w:after="0" w:afterAutospacing="0"/>
              <w:jc w:val="center"/>
              <w:rPr>
                <w:ins w:id="457" w:author="Office" w:date="2025-09-19T11:02:00Z" w16du:dateUtc="2025-09-19T09:02:00Z"/>
              </w:rPr>
            </w:pPr>
            <w:ins w:id="458" w:author="Office" w:date="2025-09-19T11:02:00Z" w16du:dateUtc="2025-09-19T09:02:00Z">
              <w:r>
                <w:rPr>
                  <w:color w:val="000000"/>
                  <w:sz w:val="20"/>
                  <w:szCs w:val="20"/>
                </w:rPr>
                <w:t>INTER-C5</w:t>
              </w:r>
            </w:ins>
          </w:p>
        </w:tc>
        <w:tc>
          <w:tcPr>
            <w:tcW w:w="0" w:type="auto"/>
            <w:tcBorders>
              <w:left w:val="single" w:sz="6" w:space="0" w:color="7F7F7F"/>
              <w:bottom w:val="single" w:sz="4" w:space="0" w:color="000000"/>
            </w:tcBorders>
            <w:tcMar>
              <w:top w:w="0" w:type="dxa"/>
              <w:left w:w="100" w:type="dxa"/>
              <w:bottom w:w="0" w:type="dxa"/>
              <w:right w:w="100" w:type="dxa"/>
            </w:tcMar>
            <w:vAlign w:val="center"/>
            <w:hideMark/>
          </w:tcPr>
          <w:p w14:paraId="5AC2C95E" w14:textId="77777777" w:rsidR="001951C1" w:rsidRDefault="001951C1" w:rsidP="00F41DE9">
            <w:pPr>
              <w:pStyle w:val="NormalWeb"/>
              <w:spacing w:before="0" w:beforeAutospacing="0" w:after="0" w:afterAutospacing="0"/>
              <w:jc w:val="center"/>
              <w:rPr>
                <w:ins w:id="459" w:author="Office" w:date="2025-09-19T11:02:00Z" w16du:dateUtc="2025-09-19T09:02:00Z"/>
              </w:rPr>
            </w:pPr>
            <w:ins w:id="460" w:author="Office" w:date="2025-09-19T11:02:00Z" w16du:dateUtc="2025-09-19T09:02:00Z">
              <w:r>
                <w:rPr>
                  <w:color w:val="000000"/>
                  <w:sz w:val="20"/>
                  <w:szCs w:val="20"/>
                </w:rPr>
                <w:t>0.69</w:t>
              </w:r>
            </w:ins>
          </w:p>
        </w:tc>
        <w:tc>
          <w:tcPr>
            <w:tcW w:w="0" w:type="auto"/>
            <w:tcBorders>
              <w:bottom w:val="single" w:sz="4" w:space="0" w:color="000000"/>
            </w:tcBorders>
            <w:tcMar>
              <w:top w:w="0" w:type="dxa"/>
              <w:left w:w="100" w:type="dxa"/>
              <w:bottom w:w="0" w:type="dxa"/>
              <w:right w:w="100" w:type="dxa"/>
            </w:tcMar>
            <w:vAlign w:val="center"/>
            <w:hideMark/>
          </w:tcPr>
          <w:p w14:paraId="7DB401F2" w14:textId="77777777" w:rsidR="001951C1" w:rsidRDefault="001951C1" w:rsidP="00F41DE9">
            <w:pPr>
              <w:pStyle w:val="NormalWeb"/>
              <w:spacing w:before="0" w:beforeAutospacing="0" w:after="0" w:afterAutospacing="0"/>
              <w:jc w:val="center"/>
              <w:rPr>
                <w:ins w:id="461" w:author="Office" w:date="2025-09-19T11:02:00Z" w16du:dateUtc="2025-09-19T09:02:00Z"/>
              </w:rPr>
            </w:pPr>
            <w:ins w:id="462" w:author="Office" w:date="2025-09-19T11:02:00Z" w16du:dateUtc="2025-09-19T09:02:00Z">
              <w:r>
                <w:rPr>
                  <w:color w:val="000000"/>
                  <w:sz w:val="20"/>
                  <w:szCs w:val="20"/>
                </w:rPr>
                <w:t>0.68</w:t>
              </w:r>
            </w:ins>
          </w:p>
        </w:tc>
        <w:tc>
          <w:tcPr>
            <w:tcW w:w="0" w:type="auto"/>
            <w:tcBorders>
              <w:bottom w:val="single" w:sz="4" w:space="0" w:color="000000"/>
            </w:tcBorders>
            <w:tcMar>
              <w:top w:w="0" w:type="dxa"/>
              <w:left w:w="100" w:type="dxa"/>
              <w:bottom w:w="0" w:type="dxa"/>
              <w:right w:w="100" w:type="dxa"/>
            </w:tcMar>
            <w:vAlign w:val="center"/>
            <w:hideMark/>
          </w:tcPr>
          <w:p w14:paraId="7DBBA935" w14:textId="77777777" w:rsidR="001951C1" w:rsidRDefault="001951C1" w:rsidP="00F41DE9">
            <w:pPr>
              <w:pStyle w:val="NormalWeb"/>
              <w:spacing w:before="0" w:beforeAutospacing="0" w:after="0" w:afterAutospacing="0"/>
              <w:jc w:val="center"/>
              <w:rPr>
                <w:ins w:id="463" w:author="Office" w:date="2025-09-19T11:02:00Z" w16du:dateUtc="2025-09-19T09:02:00Z"/>
              </w:rPr>
            </w:pPr>
            <w:ins w:id="464" w:author="Office" w:date="2025-09-19T11:02:00Z" w16du:dateUtc="2025-09-19T09:02:00Z">
              <w:r>
                <w:rPr>
                  <w:color w:val="000000"/>
                  <w:sz w:val="20"/>
                  <w:szCs w:val="20"/>
                </w:rPr>
                <w:t>0.68</w:t>
              </w:r>
            </w:ins>
          </w:p>
        </w:tc>
        <w:tc>
          <w:tcPr>
            <w:tcW w:w="0" w:type="auto"/>
            <w:tcBorders>
              <w:bottom w:val="single" w:sz="4" w:space="0" w:color="000000"/>
            </w:tcBorders>
            <w:tcMar>
              <w:top w:w="0" w:type="dxa"/>
              <w:left w:w="100" w:type="dxa"/>
              <w:bottom w:w="0" w:type="dxa"/>
              <w:right w:w="100" w:type="dxa"/>
            </w:tcMar>
            <w:vAlign w:val="center"/>
            <w:hideMark/>
          </w:tcPr>
          <w:p w14:paraId="23573FAE" w14:textId="77777777" w:rsidR="001951C1" w:rsidRDefault="001951C1" w:rsidP="00F41DE9">
            <w:pPr>
              <w:pStyle w:val="NormalWeb"/>
              <w:spacing w:before="0" w:beforeAutospacing="0" w:after="0" w:afterAutospacing="0"/>
              <w:jc w:val="center"/>
              <w:rPr>
                <w:ins w:id="465" w:author="Office" w:date="2025-09-19T11:02:00Z" w16du:dateUtc="2025-09-19T09:02:00Z"/>
              </w:rPr>
            </w:pPr>
            <w:ins w:id="466" w:author="Office" w:date="2025-09-19T11:02:00Z" w16du:dateUtc="2025-09-19T09:02:00Z">
              <w:r>
                <w:rPr>
                  <w:color w:val="000000"/>
                  <w:sz w:val="20"/>
                  <w:szCs w:val="20"/>
                </w:rPr>
                <w:t>0.68</w:t>
              </w:r>
            </w:ins>
          </w:p>
        </w:tc>
        <w:tc>
          <w:tcPr>
            <w:tcW w:w="0" w:type="auto"/>
            <w:tcBorders>
              <w:bottom w:val="single" w:sz="4" w:space="0" w:color="000000"/>
            </w:tcBorders>
            <w:tcMar>
              <w:top w:w="0" w:type="dxa"/>
              <w:left w:w="100" w:type="dxa"/>
              <w:bottom w:w="0" w:type="dxa"/>
              <w:right w:w="100" w:type="dxa"/>
            </w:tcMar>
            <w:vAlign w:val="center"/>
            <w:hideMark/>
          </w:tcPr>
          <w:p w14:paraId="6532BF90" w14:textId="77777777" w:rsidR="001951C1" w:rsidRDefault="001951C1" w:rsidP="00F41DE9">
            <w:pPr>
              <w:pStyle w:val="NormalWeb"/>
              <w:spacing w:before="0" w:beforeAutospacing="0" w:after="0" w:afterAutospacing="0"/>
              <w:jc w:val="center"/>
              <w:rPr>
                <w:ins w:id="467" w:author="Office" w:date="2025-09-19T11:02:00Z" w16du:dateUtc="2025-09-19T09:02:00Z"/>
              </w:rPr>
            </w:pPr>
            <w:ins w:id="468" w:author="Office" w:date="2025-09-19T11:02:00Z" w16du:dateUtc="2025-09-19T09:02:00Z">
              <w:r>
                <w:rPr>
                  <w:color w:val="000000"/>
                  <w:sz w:val="20"/>
                  <w:szCs w:val="20"/>
                </w:rPr>
                <w:t>0.41</w:t>
              </w:r>
            </w:ins>
          </w:p>
        </w:tc>
        <w:tc>
          <w:tcPr>
            <w:tcW w:w="0" w:type="auto"/>
            <w:tcBorders>
              <w:bottom w:val="single" w:sz="4" w:space="0" w:color="000000"/>
            </w:tcBorders>
            <w:tcMar>
              <w:top w:w="0" w:type="dxa"/>
              <w:left w:w="100" w:type="dxa"/>
              <w:bottom w:w="0" w:type="dxa"/>
              <w:right w:w="100" w:type="dxa"/>
            </w:tcMar>
            <w:vAlign w:val="center"/>
            <w:hideMark/>
          </w:tcPr>
          <w:p w14:paraId="66EBF0D8" w14:textId="77777777" w:rsidR="001951C1" w:rsidRDefault="001951C1" w:rsidP="00F41DE9">
            <w:pPr>
              <w:pStyle w:val="NormalWeb"/>
              <w:spacing w:before="0" w:beforeAutospacing="0" w:after="0" w:afterAutospacing="0"/>
              <w:jc w:val="center"/>
              <w:rPr>
                <w:ins w:id="469" w:author="Office" w:date="2025-09-19T11:02:00Z" w16du:dateUtc="2025-09-19T09:02:00Z"/>
              </w:rPr>
            </w:pPr>
            <w:ins w:id="470" w:author="Office" w:date="2025-09-19T11:02:00Z" w16du:dateUtc="2025-09-19T09:02:00Z">
              <w:r>
                <w:rPr>
                  <w:color w:val="000000"/>
                  <w:sz w:val="20"/>
                  <w:szCs w:val="20"/>
                </w:rPr>
                <w:t>0.34</w:t>
              </w:r>
            </w:ins>
          </w:p>
        </w:tc>
      </w:tr>
    </w:tbl>
    <w:p w14:paraId="43D7873F" w14:textId="77777777" w:rsidR="001951C1" w:rsidRPr="002B5C3E" w:rsidRDefault="001951C1" w:rsidP="001951C1">
      <w:pPr>
        <w:spacing w:line="240" w:lineRule="auto"/>
        <w:rPr>
          <w:ins w:id="471" w:author="Office" w:date="2025-09-19T11:02:00Z" w16du:dateUtc="2025-09-19T09:02:00Z"/>
          <w:sz w:val="20"/>
          <w:szCs w:val="20"/>
        </w:rPr>
      </w:pPr>
      <w:ins w:id="472" w:author="Office" w:date="2025-09-19T11:02:00Z" w16du:dateUtc="2025-09-19T09:02:00Z">
        <w:r w:rsidRPr="002B5C3E">
          <w:rPr>
            <w:sz w:val="20"/>
            <w:szCs w:val="20"/>
          </w:rPr>
          <w:t xml:space="preserve">POP - population-level dataset (80 </w:t>
        </w:r>
        <w:r w:rsidRPr="002B5C3E">
          <w:rPr>
            <w:i/>
            <w:iCs/>
            <w:sz w:val="20"/>
            <w:szCs w:val="20"/>
          </w:rPr>
          <w:t xml:space="preserve">P. </w:t>
        </w:r>
        <w:proofErr w:type="spellStart"/>
        <w:r w:rsidRPr="002B5C3E">
          <w:rPr>
            <w:i/>
            <w:iCs/>
            <w:sz w:val="20"/>
            <w:szCs w:val="20"/>
          </w:rPr>
          <w:t>altiplana</w:t>
        </w:r>
        <w:proofErr w:type="spellEnd"/>
        <w:r w:rsidRPr="002B5C3E">
          <w:rPr>
            <w:sz w:val="20"/>
            <w:szCs w:val="20"/>
          </w:rPr>
          <w:t xml:space="preserve"> individuals); Intra-P4 - intraspecific dataset (41 individuals of four </w:t>
        </w:r>
        <w:r w:rsidRPr="002B5C3E">
          <w:rPr>
            <w:i/>
            <w:iCs/>
            <w:sz w:val="20"/>
            <w:szCs w:val="20"/>
          </w:rPr>
          <w:t>Petunia</w:t>
        </w:r>
        <w:r w:rsidRPr="002B5C3E">
          <w:rPr>
            <w:sz w:val="20"/>
            <w:szCs w:val="20"/>
          </w:rPr>
          <w:t xml:space="preserve"> species); Inter-C5 - interspecific dataset (40 individuals of five </w:t>
        </w:r>
        <w:r w:rsidRPr="002B5C3E">
          <w:rPr>
            <w:i/>
            <w:iCs/>
            <w:sz w:val="20"/>
            <w:szCs w:val="20"/>
          </w:rPr>
          <w:t>Calibrachoa</w:t>
        </w:r>
        <w:r w:rsidRPr="002B5C3E">
          <w:rPr>
            <w:sz w:val="20"/>
            <w:szCs w:val="20"/>
          </w:rPr>
          <w:t xml:space="preserve"> species)</w:t>
        </w:r>
      </w:ins>
    </w:p>
    <w:p w14:paraId="3E6C4F22" w14:textId="77777777" w:rsidR="001951C1" w:rsidRDefault="001951C1" w:rsidP="001951C1">
      <w:pPr>
        <w:spacing w:line="480" w:lineRule="auto"/>
        <w:rPr>
          <w:ins w:id="473" w:author="Office" w:date="2025-09-19T11:02:00Z" w16du:dateUtc="2025-09-19T09:02:00Z"/>
          <w:rFonts w:eastAsia="Times New Roman"/>
        </w:rPr>
      </w:pPr>
    </w:p>
    <w:p w14:paraId="5C249D9F" w14:textId="77777777" w:rsidR="001951C1" w:rsidRDefault="001951C1" w:rsidP="001951C1">
      <w:pPr>
        <w:spacing w:line="240" w:lineRule="auto"/>
        <w:ind w:firstLine="0"/>
        <w:jc w:val="left"/>
        <w:rPr>
          <w:ins w:id="474" w:author="Office" w:date="2025-09-19T11:02:00Z" w16du:dateUtc="2025-09-19T09:02:00Z"/>
          <w:rFonts w:eastAsia="Times New Roman"/>
        </w:rPr>
      </w:pPr>
      <w:ins w:id="475" w:author="Office" w:date="2025-09-19T11:02:00Z" w16du:dateUtc="2025-09-19T09:02:00Z">
        <w:r>
          <w:rPr>
            <w:rFonts w:eastAsia="Times New Roman"/>
          </w:rPr>
          <w:br w:type="page"/>
        </w:r>
      </w:ins>
    </w:p>
    <w:tbl>
      <w:tblPr>
        <w:tblW w:w="12658" w:type="dxa"/>
        <w:tblLook w:val="04A0" w:firstRow="1" w:lastRow="0" w:firstColumn="1" w:lastColumn="0" w:noHBand="0" w:noVBand="1"/>
      </w:tblPr>
      <w:tblGrid>
        <w:gridCol w:w="1134"/>
        <w:gridCol w:w="641"/>
        <w:gridCol w:w="583"/>
        <w:gridCol w:w="685"/>
        <w:gridCol w:w="808"/>
        <w:gridCol w:w="1135"/>
        <w:gridCol w:w="700"/>
        <w:gridCol w:w="650"/>
        <w:gridCol w:w="700"/>
        <w:gridCol w:w="594"/>
        <w:gridCol w:w="808"/>
        <w:gridCol w:w="1135"/>
        <w:gridCol w:w="652"/>
        <w:gridCol w:w="652"/>
        <w:gridCol w:w="620"/>
        <w:gridCol w:w="604"/>
        <w:gridCol w:w="655"/>
      </w:tblGrid>
      <w:tr w:rsidR="001951C1" w:rsidRPr="00EA2502" w14:paraId="77A1AC7D" w14:textId="77777777" w:rsidTr="00F41DE9">
        <w:trPr>
          <w:trHeight w:val="611"/>
          <w:ins w:id="476" w:author="Office" w:date="2025-09-19T11:02:00Z" w16du:dateUtc="2025-09-19T09:02:00Z"/>
        </w:trPr>
        <w:tc>
          <w:tcPr>
            <w:tcW w:w="1134" w:type="dxa"/>
            <w:tcBorders>
              <w:top w:val="single" w:sz="4" w:space="0" w:color="808080"/>
              <w:left w:val="nil"/>
              <w:bottom w:val="single" w:sz="4" w:space="0" w:color="808080"/>
              <w:right w:val="nil"/>
            </w:tcBorders>
            <w:vAlign w:val="center"/>
            <w:hideMark/>
          </w:tcPr>
          <w:p w14:paraId="03BFC78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477" w:author="Office" w:date="2025-09-19T11:02:00Z" w16du:dateUtc="2025-09-19T09:02:00Z"/>
                <w:rFonts w:eastAsia="Times New Roman"/>
                <w:b/>
                <w:bCs/>
                <w:color w:val="000000"/>
                <w:sz w:val="20"/>
                <w:szCs w:val="20"/>
                <w:bdr w:val="none" w:sz="0" w:space="0" w:color="auto"/>
              </w:rPr>
            </w:pPr>
            <w:ins w:id="478" w:author="Office" w:date="2025-09-19T11:02:00Z" w16du:dateUtc="2025-09-19T09:02:00Z">
              <w:r w:rsidRPr="00EA2502">
                <w:rPr>
                  <w:rFonts w:eastAsia="Times New Roman"/>
                  <w:b/>
                  <w:bCs/>
                  <w:color w:val="000000"/>
                  <w:sz w:val="20"/>
                  <w:szCs w:val="20"/>
                  <w:bdr w:val="none" w:sz="0" w:space="0" w:color="auto"/>
                </w:rPr>
                <w:lastRenderedPageBreak/>
                <w:t>reference genome</w:t>
              </w:r>
            </w:ins>
          </w:p>
        </w:tc>
        <w:tc>
          <w:tcPr>
            <w:tcW w:w="1909" w:type="dxa"/>
            <w:gridSpan w:val="3"/>
            <w:tcBorders>
              <w:top w:val="single" w:sz="4" w:space="0" w:color="808080"/>
              <w:left w:val="nil"/>
              <w:bottom w:val="single" w:sz="4" w:space="0" w:color="808080"/>
              <w:right w:val="nil"/>
            </w:tcBorders>
            <w:noWrap/>
            <w:vAlign w:val="center"/>
            <w:hideMark/>
          </w:tcPr>
          <w:p w14:paraId="6F56A66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479" w:author="Office" w:date="2025-09-19T11:02:00Z" w16du:dateUtc="2025-09-19T09:02:00Z"/>
                <w:rFonts w:eastAsia="Times New Roman"/>
                <w:b/>
                <w:bCs/>
                <w:color w:val="000000"/>
                <w:sz w:val="20"/>
                <w:szCs w:val="20"/>
                <w:bdr w:val="none" w:sz="0" w:space="0" w:color="auto"/>
              </w:rPr>
            </w:pPr>
            <w:ins w:id="480" w:author="Office" w:date="2025-09-19T11:02:00Z" w16du:dateUtc="2025-09-19T09:02:00Z">
              <w:r w:rsidRPr="00EA2502">
                <w:rPr>
                  <w:rFonts w:eastAsia="Times New Roman"/>
                  <w:b/>
                  <w:bCs/>
                  <w:color w:val="000000"/>
                  <w:sz w:val="20"/>
                  <w:szCs w:val="20"/>
                  <w:bdr w:val="none" w:sz="0" w:space="0" w:color="auto"/>
                </w:rPr>
                <w:t>alt80</w:t>
              </w:r>
            </w:ins>
          </w:p>
        </w:tc>
        <w:tc>
          <w:tcPr>
            <w:tcW w:w="808" w:type="dxa"/>
            <w:tcBorders>
              <w:top w:val="nil"/>
              <w:left w:val="nil"/>
              <w:bottom w:val="nil"/>
              <w:right w:val="nil"/>
            </w:tcBorders>
            <w:noWrap/>
            <w:vAlign w:val="center"/>
            <w:hideMark/>
          </w:tcPr>
          <w:p w14:paraId="6A3A191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481" w:author="Office" w:date="2025-09-19T11:02:00Z" w16du:dateUtc="2025-09-19T09:02:00Z"/>
                <w:rFonts w:eastAsia="Times New Roman"/>
                <w:b/>
                <w:bCs/>
                <w:color w:val="000000"/>
                <w:sz w:val="20"/>
                <w:szCs w:val="20"/>
                <w:bdr w:val="none" w:sz="0" w:space="0" w:color="auto"/>
              </w:rPr>
            </w:pPr>
          </w:p>
        </w:tc>
        <w:tc>
          <w:tcPr>
            <w:tcW w:w="1135" w:type="dxa"/>
            <w:tcBorders>
              <w:top w:val="single" w:sz="4" w:space="0" w:color="808080"/>
              <w:left w:val="nil"/>
              <w:bottom w:val="nil"/>
              <w:right w:val="nil"/>
            </w:tcBorders>
            <w:vAlign w:val="center"/>
            <w:hideMark/>
          </w:tcPr>
          <w:p w14:paraId="51E0EA8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482" w:author="Office" w:date="2025-09-19T11:02:00Z" w16du:dateUtc="2025-09-19T09:02:00Z"/>
                <w:rFonts w:eastAsia="Times New Roman"/>
                <w:b/>
                <w:bCs/>
                <w:color w:val="000000"/>
                <w:sz w:val="20"/>
                <w:szCs w:val="20"/>
                <w:bdr w:val="none" w:sz="0" w:space="0" w:color="auto"/>
              </w:rPr>
            </w:pPr>
            <w:ins w:id="483" w:author="Office" w:date="2025-09-19T11:02:00Z" w16du:dateUtc="2025-09-19T09:02:00Z">
              <w:r w:rsidRPr="00EA2502">
                <w:rPr>
                  <w:rFonts w:eastAsia="Times New Roman"/>
                  <w:b/>
                  <w:bCs/>
                  <w:color w:val="000000"/>
                  <w:sz w:val="20"/>
                  <w:szCs w:val="20"/>
                  <w:bdr w:val="none" w:sz="0" w:space="0" w:color="auto"/>
                </w:rPr>
                <w:t>reference genome</w:t>
              </w:r>
            </w:ins>
          </w:p>
        </w:tc>
        <w:tc>
          <w:tcPr>
            <w:tcW w:w="2546" w:type="dxa"/>
            <w:gridSpan w:val="4"/>
            <w:tcBorders>
              <w:top w:val="single" w:sz="4" w:space="0" w:color="808080"/>
              <w:left w:val="nil"/>
              <w:bottom w:val="single" w:sz="4" w:space="0" w:color="808080"/>
              <w:right w:val="nil"/>
            </w:tcBorders>
            <w:noWrap/>
            <w:vAlign w:val="center"/>
            <w:hideMark/>
          </w:tcPr>
          <w:p w14:paraId="3C9159B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484" w:author="Office" w:date="2025-09-19T11:02:00Z" w16du:dateUtc="2025-09-19T09:02:00Z"/>
                <w:rFonts w:eastAsia="Times New Roman"/>
                <w:b/>
                <w:bCs/>
                <w:color w:val="000000"/>
                <w:sz w:val="20"/>
                <w:szCs w:val="20"/>
                <w:bdr w:val="none" w:sz="0" w:space="0" w:color="auto"/>
              </w:rPr>
            </w:pPr>
            <w:ins w:id="485" w:author="Office" w:date="2025-09-19T11:02:00Z" w16du:dateUtc="2025-09-19T09:02:00Z">
              <w:r w:rsidRPr="00EA2502">
                <w:rPr>
                  <w:rFonts w:eastAsia="Times New Roman"/>
                  <w:b/>
                  <w:bCs/>
                  <w:color w:val="000000"/>
                  <w:sz w:val="20"/>
                  <w:szCs w:val="20"/>
                  <w:bdr w:val="none" w:sz="0" w:space="0" w:color="auto"/>
                </w:rPr>
                <w:t>grp41</w:t>
              </w:r>
            </w:ins>
          </w:p>
        </w:tc>
        <w:tc>
          <w:tcPr>
            <w:tcW w:w="808" w:type="dxa"/>
            <w:tcBorders>
              <w:top w:val="nil"/>
              <w:left w:val="nil"/>
              <w:bottom w:val="nil"/>
              <w:right w:val="nil"/>
            </w:tcBorders>
            <w:noWrap/>
            <w:vAlign w:val="center"/>
            <w:hideMark/>
          </w:tcPr>
          <w:p w14:paraId="2F2A945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486" w:author="Office" w:date="2025-09-19T11:02:00Z" w16du:dateUtc="2025-09-19T09:02:00Z"/>
                <w:rFonts w:eastAsia="Times New Roman"/>
                <w:b/>
                <w:bCs/>
                <w:color w:val="000000"/>
                <w:sz w:val="20"/>
                <w:szCs w:val="20"/>
                <w:bdr w:val="none" w:sz="0" w:space="0" w:color="auto"/>
              </w:rPr>
            </w:pPr>
          </w:p>
        </w:tc>
        <w:tc>
          <w:tcPr>
            <w:tcW w:w="1135" w:type="dxa"/>
            <w:tcBorders>
              <w:top w:val="single" w:sz="4" w:space="0" w:color="808080"/>
              <w:left w:val="nil"/>
              <w:bottom w:val="single" w:sz="4" w:space="0" w:color="808080"/>
              <w:right w:val="nil"/>
            </w:tcBorders>
            <w:vAlign w:val="center"/>
            <w:hideMark/>
          </w:tcPr>
          <w:p w14:paraId="0F88F06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487" w:author="Office" w:date="2025-09-19T11:02:00Z" w16du:dateUtc="2025-09-19T09:02:00Z"/>
                <w:rFonts w:eastAsia="Times New Roman"/>
                <w:b/>
                <w:bCs/>
                <w:color w:val="000000"/>
                <w:sz w:val="20"/>
                <w:szCs w:val="20"/>
                <w:bdr w:val="none" w:sz="0" w:space="0" w:color="auto"/>
              </w:rPr>
            </w:pPr>
            <w:ins w:id="488" w:author="Office" w:date="2025-09-19T11:02:00Z" w16du:dateUtc="2025-09-19T09:02:00Z">
              <w:r w:rsidRPr="00EA2502">
                <w:rPr>
                  <w:rFonts w:eastAsia="Times New Roman"/>
                  <w:b/>
                  <w:bCs/>
                  <w:color w:val="000000"/>
                  <w:sz w:val="20"/>
                  <w:szCs w:val="20"/>
                  <w:bdr w:val="none" w:sz="0" w:space="0" w:color="auto"/>
                </w:rPr>
                <w:t>reference genome</w:t>
              </w:r>
            </w:ins>
          </w:p>
        </w:tc>
        <w:tc>
          <w:tcPr>
            <w:tcW w:w="3183" w:type="dxa"/>
            <w:gridSpan w:val="5"/>
            <w:tcBorders>
              <w:top w:val="nil"/>
              <w:left w:val="nil"/>
              <w:bottom w:val="nil"/>
              <w:right w:val="nil"/>
            </w:tcBorders>
            <w:noWrap/>
            <w:vAlign w:val="center"/>
            <w:hideMark/>
          </w:tcPr>
          <w:p w14:paraId="137B2E0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489" w:author="Office" w:date="2025-09-19T11:02:00Z" w16du:dateUtc="2025-09-19T09:02:00Z"/>
                <w:rFonts w:eastAsia="Times New Roman"/>
                <w:b/>
                <w:bCs/>
                <w:color w:val="000000"/>
                <w:sz w:val="20"/>
                <w:szCs w:val="20"/>
                <w:bdr w:val="none" w:sz="0" w:space="0" w:color="auto"/>
              </w:rPr>
            </w:pPr>
            <w:proofErr w:type="spellStart"/>
            <w:ins w:id="490" w:author="Office" w:date="2025-09-19T11:02:00Z" w16du:dateUtc="2025-09-19T09:02:00Z">
              <w:r w:rsidRPr="00EA2502">
                <w:rPr>
                  <w:rFonts w:eastAsia="Times New Roman"/>
                  <w:b/>
                  <w:bCs/>
                  <w:color w:val="000000"/>
                  <w:sz w:val="20"/>
                  <w:szCs w:val="20"/>
                  <w:bdr w:val="none" w:sz="0" w:space="0" w:color="auto"/>
                </w:rPr>
                <w:t>phylo</w:t>
              </w:r>
              <w:proofErr w:type="spellEnd"/>
            </w:ins>
          </w:p>
        </w:tc>
      </w:tr>
      <w:tr w:rsidR="001951C1" w:rsidRPr="00EA2502" w14:paraId="49B8CFF2" w14:textId="77777777" w:rsidTr="00F41DE9">
        <w:trPr>
          <w:trHeight w:val="258"/>
          <w:ins w:id="491" w:author="Office" w:date="2025-09-19T11:02:00Z" w16du:dateUtc="2025-09-19T09:02:00Z"/>
        </w:trPr>
        <w:tc>
          <w:tcPr>
            <w:tcW w:w="1134" w:type="dxa"/>
            <w:vMerge w:val="restart"/>
            <w:tcBorders>
              <w:top w:val="nil"/>
              <w:left w:val="nil"/>
              <w:bottom w:val="nil"/>
              <w:right w:val="nil"/>
            </w:tcBorders>
            <w:noWrap/>
            <w:vAlign w:val="center"/>
            <w:hideMark/>
          </w:tcPr>
          <w:p w14:paraId="1063317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492" w:author="Office" w:date="2025-09-19T11:02:00Z" w16du:dateUtc="2025-09-19T09:02:00Z"/>
                <w:rFonts w:eastAsia="Times New Roman"/>
                <w:color w:val="000000"/>
                <w:sz w:val="20"/>
                <w:szCs w:val="20"/>
                <w:bdr w:val="none" w:sz="0" w:space="0" w:color="auto"/>
              </w:rPr>
            </w:pPr>
            <w:proofErr w:type="spellStart"/>
            <w:ins w:id="493" w:author="Office" w:date="2025-09-19T11:02:00Z" w16du:dateUtc="2025-09-19T09:02:00Z">
              <w:r w:rsidRPr="00EA2502">
                <w:rPr>
                  <w:rFonts w:eastAsia="Times New Roman"/>
                  <w:color w:val="000000"/>
                  <w:sz w:val="20"/>
                  <w:szCs w:val="20"/>
                  <w:bdr w:val="none" w:sz="0" w:space="0" w:color="auto"/>
                </w:rPr>
                <w:t>aaxi</w:t>
              </w:r>
              <w:proofErr w:type="spellEnd"/>
            </w:ins>
          </w:p>
        </w:tc>
        <w:tc>
          <w:tcPr>
            <w:tcW w:w="641" w:type="dxa"/>
            <w:tcBorders>
              <w:top w:val="nil"/>
              <w:left w:val="nil"/>
              <w:bottom w:val="nil"/>
              <w:right w:val="nil"/>
            </w:tcBorders>
            <w:noWrap/>
            <w:vAlign w:val="center"/>
            <w:hideMark/>
          </w:tcPr>
          <w:p w14:paraId="486D9E6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494" w:author="Office" w:date="2025-09-19T11:02:00Z" w16du:dateUtc="2025-09-19T09:02:00Z"/>
                <w:rFonts w:eastAsia="Times New Roman"/>
                <w:color w:val="000000"/>
                <w:sz w:val="20"/>
                <w:szCs w:val="20"/>
                <w:bdr w:val="none" w:sz="0" w:space="0" w:color="auto"/>
              </w:rPr>
            </w:pPr>
          </w:p>
        </w:tc>
        <w:tc>
          <w:tcPr>
            <w:tcW w:w="582" w:type="dxa"/>
            <w:tcBorders>
              <w:top w:val="nil"/>
              <w:left w:val="nil"/>
              <w:bottom w:val="nil"/>
              <w:right w:val="nil"/>
            </w:tcBorders>
            <w:noWrap/>
            <w:vAlign w:val="center"/>
            <w:hideMark/>
          </w:tcPr>
          <w:p w14:paraId="306214F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495" w:author="Office" w:date="2025-09-19T11:02:00Z" w16du:dateUtc="2025-09-19T09:02:00Z"/>
                <w:rFonts w:eastAsia="Times New Roman"/>
                <w:color w:val="000000"/>
                <w:sz w:val="20"/>
                <w:szCs w:val="20"/>
                <w:bdr w:val="none" w:sz="0" w:space="0" w:color="auto"/>
              </w:rPr>
            </w:pPr>
            <w:ins w:id="496" w:author="Office" w:date="2025-09-19T11:02:00Z" w16du:dateUtc="2025-09-19T09:02:00Z">
              <w:r w:rsidRPr="00EA2502">
                <w:rPr>
                  <w:rFonts w:eastAsia="Times New Roman"/>
                  <w:color w:val="000000"/>
                  <w:sz w:val="20"/>
                  <w:szCs w:val="20"/>
                  <w:bdr w:val="none" w:sz="0" w:space="0" w:color="auto"/>
                </w:rPr>
                <w:t>west</w:t>
              </w:r>
            </w:ins>
          </w:p>
        </w:tc>
        <w:tc>
          <w:tcPr>
            <w:tcW w:w="685" w:type="dxa"/>
            <w:tcBorders>
              <w:top w:val="nil"/>
              <w:left w:val="nil"/>
              <w:bottom w:val="nil"/>
              <w:right w:val="nil"/>
            </w:tcBorders>
            <w:noWrap/>
            <w:vAlign w:val="center"/>
            <w:hideMark/>
          </w:tcPr>
          <w:p w14:paraId="3DCBB2E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497" w:author="Office" w:date="2025-09-19T11:02:00Z" w16du:dateUtc="2025-09-19T09:02:00Z"/>
                <w:rFonts w:eastAsia="Times New Roman"/>
                <w:color w:val="000000"/>
                <w:sz w:val="20"/>
                <w:szCs w:val="20"/>
                <w:bdr w:val="none" w:sz="0" w:space="0" w:color="auto"/>
              </w:rPr>
            </w:pPr>
            <w:ins w:id="498" w:author="Office" w:date="2025-09-19T11:02:00Z" w16du:dateUtc="2025-09-19T09:02:00Z">
              <w:r w:rsidRPr="00EA2502">
                <w:rPr>
                  <w:rFonts w:eastAsia="Times New Roman"/>
                  <w:color w:val="000000"/>
                  <w:sz w:val="20"/>
                  <w:szCs w:val="20"/>
                  <w:bdr w:val="none" w:sz="0" w:space="0" w:color="auto"/>
                </w:rPr>
                <w:t>south</w:t>
              </w:r>
            </w:ins>
          </w:p>
        </w:tc>
        <w:tc>
          <w:tcPr>
            <w:tcW w:w="808" w:type="dxa"/>
            <w:tcBorders>
              <w:top w:val="nil"/>
              <w:left w:val="nil"/>
              <w:bottom w:val="nil"/>
              <w:right w:val="nil"/>
            </w:tcBorders>
            <w:noWrap/>
            <w:vAlign w:val="center"/>
            <w:hideMark/>
          </w:tcPr>
          <w:p w14:paraId="4A9C34D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499" w:author="Office" w:date="2025-09-19T11:02:00Z" w16du:dateUtc="2025-09-19T09:02:00Z"/>
                <w:rFonts w:eastAsia="Times New Roman"/>
                <w:color w:val="000000"/>
                <w:sz w:val="20"/>
                <w:szCs w:val="20"/>
                <w:bdr w:val="none" w:sz="0" w:space="0" w:color="auto"/>
              </w:rPr>
            </w:pPr>
          </w:p>
        </w:tc>
        <w:tc>
          <w:tcPr>
            <w:tcW w:w="1135" w:type="dxa"/>
            <w:tcBorders>
              <w:top w:val="nil"/>
              <w:left w:val="nil"/>
              <w:bottom w:val="nil"/>
              <w:right w:val="nil"/>
            </w:tcBorders>
            <w:noWrap/>
            <w:vAlign w:val="center"/>
            <w:hideMark/>
          </w:tcPr>
          <w:p w14:paraId="65A3266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00" w:author="Office" w:date="2025-09-19T11:02:00Z" w16du:dateUtc="2025-09-19T09:02:00Z"/>
                <w:rFonts w:eastAsia="Times New Roman"/>
                <w:sz w:val="20"/>
                <w:szCs w:val="20"/>
                <w:bdr w:val="none" w:sz="0" w:space="0" w:color="auto"/>
              </w:rPr>
            </w:pPr>
          </w:p>
        </w:tc>
        <w:tc>
          <w:tcPr>
            <w:tcW w:w="700" w:type="dxa"/>
            <w:tcBorders>
              <w:top w:val="nil"/>
              <w:left w:val="nil"/>
              <w:bottom w:val="nil"/>
              <w:right w:val="nil"/>
            </w:tcBorders>
            <w:noWrap/>
            <w:vAlign w:val="center"/>
            <w:hideMark/>
          </w:tcPr>
          <w:p w14:paraId="3F04BCD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01" w:author="Office" w:date="2025-09-19T11:02:00Z" w16du:dateUtc="2025-09-19T09:02:00Z"/>
                <w:rFonts w:eastAsia="Times New Roman"/>
                <w:sz w:val="20"/>
                <w:szCs w:val="20"/>
                <w:bdr w:val="none" w:sz="0" w:space="0" w:color="auto"/>
              </w:rPr>
            </w:pPr>
          </w:p>
        </w:tc>
        <w:tc>
          <w:tcPr>
            <w:tcW w:w="619" w:type="dxa"/>
            <w:tcBorders>
              <w:top w:val="nil"/>
              <w:left w:val="nil"/>
              <w:bottom w:val="nil"/>
              <w:right w:val="nil"/>
            </w:tcBorders>
            <w:noWrap/>
            <w:vAlign w:val="center"/>
            <w:hideMark/>
          </w:tcPr>
          <w:p w14:paraId="33CC8CB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02" w:author="Office" w:date="2025-09-19T11:02:00Z" w16du:dateUtc="2025-09-19T09:02:00Z"/>
                <w:rFonts w:eastAsia="Times New Roman"/>
                <w:color w:val="000000"/>
                <w:sz w:val="20"/>
                <w:szCs w:val="20"/>
                <w:bdr w:val="none" w:sz="0" w:space="0" w:color="auto"/>
              </w:rPr>
            </w:pPr>
            <w:proofErr w:type="spellStart"/>
            <w:ins w:id="503" w:author="Office" w:date="2025-09-19T11:02:00Z" w16du:dateUtc="2025-09-19T09:02:00Z">
              <w:r w:rsidRPr="00EA2502">
                <w:rPr>
                  <w:rFonts w:eastAsia="Times New Roman"/>
                  <w:color w:val="000000"/>
                  <w:sz w:val="20"/>
                  <w:szCs w:val="20"/>
                  <w:bdr w:val="none" w:sz="0" w:space="0" w:color="auto"/>
                </w:rPr>
                <w:t>Psaxi</w:t>
              </w:r>
              <w:proofErr w:type="spellEnd"/>
            </w:ins>
          </w:p>
        </w:tc>
        <w:tc>
          <w:tcPr>
            <w:tcW w:w="700" w:type="dxa"/>
            <w:tcBorders>
              <w:top w:val="nil"/>
              <w:left w:val="nil"/>
              <w:bottom w:val="nil"/>
              <w:right w:val="nil"/>
            </w:tcBorders>
            <w:noWrap/>
            <w:vAlign w:val="center"/>
            <w:hideMark/>
          </w:tcPr>
          <w:p w14:paraId="494047A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04" w:author="Office" w:date="2025-09-19T11:02:00Z" w16du:dateUtc="2025-09-19T09:02:00Z"/>
                <w:rFonts w:eastAsia="Times New Roman"/>
                <w:color w:val="000000"/>
                <w:sz w:val="20"/>
                <w:szCs w:val="20"/>
                <w:bdr w:val="none" w:sz="0" w:space="0" w:color="auto"/>
              </w:rPr>
            </w:pPr>
            <w:proofErr w:type="spellStart"/>
            <w:ins w:id="505" w:author="Office" w:date="2025-09-19T11:02:00Z" w16du:dateUtc="2025-09-19T09:02:00Z">
              <w:r w:rsidRPr="00EA2502">
                <w:rPr>
                  <w:rFonts w:eastAsia="Times New Roman"/>
                  <w:color w:val="000000"/>
                  <w:sz w:val="20"/>
                  <w:szCs w:val="20"/>
                  <w:bdr w:val="none" w:sz="0" w:space="0" w:color="auto"/>
                </w:rPr>
                <w:t>Psche</w:t>
              </w:r>
              <w:proofErr w:type="spellEnd"/>
            </w:ins>
          </w:p>
        </w:tc>
        <w:tc>
          <w:tcPr>
            <w:tcW w:w="526" w:type="dxa"/>
            <w:tcBorders>
              <w:top w:val="nil"/>
              <w:left w:val="nil"/>
              <w:bottom w:val="nil"/>
              <w:right w:val="nil"/>
            </w:tcBorders>
            <w:noWrap/>
            <w:vAlign w:val="center"/>
            <w:hideMark/>
          </w:tcPr>
          <w:p w14:paraId="420A1B2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06" w:author="Office" w:date="2025-09-19T11:02:00Z" w16du:dateUtc="2025-09-19T09:02:00Z"/>
                <w:rFonts w:eastAsia="Times New Roman"/>
                <w:color w:val="000000"/>
                <w:sz w:val="20"/>
                <w:szCs w:val="20"/>
                <w:bdr w:val="none" w:sz="0" w:space="0" w:color="auto"/>
              </w:rPr>
            </w:pPr>
            <w:proofErr w:type="spellStart"/>
            <w:ins w:id="507" w:author="Office" w:date="2025-09-19T11:02:00Z" w16du:dateUtc="2025-09-19T09:02:00Z">
              <w:r w:rsidRPr="00EA2502">
                <w:rPr>
                  <w:rFonts w:eastAsia="Times New Roman"/>
                  <w:color w:val="000000"/>
                  <w:sz w:val="20"/>
                  <w:szCs w:val="20"/>
                  <w:bdr w:val="none" w:sz="0" w:space="0" w:color="auto"/>
                </w:rPr>
                <w:t>Pteri</w:t>
              </w:r>
              <w:proofErr w:type="spellEnd"/>
            </w:ins>
          </w:p>
        </w:tc>
        <w:tc>
          <w:tcPr>
            <w:tcW w:w="808" w:type="dxa"/>
            <w:tcBorders>
              <w:top w:val="nil"/>
              <w:left w:val="nil"/>
              <w:bottom w:val="nil"/>
              <w:right w:val="nil"/>
            </w:tcBorders>
            <w:noWrap/>
            <w:vAlign w:val="center"/>
            <w:hideMark/>
          </w:tcPr>
          <w:p w14:paraId="18C06B3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08" w:author="Office" w:date="2025-09-19T11:02:00Z" w16du:dateUtc="2025-09-19T09:02:00Z"/>
                <w:rFonts w:eastAsia="Times New Roman"/>
                <w:color w:val="000000"/>
                <w:sz w:val="20"/>
                <w:szCs w:val="20"/>
                <w:bdr w:val="none" w:sz="0" w:space="0" w:color="auto"/>
              </w:rPr>
            </w:pPr>
          </w:p>
        </w:tc>
        <w:tc>
          <w:tcPr>
            <w:tcW w:w="1135" w:type="dxa"/>
            <w:tcBorders>
              <w:top w:val="nil"/>
              <w:left w:val="nil"/>
              <w:bottom w:val="nil"/>
              <w:right w:val="nil"/>
            </w:tcBorders>
            <w:noWrap/>
            <w:vAlign w:val="center"/>
            <w:hideMark/>
          </w:tcPr>
          <w:p w14:paraId="28DD810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09" w:author="Office" w:date="2025-09-19T11:02:00Z" w16du:dateUtc="2025-09-19T09:02:00Z"/>
                <w:rFonts w:eastAsia="Times New Roman"/>
                <w:sz w:val="20"/>
                <w:szCs w:val="20"/>
                <w:bdr w:val="none" w:sz="0" w:space="0" w:color="auto"/>
              </w:rPr>
            </w:pPr>
          </w:p>
        </w:tc>
        <w:tc>
          <w:tcPr>
            <w:tcW w:w="652" w:type="dxa"/>
            <w:tcBorders>
              <w:top w:val="nil"/>
              <w:left w:val="nil"/>
              <w:bottom w:val="nil"/>
              <w:right w:val="nil"/>
            </w:tcBorders>
            <w:noWrap/>
            <w:vAlign w:val="center"/>
            <w:hideMark/>
          </w:tcPr>
          <w:p w14:paraId="54ABF34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10" w:author="Office" w:date="2025-09-19T11:02:00Z" w16du:dateUtc="2025-09-19T09:02:00Z"/>
                <w:rFonts w:eastAsia="Times New Roman"/>
                <w:sz w:val="20"/>
                <w:szCs w:val="20"/>
                <w:bdr w:val="none" w:sz="0" w:space="0" w:color="auto"/>
              </w:rPr>
            </w:pPr>
          </w:p>
        </w:tc>
        <w:tc>
          <w:tcPr>
            <w:tcW w:w="652" w:type="dxa"/>
            <w:tcBorders>
              <w:top w:val="nil"/>
              <w:left w:val="nil"/>
              <w:bottom w:val="nil"/>
              <w:right w:val="nil"/>
            </w:tcBorders>
            <w:noWrap/>
            <w:vAlign w:val="center"/>
            <w:hideMark/>
          </w:tcPr>
          <w:p w14:paraId="63A025A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11" w:author="Office" w:date="2025-09-19T11:02:00Z" w16du:dateUtc="2025-09-19T09:02:00Z"/>
                <w:rFonts w:eastAsia="Times New Roman"/>
                <w:color w:val="000000"/>
                <w:sz w:val="20"/>
                <w:szCs w:val="20"/>
                <w:bdr w:val="none" w:sz="0" w:space="0" w:color="auto"/>
              </w:rPr>
            </w:pPr>
            <w:proofErr w:type="spellStart"/>
            <w:ins w:id="512" w:author="Office" w:date="2025-09-19T11:02:00Z" w16du:dateUtc="2025-09-19T09:02:00Z">
              <w:r w:rsidRPr="00EA2502">
                <w:rPr>
                  <w:rFonts w:eastAsia="Times New Roman"/>
                  <w:color w:val="000000"/>
                  <w:sz w:val="20"/>
                  <w:szCs w:val="20"/>
                  <w:bdr w:val="none" w:sz="0" w:space="0" w:color="auto"/>
                </w:rPr>
                <w:t>duse</w:t>
              </w:r>
              <w:proofErr w:type="spellEnd"/>
            </w:ins>
          </w:p>
        </w:tc>
        <w:tc>
          <w:tcPr>
            <w:tcW w:w="620" w:type="dxa"/>
            <w:tcBorders>
              <w:top w:val="nil"/>
              <w:left w:val="nil"/>
              <w:bottom w:val="nil"/>
              <w:right w:val="nil"/>
            </w:tcBorders>
            <w:noWrap/>
            <w:vAlign w:val="center"/>
            <w:hideMark/>
          </w:tcPr>
          <w:p w14:paraId="11D09EF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13" w:author="Office" w:date="2025-09-19T11:02:00Z" w16du:dateUtc="2025-09-19T09:02:00Z"/>
                <w:rFonts w:eastAsia="Times New Roman"/>
                <w:color w:val="000000"/>
                <w:sz w:val="20"/>
                <w:szCs w:val="20"/>
                <w:bdr w:val="none" w:sz="0" w:space="0" w:color="auto"/>
              </w:rPr>
            </w:pPr>
            <w:ins w:id="514" w:author="Office" w:date="2025-09-19T11:02:00Z" w16du:dateUtc="2025-09-19T09:02:00Z">
              <w:r w:rsidRPr="00EA2502">
                <w:rPr>
                  <w:rFonts w:eastAsia="Times New Roman"/>
                  <w:color w:val="000000"/>
                  <w:sz w:val="20"/>
                  <w:szCs w:val="20"/>
                  <w:bdr w:val="none" w:sz="0" w:space="0" w:color="auto"/>
                </w:rPr>
                <w:t>miss</w:t>
              </w:r>
            </w:ins>
          </w:p>
        </w:tc>
        <w:tc>
          <w:tcPr>
            <w:tcW w:w="604" w:type="dxa"/>
            <w:tcBorders>
              <w:top w:val="nil"/>
              <w:left w:val="nil"/>
              <w:bottom w:val="nil"/>
              <w:right w:val="nil"/>
            </w:tcBorders>
            <w:noWrap/>
            <w:vAlign w:val="center"/>
            <w:hideMark/>
          </w:tcPr>
          <w:p w14:paraId="0B6ECE1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15" w:author="Office" w:date="2025-09-19T11:02:00Z" w16du:dateUtc="2025-09-19T09:02:00Z"/>
                <w:rFonts w:eastAsia="Times New Roman"/>
                <w:color w:val="000000"/>
                <w:sz w:val="20"/>
                <w:szCs w:val="20"/>
                <w:bdr w:val="none" w:sz="0" w:space="0" w:color="auto"/>
              </w:rPr>
            </w:pPr>
            <w:ins w:id="516" w:author="Office" w:date="2025-09-19T11:02:00Z" w16du:dateUtc="2025-09-19T09:02:00Z">
              <w:r w:rsidRPr="00EA2502">
                <w:rPr>
                  <w:rFonts w:eastAsia="Times New Roman"/>
                  <w:color w:val="000000"/>
                  <w:sz w:val="20"/>
                  <w:szCs w:val="20"/>
                  <w:bdr w:val="none" w:sz="0" w:space="0" w:color="auto"/>
                </w:rPr>
                <w:t>para</w:t>
              </w:r>
            </w:ins>
          </w:p>
        </w:tc>
        <w:tc>
          <w:tcPr>
            <w:tcW w:w="652" w:type="dxa"/>
            <w:tcBorders>
              <w:top w:val="nil"/>
              <w:left w:val="nil"/>
              <w:bottom w:val="nil"/>
              <w:right w:val="nil"/>
            </w:tcBorders>
            <w:noWrap/>
            <w:vAlign w:val="center"/>
            <w:hideMark/>
          </w:tcPr>
          <w:p w14:paraId="34E4D47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17" w:author="Office" w:date="2025-09-19T11:02:00Z" w16du:dateUtc="2025-09-19T09:02:00Z"/>
                <w:rFonts w:eastAsia="Times New Roman"/>
                <w:color w:val="000000"/>
                <w:sz w:val="20"/>
                <w:szCs w:val="20"/>
                <w:bdr w:val="none" w:sz="0" w:space="0" w:color="auto"/>
              </w:rPr>
            </w:pPr>
            <w:ins w:id="518" w:author="Office" w:date="2025-09-19T11:02:00Z" w16du:dateUtc="2025-09-19T09:02:00Z">
              <w:r w:rsidRPr="00EA2502">
                <w:rPr>
                  <w:rFonts w:eastAsia="Times New Roman"/>
                  <w:color w:val="000000"/>
                  <w:sz w:val="20"/>
                  <w:szCs w:val="20"/>
                  <w:bdr w:val="none" w:sz="0" w:space="0" w:color="auto"/>
                </w:rPr>
                <w:t>send</w:t>
              </w:r>
            </w:ins>
          </w:p>
        </w:tc>
      </w:tr>
      <w:tr w:rsidR="001951C1" w:rsidRPr="00EA2502" w14:paraId="2AA30BA2" w14:textId="77777777" w:rsidTr="00F41DE9">
        <w:trPr>
          <w:trHeight w:val="258"/>
          <w:ins w:id="519" w:author="Office" w:date="2025-09-19T11:02:00Z" w16du:dateUtc="2025-09-19T09:02:00Z"/>
        </w:trPr>
        <w:tc>
          <w:tcPr>
            <w:tcW w:w="1134" w:type="dxa"/>
            <w:vMerge/>
            <w:tcBorders>
              <w:top w:val="nil"/>
              <w:left w:val="nil"/>
              <w:bottom w:val="nil"/>
              <w:right w:val="nil"/>
            </w:tcBorders>
            <w:vAlign w:val="center"/>
            <w:hideMark/>
          </w:tcPr>
          <w:p w14:paraId="520E5F8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20" w:author="Office" w:date="2025-09-19T11:02:00Z" w16du:dateUtc="2025-09-19T09:02:00Z"/>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0C73145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21" w:author="Office" w:date="2025-09-19T11:02:00Z" w16du:dateUtc="2025-09-19T09:02:00Z"/>
                <w:rFonts w:eastAsia="Times New Roman"/>
                <w:color w:val="000000"/>
                <w:sz w:val="20"/>
                <w:szCs w:val="20"/>
                <w:bdr w:val="none" w:sz="0" w:space="0" w:color="auto"/>
              </w:rPr>
            </w:pPr>
            <w:ins w:id="522" w:author="Office" w:date="2025-09-19T11:02:00Z" w16du:dateUtc="2025-09-19T09:02:00Z">
              <w:r w:rsidRPr="00EA2502">
                <w:rPr>
                  <w:rFonts w:eastAsia="Times New Roman"/>
                  <w:color w:val="000000"/>
                  <w:sz w:val="20"/>
                  <w:szCs w:val="20"/>
                  <w:bdr w:val="none" w:sz="0" w:space="0" w:color="auto"/>
                </w:rPr>
                <w:t>north</w:t>
              </w:r>
            </w:ins>
          </w:p>
        </w:tc>
        <w:tc>
          <w:tcPr>
            <w:tcW w:w="582" w:type="dxa"/>
            <w:tcBorders>
              <w:top w:val="nil"/>
              <w:left w:val="nil"/>
              <w:bottom w:val="nil"/>
              <w:right w:val="nil"/>
            </w:tcBorders>
            <w:shd w:val="clear" w:color="005F73" w:fill="005F73"/>
            <w:noWrap/>
            <w:vAlign w:val="center"/>
            <w:hideMark/>
          </w:tcPr>
          <w:p w14:paraId="35DEEDD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523" w:author="Office" w:date="2025-09-19T11:02:00Z" w16du:dateUtc="2025-09-19T09:02:00Z"/>
                <w:rFonts w:eastAsia="Times New Roman"/>
                <w:color w:val="000000"/>
                <w:sz w:val="20"/>
                <w:szCs w:val="20"/>
                <w:bdr w:val="none" w:sz="0" w:space="0" w:color="auto"/>
              </w:rPr>
            </w:pPr>
            <w:ins w:id="524" w:author="Office" w:date="2025-09-19T11:02:00Z" w16du:dateUtc="2025-09-19T09:02:00Z">
              <w:r w:rsidRPr="00EA2502">
                <w:rPr>
                  <w:rFonts w:eastAsia="Times New Roman"/>
                  <w:color w:val="000000"/>
                  <w:sz w:val="20"/>
                  <w:szCs w:val="20"/>
                  <w:bdr w:val="none" w:sz="0" w:space="0" w:color="auto"/>
                </w:rPr>
                <w:t>0.09</w:t>
              </w:r>
            </w:ins>
          </w:p>
        </w:tc>
        <w:tc>
          <w:tcPr>
            <w:tcW w:w="685" w:type="dxa"/>
            <w:tcBorders>
              <w:top w:val="nil"/>
              <w:left w:val="nil"/>
              <w:bottom w:val="nil"/>
              <w:right w:val="single" w:sz="4" w:space="0" w:color="808080"/>
            </w:tcBorders>
            <w:shd w:val="clear" w:color="94D2BD" w:fill="94D2BD"/>
            <w:noWrap/>
            <w:vAlign w:val="center"/>
            <w:hideMark/>
          </w:tcPr>
          <w:p w14:paraId="44584F5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525" w:author="Office" w:date="2025-09-19T11:02:00Z" w16du:dateUtc="2025-09-19T09:02:00Z"/>
                <w:rFonts w:eastAsia="Times New Roman"/>
                <w:color w:val="000000"/>
                <w:sz w:val="20"/>
                <w:szCs w:val="20"/>
                <w:bdr w:val="none" w:sz="0" w:space="0" w:color="auto"/>
              </w:rPr>
            </w:pPr>
            <w:ins w:id="526" w:author="Office" w:date="2025-09-19T11:02:00Z" w16du:dateUtc="2025-09-19T09:02:00Z">
              <w:r w:rsidRPr="00EA2502">
                <w:rPr>
                  <w:rFonts w:eastAsia="Times New Roman"/>
                  <w:color w:val="000000"/>
                  <w:sz w:val="20"/>
                  <w:szCs w:val="20"/>
                  <w:bdr w:val="none" w:sz="0" w:space="0" w:color="auto"/>
                </w:rPr>
                <w:t>0.04</w:t>
              </w:r>
            </w:ins>
          </w:p>
        </w:tc>
        <w:tc>
          <w:tcPr>
            <w:tcW w:w="808" w:type="dxa"/>
            <w:tcBorders>
              <w:top w:val="nil"/>
              <w:left w:val="nil"/>
              <w:bottom w:val="nil"/>
              <w:right w:val="nil"/>
            </w:tcBorders>
            <w:noWrap/>
            <w:vAlign w:val="center"/>
            <w:hideMark/>
          </w:tcPr>
          <w:p w14:paraId="0AE79EF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527" w:author="Office" w:date="2025-09-19T11:02:00Z" w16du:dateUtc="2025-09-19T09:02:00Z"/>
                <w:rFonts w:eastAsia="Times New Roman"/>
                <w:color w:val="000000"/>
                <w:sz w:val="20"/>
                <w:szCs w:val="20"/>
                <w:bdr w:val="none" w:sz="0" w:space="0" w:color="auto"/>
              </w:rPr>
            </w:pPr>
          </w:p>
        </w:tc>
        <w:tc>
          <w:tcPr>
            <w:tcW w:w="1135" w:type="dxa"/>
            <w:vMerge w:val="restart"/>
            <w:tcBorders>
              <w:top w:val="nil"/>
              <w:left w:val="nil"/>
              <w:bottom w:val="nil"/>
              <w:right w:val="nil"/>
            </w:tcBorders>
            <w:noWrap/>
            <w:vAlign w:val="center"/>
            <w:hideMark/>
          </w:tcPr>
          <w:p w14:paraId="72C9F03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528" w:author="Office" w:date="2025-09-19T11:02:00Z" w16du:dateUtc="2025-09-19T09:02:00Z"/>
                <w:rFonts w:eastAsia="Times New Roman"/>
                <w:color w:val="000000"/>
                <w:sz w:val="20"/>
                <w:szCs w:val="20"/>
                <w:bdr w:val="none" w:sz="0" w:space="0" w:color="auto"/>
              </w:rPr>
            </w:pPr>
            <w:proofErr w:type="spellStart"/>
            <w:ins w:id="529" w:author="Office" w:date="2025-09-19T11:02:00Z" w16du:dateUtc="2025-09-19T09:02:00Z">
              <w:r w:rsidRPr="00EA2502">
                <w:rPr>
                  <w:rFonts w:eastAsia="Times New Roman"/>
                  <w:color w:val="000000"/>
                  <w:sz w:val="20"/>
                  <w:szCs w:val="20"/>
                  <w:bdr w:val="none" w:sz="0" w:space="0" w:color="auto"/>
                </w:rPr>
                <w:t>aaxi</w:t>
              </w:r>
              <w:proofErr w:type="spellEnd"/>
            </w:ins>
          </w:p>
        </w:tc>
        <w:tc>
          <w:tcPr>
            <w:tcW w:w="700" w:type="dxa"/>
            <w:tcBorders>
              <w:top w:val="nil"/>
              <w:left w:val="nil"/>
              <w:bottom w:val="nil"/>
              <w:right w:val="nil"/>
            </w:tcBorders>
            <w:noWrap/>
            <w:vAlign w:val="center"/>
            <w:hideMark/>
          </w:tcPr>
          <w:p w14:paraId="4812998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30" w:author="Office" w:date="2025-09-19T11:02:00Z" w16du:dateUtc="2025-09-19T09:02:00Z"/>
                <w:rFonts w:eastAsia="Times New Roman"/>
                <w:color w:val="000000"/>
                <w:sz w:val="20"/>
                <w:szCs w:val="20"/>
                <w:bdr w:val="none" w:sz="0" w:space="0" w:color="auto"/>
              </w:rPr>
            </w:pPr>
            <w:proofErr w:type="spellStart"/>
            <w:ins w:id="531" w:author="Office" w:date="2025-09-19T11:02:00Z" w16du:dateUtc="2025-09-19T09:02:00Z">
              <w:r w:rsidRPr="00EA2502">
                <w:rPr>
                  <w:rFonts w:eastAsia="Times New Roman"/>
                  <w:color w:val="000000"/>
                  <w:sz w:val="20"/>
                  <w:szCs w:val="20"/>
                  <w:bdr w:val="none" w:sz="0" w:space="0" w:color="auto"/>
                </w:rPr>
                <w:t>Preit</w:t>
              </w:r>
              <w:proofErr w:type="spellEnd"/>
            </w:ins>
          </w:p>
        </w:tc>
        <w:tc>
          <w:tcPr>
            <w:tcW w:w="619" w:type="dxa"/>
            <w:tcBorders>
              <w:top w:val="nil"/>
              <w:left w:val="nil"/>
              <w:bottom w:val="nil"/>
              <w:right w:val="nil"/>
            </w:tcBorders>
            <w:shd w:val="clear" w:color="EEB13E" w:fill="EEB13E"/>
            <w:noWrap/>
            <w:vAlign w:val="center"/>
            <w:hideMark/>
          </w:tcPr>
          <w:p w14:paraId="0C986E1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532" w:author="Office" w:date="2025-09-19T11:02:00Z" w16du:dateUtc="2025-09-19T09:02:00Z"/>
                <w:rFonts w:eastAsia="Times New Roman"/>
                <w:color w:val="000000"/>
                <w:sz w:val="20"/>
                <w:szCs w:val="20"/>
                <w:bdr w:val="none" w:sz="0" w:space="0" w:color="auto"/>
              </w:rPr>
            </w:pPr>
            <w:ins w:id="533" w:author="Office" w:date="2025-09-19T11:02:00Z" w16du:dateUtc="2025-09-19T09:02:00Z">
              <w:r w:rsidRPr="00EA2502">
                <w:rPr>
                  <w:rFonts w:eastAsia="Times New Roman"/>
                  <w:color w:val="000000"/>
                  <w:sz w:val="20"/>
                  <w:szCs w:val="20"/>
                  <w:bdr w:val="none" w:sz="0" w:space="0" w:color="auto"/>
                </w:rPr>
                <w:t>0.16</w:t>
              </w:r>
            </w:ins>
          </w:p>
        </w:tc>
        <w:tc>
          <w:tcPr>
            <w:tcW w:w="700" w:type="dxa"/>
            <w:tcBorders>
              <w:top w:val="nil"/>
              <w:left w:val="nil"/>
              <w:bottom w:val="nil"/>
              <w:right w:val="nil"/>
            </w:tcBorders>
            <w:shd w:val="clear" w:color="E29328" w:fill="E29328"/>
            <w:noWrap/>
            <w:vAlign w:val="center"/>
            <w:hideMark/>
          </w:tcPr>
          <w:p w14:paraId="4EC43BF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534" w:author="Office" w:date="2025-09-19T11:02:00Z" w16du:dateUtc="2025-09-19T09:02:00Z"/>
                <w:rFonts w:eastAsia="Times New Roman"/>
                <w:color w:val="000000"/>
                <w:sz w:val="20"/>
                <w:szCs w:val="20"/>
                <w:bdr w:val="none" w:sz="0" w:space="0" w:color="auto"/>
              </w:rPr>
            </w:pPr>
            <w:ins w:id="535" w:author="Office" w:date="2025-09-19T11:02:00Z" w16du:dateUtc="2025-09-19T09:02:00Z">
              <w:r w:rsidRPr="00EA2502">
                <w:rPr>
                  <w:rFonts w:eastAsia="Times New Roman"/>
                  <w:color w:val="000000"/>
                  <w:sz w:val="20"/>
                  <w:szCs w:val="20"/>
                  <w:bdr w:val="none" w:sz="0" w:space="0" w:color="auto"/>
                </w:rPr>
                <w:t>0.21</w:t>
              </w:r>
            </w:ins>
          </w:p>
        </w:tc>
        <w:tc>
          <w:tcPr>
            <w:tcW w:w="526" w:type="dxa"/>
            <w:tcBorders>
              <w:top w:val="nil"/>
              <w:left w:val="nil"/>
              <w:bottom w:val="nil"/>
              <w:right w:val="nil"/>
            </w:tcBorders>
            <w:shd w:val="clear" w:color="D77815" w:fill="D77815"/>
            <w:noWrap/>
            <w:vAlign w:val="center"/>
            <w:hideMark/>
          </w:tcPr>
          <w:p w14:paraId="593DB49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536" w:author="Office" w:date="2025-09-19T11:02:00Z" w16du:dateUtc="2025-09-19T09:02:00Z"/>
                <w:rFonts w:eastAsia="Times New Roman"/>
                <w:color w:val="000000"/>
                <w:sz w:val="20"/>
                <w:szCs w:val="20"/>
                <w:bdr w:val="none" w:sz="0" w:space="0" w:color="auto"/>
              </w:rPr>
            </w:pPr>
            <w:ins w:id="537" w:author="Office" w:date="2025-09-19T11:02:00Z" w16du:dateUtc="2025-09-19T09:02:00Z">
              <w:r w:rsidRPr="00EA2502">
                <w:rPr>
                  <w:rFonts w:eastAsia="Times New Roman"/>
                  <w:color w:val="000000"/>
                  <w:sz w:val="20"/>
                  <w:szCs w:val="20"/>
                  <w:bdr w:val="none" w:sz="0" w:space="0" w:color="auto"/>
                </w:rPr>
                <w:t>0.26</w:t>
              </w:r>
            </w:ins>
          </w:p>
        </w:tc>
        <w:tc>
          <w:tcPr>
            <w:tcW w:w="808" w:type="dxa"/>
            <w:tcBorders>
              <w:top w:val="nil"/>
              <w:left w:val="nil"/>
              <w:bottom w:val="nil"/>
              <w:right w:val="nil"/>
            </w:tcBorders>
            <w:noWrap/>
            <w:vAlign w:val="center"/>
            <w:hideMark/>
          </w:tcPr>
          <w:p w14:paraId="2F451B3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538" w:author="Office" w:date="2025-09-19T11:02:00Z" w16du:dateUtc="2025-09-19T09:02:00Z"/>
                <w:rFonts w:eastAsia="Times New Roman"/>
                <w:color w:val="000000"/>
                <w:sz w:val="20"/>
                <w:szCs w:val="20"/>
                <w:bdr w:val="none" w:sz="0" w:space="0" w:color="auto"/>
              </w:rPr>
            </w:pPr>
          </w:p>
        </w:tc>
        <w:tc>
          <w:tcPr>
            <w:tcW w:w="1135" w:type="dxa"/>
            <w:vMerge w:val="restart"/>
            <w:tcBorders>
              <w:top w:val="nil"/>
              <w:left w:val="nil"/>
              <w:bottom w:val="nil"/>
              <w:right w:val="nil"/>
            </w:tcBorders>
            <w:noWrap/>
            <w:vAlign w:val="center"/>
            <w:hideMark/>
          </w:tcPr>
          <w:p w14:paraId="093195C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539" w:author="Office" w:date="2025-09-19T11:02:00Z" w16du:dateUtc="2025-09-19T09:02:00Z"/>
                <w:rFonts w:eastAsia="Times New Roman"/>
                <w:color w:val="000000"/>
                <w:sz w:val="20"/>
                <w:szCs w:val="20"/>
                <w:bdr w:val="none" w:sz="0" w:space="0" w:color="auto"/>
              </w:rPr>
            </w:pPr>
            <w:proofErr w:type="spellStart"/>
            <w:ins w:id="540" w:author="Office" w:date="2025-09-19T11:02:00Z" w16du:dateUtc="2025-09-19T09:02:00Z">
              <w:r w:rsidRPr="00EA2502">
                <w:rPr>
                  <w:rFonts w:eastAsia="Times New Roman"/>
                  <w:color w:val="000000"/>
                  <w:sz w:val="20"/>
                  <w:szCs w:val="20"/>
                  <w:bdr w:val="none" w:sz="0" w:space="0" w:color="auto"/>
                </w:rPr>
                <w:t>aaxi</w:t>
              </w:r>
              <w:proofErr w:type="spellEnd"/>
            </w:ins>
          </w:p>
        </w:tc>
        <w:tc>
          <w:tcPr>
            <w:tcW w:w="652" w:type="dxa"/>
            <w:tcBorders>
              <w:top w:val="nil"/>
              <w:left w:val="nil"/>
              <w:bottom w:val="nil"/>
              <w:right w:val="nil"/>
            </w:tcBorders>
            <w:noWrap/>
            <w:vAlign w:val="center"/>
            <w:hideMark/>
          </w:tcPr>
          <w:p w14:paraId="4E4AA3E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41" w:author="Office" w:date="2025-09-19T11:02:00Z" w16du:dateUtc="2025-09-19T09:02:00Z"/>
                <w:rFonts w:eastAsia="Times New Roman"/>
                <w:color w:val="000000"/>
                <w:sz w:val="20"/>
                <w:szCs w:val="20"/>
                <w:bdr w:val="none" w:sz="0" w:space="0" w:color="auto"/>
              </w:rPr>
            </w:pPr>
            <w:proofErr w:type="spellStart"/>
            <w:ins w:id="542" w:author="Office" w:date="2025-09-19T11:02:00Z" w16du:dateUtc="2025-09-19T09:02:00Z">
              <w:r w:rsidRPr="00EA2502">
                <w:rPr>
                  <w:rFonts w:eastAsia="Times New Roman"/>
                  <w:color w:val="000000"/>
                  <w:sz w:val="20"/>
                  <w:szCs w:val="20"/>
                  <w:bdr w:val="none" w:sz="0" w:space="0" w:color="auto"/>
                </w:rPr>
                <w:t>caes</w:t>
              </w:r>
              <w:proofErr w:type="spellEnd"/>
            </w:ins>
          </w:p>
        </w:tc>
        <w:tc>
          <w:tcPr>
            <w:tcW w:w="652" w:type="dxa"/>
            <w:tcBorders>
              <w:top w:val="nil"/>
              <w:left w:val="nil"/>
              <w:bottom w:val="nil"/>
              <w:right w:val="nil"/>
            </w:tcBorders>
            <w:shd w:val="clear" w:color="CF6F78" w:fill="CF6F78"/>
            <w:noWrap/>
            <w:vAlign w:val="center"/>
            <w:hideMark/>
          </w:tcPr>
          <w:p w14:paraId="207E441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543" w:author="Office" w:date="2025-09-19T11:02:00Z" w16du:dateUtc="2025-09-19T09:02:00Z"/>
                <w:rFonts w:eastAsia="Times New Roman"/>
                <w:color w:val="000000"/>
                <w:sz w:val="20"/>
                <w:szCs w:val="20"/>
                <w:bdr w:val="none" w:sz="0" w:space="0" w:color="auto"/>
              </w:rPr>
            </w:pPr>
            <w:ins w:id="544" w:author="Office" w:date="2025-09-19T11:02:00Z" w16du:dateUtc="2025-09-19T09:02:00Z">
              <w:r w:rsidRPr="00EA2502">
                <w:rPr>
                  <w:rFonts w:eastAsia="Times New Roman"/>
                  <w:color w:val="000000"/>
                  <w:sz w:val="20"/>
                  <w:szCs w:val="20"/>
                  <w:bdr w:val="none" w:sz="0" w:space="0" w:color="auto"/>
                </w:rPr>
                <w:t>0.35</w:t>
              </w:r>
            </w:ins>
          </w:p>
        </w:tc>
        <w:tc>
          <w:tcPr>
            <w:tcW w:w="620" w:type="dxa"/>
            <w:tcBorders>
              <w:top w:val="nil"/>
              <w:left w:val="nil"/>
              <w:bottom w:val="nil"/>
              <w:right w:val="nil"/>
            </w:tcBorders>
            <w:shd w:val="clear" w:color="DA8E95" w:fill="DA8E95"/>
            <w:noWrap/>
            <w:vAlign w:val="center"/>
            <w:hideMark/>
          </w:tcPr>
          <w:p w14:paraId="2705D24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545" w:author="Office" w:date="2025-09-19T11:02:00Z" w16du:dateUtc="2025-09-19T09:02:00Z"/>
                <w:rFonts w:eastAsia="Times New Roman"/>
                <w:color w:val="000000"/>
                <w:sz w:val="20"/>
                <w:szCs w:val="20"/>
                <w:bdr w:val="none" w:sz="0" w:space="0" w:color="auto"/>
              </w:rPr>
            </w:pPr>
            <w:ins w:id="546" w:author="Office" w:date="2025-09-19T11:02:00Z" w16du:dateUtc="2025-09-19T09:02:00Z">
              <w:r w:rsidRPr="00EA2502">
                <w:rPr>
                  <w:rFonts w:eastAsia="Times New Roman"/>
                  <w:color w:val="000000"/>
                  <w:sz w:val="20"/>
                  <w:szCs w:val="20"/>
                  <w:bdr w:val="none" w:sz="0" w:space="0" w:color="auto"/>
                </w:rPr>
                <w:t>0.40</w:t>
              </w:r>
            </w:ins>
          </w:p>
        </w:tc>
        <w:tc>
          <w:tcPr>
            <w:tcW w:w="604" w:type="dxa"/>
            <w:tcBorders>
              <w:top w:val="nil"/>
              <w:left w:val="nil"/>
              <w:bottom w:val="nil"/>
              <w:right w:val="nil"/>
            </w:tcBorders>
            <w:shd w:val="clear" w:color="CE6C75" w:fill="CE6C75"/>
            <w:noWrap/>
            <w:vAlign w:val="center"/>
            <w:hideMark/>
          </w:tcPr>
          <w:p w14:paraId="2561F8E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547" w:author="Office" w:date="2025-09-19T11:02:00Z" w16du:dateUtc="2025-09-19T09:02:00Z"/>
                <w:rFonts w:eastAsia="Times New Roman"/>
                <w:color w:val="000000"/>
                <w:sz w:val="20"/>
                <w:szCs w:val="20"/>
                <w:bdr w:val="none" w:sz="0" w:space="0" w:color="auto"/>
              </w:rPr>
            </w:pPr>
            <w:ins w:id="548" w:author="Office" w:date="2025-09-19T11:02:00Z" w16du:dateUtc="2025-09-19T09:02:00Z">
              <w:r w:rsidRPr="00EA2502">
                <w:rPr>
                  <w:rFonts w:eastAsia="Times New Roman"/>
                  <w:color w:val="000000"/>
                  <w:sz w:val="20"/>
                  <w:szCs w:val="20"/>
                  <w:bdr w:val="none" w:sz="0" w:space="0" w:color="auto"/>
                </w:rPr>
                <w:t>0.35</w:t>
              </w:r>
            </w:ins>
          </w:p>
        </w:tc>
        <w:tc>
          <w:tcPr>
            <w:tcW w:w="652" w:type="dxa"/>
            <w:tcBorders>
              <w:top w:val="nil"/>
              <w:left w:val="nil"/>
              <w:bottom w:val="nil"/>
              <w:right w:val="nil"/>
            </w:tcBorders>
            <w:shd w:val="clear" w:color="CD6972" w:fill="CD6972"/>
            <w:noWrap/>
            <w:vAlign w:val="center"/>
            <w:hideMark/>
          </w:tcPr>
          <w:p w14:paraId="3A9614A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549" w:author="Office" w:date="2025-09-19T11:02:00Z" w16du:dateUtc="2025-09-19T09:02:00Z"/>
                <w:rFonts w:eastAsia="Times New Roman"/>
                <w:color w:val="000000"/>
                <w:sz w:val="20"/>
                <w:szCs w:val="20"/>
                <w:bdr w:val="none" w:sz="0" w:space="0" w:color="auto"/>
              </w:rPr>
            </w:pPr>
            <w:ins w:id="550" w:author="Office" w:date="2025-09-19T11:02:00Z" w16du:dateUtc="2025-09-19T09:02:00Z">
              <w:r w:rsidRPr="00EA2502">
                <w:rPr>
                  <w:rFonts w:eastAsia="Times New Roman"/>
                  <w:color w:val="000000"/>
                  <w:sz w:val="20"/>
                  <w:szCs w:val="20"/>
                  <w:bdr w:val="none" w:sz="0" w:space="0" w:color="auto"/>
                </w:rPr>
                <w:t>0.34</w:t>
              </w:r>
            </w:ins>
          </w:p>
        </w:tc>
      </w:tr>
      <w:tr w:rsidR="001951C1" w:rsidRPr="00EA2502" w14:paraId="0FD7C751" w14:textId="77777777" w:rsidTr="00F41DE9">
        <w:trPr>
          <w:trHeight w:val="258"/>
          <w:ins w:id="551" w:author="Office" w:date="2025-09-19T11:02:00Z" w16du:dateUtc="2025-09-19T09:02:00Z"/>
        </w:trPr>
        <w:tc>
          <w:tcPr>
            <w:tcW w:w="1134" w:type="dxa"/>
            <w:vMerge/>
            <w:tcBorders>
              <w:top w:val="nil"/>
              <w:left w:val="nil"/>
              <w:bottom w:val="nil"/>
              <w:right w:val="nil"/>
            </w:tcBorders>
            <w:vAlign w:val="center"/>
            <w:hideMark/>
          </w:tcPr>
          <w:p w14:paraId="4C020BD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52" w:author="Office" w:date="2025-09-19T11:02:00Z" w16du:dateUtc="2025-09-19T09:02:00Z"/>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058CDD3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53" w:author="Office" w:date="2025-09-19T11:02:00Z" w16du:dateUtc="2025-09-19T09:02:00Z"/>
                <w:rFonts w:eastAsia="Times New Roman"/>
                <w:color w:val="000000"/>
                <w:sz w:val="20"/>
                <w:szCs w:val="20"/>
                <w:bdr w:val="none" w:sz="0" w:space="0" w:color="auto"/>
              </w:rPr>
            </w:pPr>
            <w:ins w:id="554" w:author="Office" w:date="2025-09-19T11:02:00Z" w16du:dateUtc="2025-09-19T09:02:00Z">
              <w:r w:rsidRPr="00EA2502">
                <w:rPr>
                  <w:rFonts w:eastAsia="Times New Roman"/>
                  <w:color w:val="000000"/>
                  <w:sz w:val="20"/>
                  <w:szCs w:val="20"/>
                  <w:bdr w:val="none" w:sz="0" w:space="0" w:color="auto"/>
                </w:rPr>
                <w:t>west</w:t>
              </w:r>
            </w:ins>
          </w:p>
        </w:tc>
        <w:tc>
          <w:tcPr>
            <w:tcW w:w="582" w:type="dxa"/>
            <w:tcBorders>
              <w:top w:val="nil"/>
              <w:left w:val="nil"/>
              <w:bottom w:val="nil"/>
              <w:right w:val="nil"/>
            </w:tcBorders>
            <w:noWrap/>
            <w:vAlign w:val="center"/>
            <w:hideMark/>
          </w:tcPr>
          <w:p w14:paraId="08107ED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55" w:author="Office" w:date="2025-09-19T11:02:00Z" w16du:dateUtc="2025-09-19T09:02:00Z"/>
                <w:rFonts w:eastAsia="Times New Roman"/>
                <w:color w:val="000000"/>
                <w:sz w:val="20"/>
                <w:szCs w:val="20"/>
                <w:bdr w:val="none" w:sz="0" w:space="0" w:color="auto"/>
              </w:rPr>
            </w:pPr>
          </w:p>
        </w:tc>
        <w:tc>
          <w:tcPr>
            <w:tcW w:w="685" w:type="dxa"/>
            <w:tcBorders>
              <w:top w:val="nil"/>
              <w:left w:val="nil"/>
              <w:bottom w:val="nil"/>
              <w:right w:val="single" w:sz="4" w:space="0" w:color="808080"/>
            </w:tcBorders>
            <w:shd w:val="clear" w:color="227A84" w:fill="227A84"/>
            <w:noWrap/>
            <w:vAlign w:val="center"/>
            <w:hideMark/>
          </w:tcPr>
          <w:p w14:paraId="7BDE1C5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556" w:author="Office" w:date="2025-09-19T11:02:00Z" w16du:dateUtc="2025-09-19T09:02:00Z"/>
                <w:rFonts w:eastAsia="Times New Roman"/>
                <w:color w:val="000000"/>
                <w:sz w:val="20"/>
                <w:szCs w:val="20"/>
                <w:bdr w:val="none" w:sz="0" w:space="0" w:color="auto"/>
              </w:rPr>
            </w:pPr>
            <w:ins w:id="557" w:author="Office" w:date="2025-09-19T11:02:00Z" w16du:dateUtc="2025-09-19T09:02:00Z">
              <w:r w:rsidRPr="00EA2502">
                <w:rPr>
                  <w:rFonts w:eastAsia="Times New Roman"/>
                  <w:color w:val="000000"/>
                  <w:sz w:val="20"/>
                  <w:szCs w:val="20"/>
                  <w:bdr w:val="none" w:sz="0" w:space="0" w:color="auto"/>
                </w:rPr>
                <w:t>0.07</w:t>
              </w:r>
            </w:ins>
          </w:p>
        </w:tc>
        <w:tc>
          <w:tcPr>
            <w:tcW w:w="808" w:type="dxa"/>
            <w:tcBorders>
              <w:top w:val="nil"/>
              <w:left w:val="nil"/>
              <w:bottom w:val="nil"/>
              <w:right w:val="nil"/>
            </w:tcBorders>
            <w:noWrap/>
            <w:vAlign w:val="center"/>
            <w:hideMark/>
          </w:tcPr>
          <w:p w14:paraId="12F1746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558" w:author="Office" w:date="2025-09-19T11:02:00Z" w16du:dateUtc="2025-09-19T09:02:00Z"/>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540C05A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59"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6C42079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60" w:author="Office" w:date="2025-09-19T11:02:00Z" w16du:dateUtc="2025-09-19T09:02:00Z"/>
                <w:rFonts w:eastAsia="Times New Roman"/>
                <w:color w:val="000000"/>
                <w:sz w:val="20"/>
                <w:szCs w:val="20"/>
                <w:bdr w:val="none" w:sz="0" w:space="0" w:color="auto"/>
              </w:rPr>
            </w:pPr>
            <w:proofErr w:type="spellStart"/>
            <w:ins w:id="561" w:author="Office" w:date="2025-09-19T11:02:00Z" w16du:dateUtc="2025-09-19T09:02:00Z">
              <w:r w:rsidRPr="00EA2502">
                <w:rPr>
                  <w:rFonts w:eastAsia="Times New Roman"/>
                  <w:color w:val="000000"/>
                  <w:sz w:val="20"/>
                  <w:szCs w:val="20"/>
                  <w:bdr w:val="none" w:sz="0" w:space="0" w:color="auto"/>
                </w:rPr>
                <w:t>Psaxi</w:t>
              </w:r>
              <w:proofErr w:type="spellEnd"/>
            </w:ins>
          </w:p>
        </w:tc>
        <w:tc>
          <w:tcPr>
            <w:tcW w:w="619" w:type="dxa"/>
            <w:tcBorders>
              <w:top w:val="nil"/>
              <w:left w:val="nil"/>
              <w:bottom w:val="nil"/>
              <w:right w:val="nil"/>
            </w:tcBorders>
            <w:noWrap/>
            <w:vAlign w:val="center"/>
            <w:hideMark/>
          </w:tcPr>
          <w:p w14:paraId="3C2A654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62"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shd w:val="clear" w:color="DC851E" w:fill="DC851E"/>
            <w:noWrap/>
            <w:vAlign w:val="center"/>
            <w:hideMark/>
          </w:tcPr>
          <w:p w14:paraId="417D2A6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563" w:author="Office" w:date="2025-09-19T11:02:00Z" w16du:dateUtc="2025-09-19T09:02:00Z"/>
                <w:rFonts w:eastAsia="Times New Roman"/>
                <w:color w:val="000000"/>
                <w:sz w:val="20"/>
                <w:szCs w:val="20"/>
                <w:bdr w:val="none" w:sz="0" w:space="0" w:color="auto"/>
              </w:rPr>
            </w:pPr>
            <w:ins w:id="564" w:author="Office" w:date="2025-09-19T11:02:00Z" w16du:dateUtc="2025-09-19T09:02:00Z">
              <w:r w:rsidRPr="00EA2502">
                <w:rPr>
                  <w:rFonts w:eastAsia="Times New Roman"/>
                  <w:color w:val="000000"/>
                  <w:sz w:val="20"/>
                  <w:szCs w:val="20"/>
                  <w:bdr w:val="none" w:sz="0" w:space="0" w:color="auto"/>
                </w:rPr>
                <w:t>0.24</w:t>
              </w:r>
            </w:ins>
          </w:p>
        </w:tc>
        <w:tc>
          <w:tcPr>
            <w:tcW w:w="526" w:type="dxa"/>
            <w:tcBorders>
              <w:top w:val="nil"/>
              <w:left w:val="nil"/>
              <w:bottom w:val="nil"/>
              <w:right w:val="nil"/>
            </w:tcBorders>
            <w:shd w:val="clear" w:color="CC5D02" w:fill="CC5D02"/>
            <w:noWrap/>
            <w:vAlign w:val="center"/>
            <w:hideMark/>
          </w:tcPr>
          <w:p w14:paraId="79D01BF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565" w:author="Office" w:date="2025-09-19T11:02:00Z" w16du:dateUtc="2025-09-19T09:02:00Z"/>
                <w:rFonts w:eastAsia="Times New Roman"/>
                <w:color w:val="000000"/>
                <w:sz w:val="20"/>
                <w:szCs w:val="20"/>
                <w:bdr w:val="none" w:sz="0" w:space="0" w:color="auto"/>
              </w:rPr>
            </w:pPr>
            <w:ins w:id="566" w:author="Office" w:date="2025-09-19T11:02:00Z" w16du:dateUtc="2025-09-19T09:02:00Z">
              <w:r w:rsidRPr="00EA2502">
                <w:rPr>
                  <w:rFonts w:eastAsia="Times New Roman"/>
                  <w:color w:val="000000"/>
                  <w:sz w:val="20"/>
                  <w:szCs w:val="20"/>
                  <w:bdr w:val="none" w:sz="0" w:space="0" w:color="auto"/>
                </w:rPr>
                <w:t>0.31</w:t>
              </w:r>
            </w:ins>
          </w:p>
        </w:tc>
        <w:tc>
          <w:tcPr>
            <w:tcW w:w="808" w:type="dxa"/>
            <w:tcBorders>
              <w:top w:val="nil"/>
              <w:left w:val="nil"/>
              <w:bottom w:val="nil"/>
              <w:right w:val="nil"/>
            </w:tcBorders>
            <w:noWrap/>
            <w:vAlign w:val="center"/>
            <w:hideMark/>
          </w:tcPr>
          <w:p w14:paraId="3FCE94B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567" w:author="Office" w:date="2025-09-19T11:02:00Z" w16du:dateUtc="2025-09-19T09:02:00Z"/>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732B5E2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68" w:author="Office" w:date="2025-09-19T11:02:00Z" w16du:dateUtc="2025-09-19T09:02:00Z"/>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61C726A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69" w:author="Office" w:date="2025-09-19T11:02:00Z" w16du:dateUtc="2025-09-19T09:02:00Z"/>
                <w:rFonts w:eastAsia="Times New Roman"/>
                <w:color w:val="000000"/>
                <w:sz w:val="20"/>
                <w:szCs w:val="20"/>
                <w:bdr w:val="none" w:sz="0" w:space="0" w:color="auto"/>
              </w:rPr>
            </w:pPr>
            <w:proofErr w:type="spellStart"/>
            <w:ins w:id="570" w:author="Office" w:date="2025-09-19T11:02:00Z" w16du:dateUtc="2025-09-19T09:02:00Z">
              <w:r w:rsidRPr="00EA2502">
                <w:rPr>
                  <w:rFonts w:eastAsia="Times New Roman"/>
                  <w:color w:val="000000"/>
                  <w:sz w:val="20"/>
                  <w:szCs w:val="20"/>
                  <w:bdr w:val="none" w:sz="0" w:space="0" w:color="auto"/>
                </w:rPr>
                <w:t>duse</w:t>
              </w:r>
              <w:proofErr w:type="spellEnd"/>
            </w:ins>
          </w:p>
        </w:tc>
        <w:tc>
          <w:tcPr>
            <w:tcW w:w="652" w:type="dxa"/>
            <w:tcBorders>
              <w:top w:val="nil"/>
              <w:left w:val="nil"/>
              <w:bottom w:val="nil"/>
              <w:right w:val="nil"/>
            </w:tcBorders>
            <w:noWrap/>
            <w:vAlign w:val="center"/>
            <w:hideMark/>
          </w:tcPr>
          <w:p w14:paraId="3022A88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71" w:author="Office" w:date="2025-09-19T11:02:00Z" w16du:dateUtc="2025-09-19T09:02:00Z"/>
                <w:rFonts w:eastAsia="Times New Roman"/>
                <w:color w:val="000000"/>
                <w:sz w:val="20"/>
                <w:szCs w:val="20"/>
                <w:bdr w:val="none" w:sz="0" w:space="0" w:color="auto"/>
              </w:rPr>
            </w:pPr>
          </w:p>
        </w:tc>
        <w:tc>
          <w:tcPr>
            <w:tcW w:w="620" w:type="dxa"/>
            <w:tcBorders>
              <w:top w:val="nil"/>
              <w:left w:val="nil"/>
              <w:bottom w:val="nil"/>
              <w:right w:val="nil"/>
            </w:tcBorders>
            <w:shd w:val="clear" w:color="CB616B" w:fill="CB616B"/>
            <w:noWrap/>
            <w:vAlign w:val="center"/>
            <w:hideMark/>
          </w:tcPr>
          <w:p w14:paraId="3CA78D3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572" w:author="Office" w:date="2025-09-19T11:02:00Z" w16du:dateUtc="2025-09-19T09:02:00Z"/>
                <w:rFonts w:eastAsia="Times New Roman"/>
                <w:color w:val="000000"/>
                <w:sz w:val="20"/>
                <w:szCs w:val="20"/>
                <w:bdr w:val="none" w:sz="0" w:space="0" w:color="auto"/>
              </w:rPr>
            </w:pPr>
            <w:ins w:id="573" w:author="Office" w:date="2025-09-19T11:02:00Z" w16du:dateUtc="2025-09-19T09:02:00Z">
              <w:r w:rsidRPr="00EA2502">
                <w:rPr>
                  <w:rFonts w:eastAsia="Times New Roman"/>
                  <w:color w:val="000000"/>
                  <w:sz w:val="20"/>
                  <w:szCs w:val="20"/>
                  <w:bdr w:val="none" w:sz="0" w:space="0" w:color="auto"/>
                </w:rPr>
                <w:t>0.33</w:t>
              </w:r>
            </w:ins>
          </w:p>
        </w:tc>
        <w:tc>
          <w:tcPr>
            <w:tcW w:w="604" w:type="dxa"/>
            <w:tcBorders>
              <w:top w:val="nil"/>
              <w:left w:val="nil"/>
              <w:bottom w:val="nil"/>
              <w:right w:val="nil"/>
            </w:tcBorders>
            <w:shd w:val="clear" w:color="C24955" w:fill="C24955"/>
            <w:noWrap/>
            <w:vAlign w:val="center"/>
            <w:hideMark/>
          </w:tcPr>
          <w:p w14:paraId="02E273B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574" w:author="Office" w:date="2025-09-19T11:02:00Z" w16du:dateUtc="2025-09-19T09:02:00Z"/>
                <w:rFonts w:eastAsia="Times New Roman"/>
                <w:color w:val="000000"/>
                <w:sz w:val="20"/>
                <w:szCs w:val="20"/>
                <w:bdr w:val="none" w:sz="0" w:space="0" w:color="auto"/>
              </w:rPr>
            </w:pPr>
            <w:ins w:id="575" w:author="Office" w:date="2025-09-19T11:02:00Z" w16du:dateUtc="2025-09-19T09:02:00Z">
              <w:r w:rsidRPr="00EA2502">
                <w:rPr>
                  <w:rFonts w:eastAsia="Times New Roman"/>
                  <w:color w:val="000000"/>
                  <w:sz w:val="20"/>
                  <w:szCs w:val="20"/>
                  <w:bdr w:val="none" w:sz="0" w:space="0" w:color="auto"/>
                </w:rPr>
                <w:t>0.29</w:t>
              </w:r>
            </w:ins>
          </w:p>
        </w:tc>
        <w:tc>
          <w:tcPr>
            <w:tcW w:w="652" w:type="dxa"/>
            <w:tcBorders>
              <w:top w:val="nil"/>
              <w:left w:val="nil"/>
              <w:bottom w:val="nil"/>
              <w:right w:val="nil"/>
            </w:tcBorders>
            <w:shd w:val="clear" w:color="C0414D" w:fill="C0414D"/>
            <w:noWrap/>
            <w:vAlign w:val="center"/>
            <w:hideMark/>
          </w:tcPr>
          <w:p w14:paraId="447D23E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576" w:author="Office" w:date="2025-09-19T11:02:00Z" w16du:dateUtc="2025-09-19T09:02:00Z"/>
                <w:rFonts w:eastAsia="Times New Roman"/>
                <w:color w:val="000000"/>
                <w:sz w:val="20"/>
                <w:szCs w:val="20"/>
                <w:bdr w:val="none" w:sz="0" w:space="0" w:color="auto"/>
              </w:rPr>
            </w:pPr>
            <w:ins w:id="577" w:author="Office" w:date="2025-09-19T11:02:00Z" w16du:dateUtc="2025-09-19T09:02:00Z">
              <w:r w:rsidRPr="00EA2502">
                <w:rPr>
                  <w:rFonts w:eastAsia="Times New Roman"/>
                  <w:color w:val="000000"/>
                  <w:sz w:val="20"/>
                  <w:szCs w:val="20"/>
                  <w:bdr w:val="none" w:sz="0" w:space="0" w:color="auto"/>
                </w:rPr>
                <w:t>0.28</w:t>
              </w:r>
            </w:ins>
          </w:p>
        </w:tc>
      </w:tr>
      <w:tr w:rsidR="001951C1" w:rsidRPr="00EA2502" w14:paraId="746D57FA" w14:textId="77777777" w:rsidTr="00F41DE9">
        <w:trPr>
          <w:trHeight w:val="258"/>
          <w:ins w:id="578" w:author="Office" w:date="2025-09-19T11:02:00Z" w16du:dateUtc="2025-09-19T09:02:00Z"/>
        </w:trPr>
        <w:tc>
          <w:tcPr>
            <w:tcW w:w="1134" w:type="dxa"/>
            <w:vMerge w:val="restart"/>
            <w:tcBorders>
              <w:top w:val="nil"/>
              <w:left w:val="nil"/>
              <w:bottom w:val="nil"/>
              <w:right w:val="nil"/>
            </w:tcBorders>
            <w:noWrap/>
            <w:vAlign w:val="center"/>
            <w:hideMark/>
          </w:tcPr>
          <w:p w14:paraId="640629D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579" w:author="Office" w:date="2025-09-19T11:02:00Z" w16du:dateUtc="2025-09-19T09:02:00Z"/>
                <w:rFonts w:eastAsia="Times New Roman"/>
                <w:color w:val="000000"/>
                <w:sz w:val="20"/>
                <w:szCs w:val="20"/>
                <w:bdr w:val="none" w:sz="0" w:space="0" w:color="auto"/>
              </w:rPr>
            </w:pPr>
            <w:proofErr w:type="spellStart"/>
            <w:ins w:id="580" w:author="Office" w:date="2025-09-19T11:02:00Z" w16du:dateUtc="2025-09-19T09:02:00Z">
              <w:r w:rsidRPr="00EA2502">
                <w:rPr>
                  <w:rFonts w:eastAsia="Times New Roman"/>
                  <w:color w:val="000000"/>
                  <w:sz w:val="20"/>
                  <w:szCs w:val="20"/>
                  <w:bdr w:val="none" w:sz="0" w:space="0" w:color="auto"/>
                </w:rPr>
                <w:t>axi</w:t>
              </w:r>
              <w:proofErr w:type="spellEnd"/>
            </w:ins>
          </w:p>
        </w:tc>
        <w:tc>
          <w:tcPr>
            <w:tcW w:w="641" w:type="dxa"/>
            <w:tcBorders>
              <w:top w:val="nil"/>
              <w:left w:val="nil"/>
              <w:bottom w:val="nil"/>
              <w:right w:val="nil"/>
            </w:tcBorders>
            <w:noWrap/>
            <w:vAlign w:val="center"/>
            <w:hideMark/>
          </w:tcPr>
          <w:p w14:paraId="5B801EE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581" w:author="Office" w:date="2025-09-19T11:02:00Z" w16du:dateUtc="2025-09-19T09:02:00Z"/>
                <w:rFonts w:eastAsia="Times New Roman"/>
                <w:color w:val="000000"/>
                <w:sz w:val="20"/>
                <w:szCs w:val="20"/>
                <w:bdr w:val="none" w:sz="0" w:space="0" w:color="auto"/>
              </w:rPr>
            </w:pPr>
          </w:p>
        </w:tc>
        <w:tc>
          <w:tcPr>
            <w:tcW w:w="582" w:type="dxa"/>
            <w:tcBorders>
              <w:top w:val="nil"/>
              <w:left w:val="nil"/>
              <w:bottom w:val="nil"/>
              <w:right w:val="nil"/>
            </w:tcBorders>
            <w:noWrap/>
            <w:vAlign w:val="center"/>
            <w:hideMark/>
          </w:tcPr>
          <w:p w14:paraId="5D2D8EA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82" w:author="Office" w:date="2025-09-19T11:02:00Z" w16du:dateUtc="2025-09-19T09:02:00Z"/>
                <w:rFonts w:eastAsia="Times New Roman"/>
                <w:sz w:val="20"/>
                <w:szCs w:val="20"/>
                <w:bdr w:val="none" w:sz="0" w:space="0" w:color="auto"/>
              </w:rPr>
            </w:pPr>
          </w:p>
        </w:tc>
        <w:tc>
          <w:tcPr>
            <w:tcW w:w="685" w:type="dxa"/>
            <w:tcBorders>
              <w:top w:val="nil"/>
              <w:left w:val="nil"/>
              <w:bottom w:val="nil"/>
              <w:right w:val="nil"/>
            </w:tcBorders>
            <w:noWrap/>
            <w:vAlign w:val="center"/>
            <w:hideMark/>
          </w:tcPr>
          <w:p w14:paraId="37C6929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83"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57F31A6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84" w:author="Office" w:date="2025-09-19T11:02:00Z" w16du:dateUtc="2025-09-19T09:02:00Z"/>
                <w:rFonts w:eastAsia="Times New Roman"/>
                <w:sz w:val="20"/>
                <w:szCs w:val="20"/>
                <w:bdr w:val="none" w:sz="0" w:space="0" w:color="auto"/>
              </w:rPr>
            </w:pPr>
          </w:p>
        </w:tc>
        <w:tc>
          <w:tcPr>
            <w:tcW w:w="1135" w:type="dxa"/>
            <w:vMerge/>
            <w:tcBorders>
              <w:top w:val="nil"/>
              <w:left w:val="nil"/>
              <w:bottom w:val="nil"/>
              <w:right w:val="nil"/>
            </w:tcBorders>
            <w:vAlign w:val="center"/>
            <w:hideMark/>
          </w:tcPr>
          <w:p w14:paraId="2448AFF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85"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1392982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86" w:author="Office" w:date="2025-09-19T11:02:00Z" w16du:dateUtc="2025-09-19T09:02:00Z"/>
                <w:rFonts w:eastAsia="Times New Roman"/>
                <w:color w:val="000000"/>
                <w:sz w:val="20"/>
                <w:szCs w:val="20"/>
                <w:bdr w:val="none" w:sz="0" w:space="0" w:color="auto"/>
              </w:rPr>
            </w:pPr>
            <w:proofErr w:type="spellStart"/>
            <w:ins w:id="587" w:author="Office" w:date="2025-09-19T11:02:00Z" w16du:dateUtc="2025-09-19T09:02:00Z">
              <w:r w:rsidRPr="00EA2502">
                <w:rPr>
                  <w:rFonts w:eastAsia="Times New Roman"/>
                  <w:color w:val="000000"/>
                  <w:sz w:val="20"/>
                  <w:szCs w:val="20"/>
                  <w:bdr w:val="none" w:sz="0" w:space="0" w:color="auto"/>
                </w:rPr>
                <w:t>Psche</w:t>
              </w:r>
              <w:proofErr w:type="spellEnd"/>
            </w:ins>
          </w:p>
        </w:tc>
        <w:tc>
          <w:tcPr>
            <w:tcW w:w="619" w:type="dxa"/>
            <w:tcBorders>
              <w:top w:val="nil"/>
              <w:left w:val="nil"/>
              <w:bottom w:val="nil"/>
              <w:right w:val="nil"/>
            </w:tcBorders>
            <w:noWrap/>
            <w:vAlign w:val="center"/>
            <w:hideMark/>
          </w:tcPr>
          <w:p w14:paraId="79E4D83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88"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5B47254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89" w:author="Office" w:date="2025-09-19T11:02:00Z" w16du:dateUtc="2025-09-19T09:02:00Z"/>
                <w:rFonts w:eastAsia="Times New Roman"/>
                <w:sz w:val="20"/>
                <w:szCs w:val="20"/>
                <w:bdr w:val="none" w:sz="0" w:space="0" w:color="auto"/>
              </w:rPr>
            </w:pPr>
          </w:p>
        </w:tc>
        <w:tc>
          <w:tcPr>
            <w:tcW w:w="526" w:type="dxa"/>
            <w:tcBorders>
              <w:top w:val="nil"/>
              <w:left w:val="nil"/>
              <w:bottom w:val="nil"/>
              <w:right w:val="nil"/>
            </w:tcBorders>
            <w:shd w:val="clear" w:color="DE8821" w:fill="DE8821"/>
            <w:noWrap/>
            <w:vAlign w:val="center"/>
            <w:hideMark/>
          </w:tcPr>
          <w:p w14:paraId="536DB4F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590" w:author="Office" w:date="2025-09-19T11:02:00Z" w16du:dateUtc="2025-09-19T09:02:00Z"/>
                <w:rFonts w:eastAsia="Times New Roman"/>
                <w:color w:val="000000"/>
                <w:sz w:val="20"/>
                <w:szCs w:val="20"/>
                <w:bdr w:val="none" w:sz="0" w:space="0" w:color="auto"/>
              </w:rPr>
            </w:pPr>
            <w:ins w:id="591" w:author="Office" w:date="2025-09-19T11:02:00Z" w16du:dateUtc="2025-09-19T09:02:00Z">
              <w:r w:rsidRPr="00EA2502">
                <w:rPr>
                  <w:rFonts w:eastAsia="Times New Roman"/>
                  <w:color w:val="000000"/>
                  <w:sz w:val="20"/>
                  <w:szCs w:val="20"/>
                  <w:bdr w:val="none" w:sz="0" w:space="0" w:color="auto"/>
                </w:rPr>
                <w:t>0.23</w:t>
              </w:r>
            </w:ins>
          </w:p>
        </w:tc>
        <w:tc>
          <w:tcPr>
            <w:tcW w:w="808" w:type="dxa"/>
            <w:tcBorders>
              <w:top w:val="nil"/>
              <w:left w:val="nil"/>
              <w:bottom w:val="nil"/>
              <w:right w:val="nil"/>
            </w:tcBorders>
            <w:noWrap/>
            <w:vAlign w:val="center"/>
            <w:hideMark/>
          </w:tcPr>
          <w:p w14:paraId="32C3321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592" w:author="Office" w:date="2025-09-19T11:02:00Z" w16du:dateUtc="2025-09-19T09:02:00Z"/>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0566044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93" w:author="Office" w:date="2025-09-19T11:02:00Z" w16du:dateUtc="2025-09-19T09:02:00Z"/>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35BE38A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94" w:author="Office" w:date="2025-09-19T11:02:00Z" w16du:dateUtc="2025-09-19T09:02:00Z"/>
                <w:rFonts w:eastAsia="Times New Roman"/>
                <w:color w:val="000000"/>
                <w:sz w:val="20"/>
                <w:szCs w:val="20"/>
                <w:bdr w:val="none" w:sz="0" w:space="0" w:color="auto"/>
              </w:rPr>
            </w:pPr>
            <w:ins w:id="595" w:author="Office" w:date="2025-09-19T11:02:00Z" w16du:dateUtc="2025-09-19T09:02:00Z">
              <w:r w:rsidRPr="00EA2502">
                <w:rPr>
                  <w:rFonts w:eastAsia="Times New Roman"/>
                  <w:color w:val="000000"/>
                  <w:sz w:val="20"/>
                  <w:szCs w:val="20"/>
                  <w:bdr w:val="none" w:sz="0" w:space="0" w:color="auto"/>
                </w:rPr>
                <w:t>miss</w:t>
              </w:r>
            </w:ins>
          </w:p>
        </w:tc>
        <w:tc>
          <w:tcPr>
            <w:tcW w:w="652" w:type="dxa"/>
            <w:tcBorders>
              <w:top w:val="nil"/>
              <w:left w:val="nil"/>
              <w:bottom w:val="nil"/>
              <w:right w:val="nil"/>
            </w:tcBorders>
            <w:noWrap/>
            <w:vAlign w:val="center"/>
            <w:hideMark/>
          </w:tcPr>
          <w:p w14:paraId="5D8F84D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96" w:author="Office" w:date="2025-09-19T11:02:00Z" w16du:dateUtc="2025-09-19T09:02:00Z"/>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65E79B0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597" w:author="Office" w:date="2025-09-19T11:02:00Z" w16du:dateUtc="2025-09-19T09:02:00Z"/>
                <w:rFonts w:eastAsia="Times New Roman"/>
                <w:sz w:val="20"/>
                <w:szCs w:val="20"/>
                <w:bdr w:val="none" w:sz="0" w:space="0" w:color="auto"/>
              </w:rPr>
            </w:pPr>
          </w:p>
        </w:tc>
        <w:tc>
          <w:tcPr>
            <w:tcW w:w="604" w:type="dxa"/>
            <w:tcBorders>
              <w:top w:val="nil"/>
              <w:left w:val="nil"/>
              <w:bottom w:val="nil"/>
              <w:right w:val="nil"/>
            </w:tcBorders>
            <w:shd w:val="clear" w:color="CD6A73" w:fill="CD6A73"/>
            <w:noWrap/>
            <w:vAlign w:val="center"/>
            <w:hideMark/>
          </w:tcPr>
          <w:p w14:paraId="0132FF2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598" w:author="Office" w:date="2025-09-19T11:02:00Z" w16du:dateUtc="2025-09-19T09:02:00Z"/>
                <w:rFonts w:eastAsia="Times New Roman"/>
                <w:color w:val="000000"/>
                <w:sz w:val="20"/>
                <w:szCs w:val="20"/>
                <w:bdr w:val="none" w:sz="0" w:space="0" w:color="auto"/>
              </w:rPr>
            </w:pPr>
            <w:ins w:id="599" w:author="Office" w:date="2025-09-19T11:02:00Z" w16du:dateUtc="2025-09-19T09:02:00Z">
              <w:r w:rsidRPr="00EA2502">
                <w:rPr>
                  <w:rFonts w:eastAsia="Times New Roman"/>
                  <w:color w:val="000000"/>
                  <w:sz w:val="20"/>
                  <w:szCs w:val="20"/>
                  <w:bdr w:val="none" w:sz="0" w:space="0" w:color="auto"/>
                </w:rPr>
                <w:t>0.34</w:t>
              </w:r>
            </w:ins>
          </w:p>
        </w:tc>
        <w:tc>
          <w:tcPr>
            <w:tcW w:w="652" w:type="dxa"/>
            <w:tcBorders>
              <w:top w:val="nil"/>
              <w:left w:val="nil"/>
              <w:bottom w:val="nil"/>
              <w:right w:val="nil"/>
            </w:tcBorders>
            <w:shd w:val="clear" w:color="C75660" w:fill="C75660"/>
            <w:noWrap/>
            <w:vAlign w:val="center"/>
            <w:hideMark/>
          </w:tcPr>
          <w:p w14:paraId="1C729FE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00" w:author="Office" w:date="2025-09-19T11:02:00Z" w16du:dateUtc="2025-09-19T09:02:00Z"/>
                <w:rFonts w:eastAsia="Times New Roman"/>
                <w:color w:val="000000"/>
                <w:sz w:val="20"/>
                <w:szCs w:val="20"/>
                <w:bdr w:val="none" w:sz="0" w:space="0" w:color="auto"/>
              </w:rPr>
            </w:pPr>
            <w:ins w:id="601" w:author="Office" w:date="2025-09-19T11:02:00Z" w16du:dateUtc="2025-09-19T09:02:00Z">
              <w:r w:rsidRPr="00EA2502">
                <w:rPr>
                  <w:rFonts w:eastAsia="Times New Roman"/>
                  <w:color w:val="000000"/>
                  <w:sz w:val="20"/>
                  <w:szCs w:val="20"/>
                  <w:bdr w:val="none" w:sz="0" w:space="0" w:color="auto"/>
                </w:rPr>
                <w:t>0.31</w:t>
              </w:r>
            </w:ins>
          </w:p>
        </w:tc>
      </w:tr>
      <w:tr w:rsidR="001951C1" w:rsidRPr="00EA2502" w14:paraId="0033F5D2" w14:textId="77777777" w:rsidTr="00F41DE9">
        <w:trPr>
          <w:trHeight w:val="258"/>
          <w:ins w:id="602" w:author="Office" w:date="2025-09-19T11:02:00Z" w16du:dateUtc="2025-09-19T09:02:00Z"/>
        </w:trPr>
        <w:tc>
          <w:tcPr>
            <w:tcW w:w="1134" w:type="dxa"/>
            <w:vMerge/>
            <w:tcBorders>
              <w:top w:val="nil"/>
              <w:left w:val="nil"/>
              <w:bottom w:val="nil"/>
              <w:right w:val="nil"/>
            </w:tcBorders>
            <w:vAlign w:val="center"/>
            <w:hideMark/>
          </w:tcPr>
          <w:p w14:paraId="21D50F3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03" w:author="Office" w:date="2025-09-19T11:02:00Z" w16du:dateUtc="2025-09-19T09:02:00Z"/>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05B576B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04" w:author="Office" w:date="2025-09-19T11:02:00Z" w16du:dateUtc="2025-09-19T09:02:00Z"/>
                <w:rFonts w:eastAsia="Times New Roman"/>
                <w:color w:val="000000"/>
                <w:sz w:val="20"/>
                <w:szCs w:val="20"/>
                <w:bdr w:val="none" w:sz="0" w:space="0" w:color="auto"/>
              </w:rPr>
            </w:pPr>
            <w:ins w:id="605" w:author="Office" w:date="2025-09-19T11:02:00Z" w16du:dateUtc="2025-09-19T09:02:00Z">
              <w:r w:rsidRPr="00EA2502">
                <w:rPr>
                  <w:rFonts w:eastAsia="Times New Roman"/>
                  <w:color w:val="000000"/>
                  <w:sz w:val="20"/>
                  <w:szCs w:val="20"/>
                  <w:bdr w:val="none" w:sz="0" w:space="0" w:color="auto"/>
                </w:rPr>
                <w:t>north</w:t>
              </w:r>
            </w:ins>
          </w:p>
        </w:tc>
        <w:tc>
          <w:tcPr>
            <w:tcW w:w="582" w:type="dxa"/>
            <w:tcBorders>
              <w:top w:val="nil"/>
              <w:left w:val="nil"/>
              <w:bottom w:val="nil"/>
              <w:right w:val="nil"/>
            </w:tcBorders>
            <w:shd w:val="clear" w:color="005F73" w:fill="005F73"/>
            <w:noWrap/>
            <w:vAlign w:val="center"/>
            <w:hideMark/>
          </w:tcPr>
          <w:p w14:paraId="1D990E9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06" w:author="Office" w:date="2025-09-19T11:02:00Z" w16du:dateUtc="2025-09-19T09:02:00Z"/>
                <w:rFonts w:eastAsia="Times New Roman"/>
                <w:color w:val="000000"/>
                <w:sz w:val="20"/>
                <w:szCs w:val="20"/>
                <w:bdr w:val="none" w:sz="0" w:space="0" w:color="auto"/>
              </w:rPr>
            </w:pPr>
            <w:ins w:id="607" w:author="Office" w:date="2025-09-19T11:02:00Z" w16du:dateUtc="2025-09-19T09:02:00Z">
              <w:r w:rsidRPr="00EA2502">
                <w:rPr>
                  <w:rFonts w:eastAsia="Times New Roman"/>
                  <w:color w:val="000000"/>
                  <w:sz w:val="20"/>
                  <w:szCs w:val="20"/>
                  <w:bdr w:val="none" w:sz="0" w:space="0" w:color="auto"/>
                </w:rPr>
                <w:t>0.09</w:t>
              </w:r>
            </w:ins>
          </w:p>
        </w:tc>
        <w:tc>
          <w:tcPr>
            <w:tcW w:w="685" w:type="dxa"/>
            <w:tcBorders>
              <w:top w:val="nil"/>
              <w:left w:val="nil"/>
              <w:bottom w:val="nil"/>
              <w:right w:val="nil"/>
            </w:tcBorders>
            <w:shd w:val="clear" w:color="94D2BD" w:fill="94D2BD"/>
            <w:noWrap/>
            <w:vAlign w:val="center"/>
            <w:hideMark/>
          </w:tcPr>
          <w:p w14:paraId="13D2BB1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08" w:author="Office" w:date="2025-09-19T11:02:00Z" w16du:dateUtc="2025-09-19T09:02:00Z"/>
                <w:rFonts w:eastAsia="Times New Roman"/>
                <w:color w:val="000000"/>
                <w:sz w:val="20"/>
                <w:szCs w:val="20"/>
                <w:bdr w:val="none" w:sz="0" w:space="0" w:color="auto"/>
              </w:rPr>
            </w:pPr>
            <w:ins w:id="609" w:author="Office" w:date="2025-09-19T11:02:00Z" w16du:dateUtc="2025-09-19T09:02:00Z">
              <w:r w:rsidRPr="00EA2502">
                <w:rPr>
                  <w:rFonts w:eastAsia="Times New Roman"/>
                  <w:color w:val="000000"/>
                  <w:sz w:val="20"/>
                  <w:szCs w:val="20"/>
                  <w:bdr w:val="none" w:sz="0" w:space="0" w:color="auto"/>
                </w:rPr>
                <w:t>0.04</w:t>
              </w:r>
            </w:ins>
          </w:p>
        </w:tc>
        <w:tc>
          <w:tcPr>
            <w:tcW w:w="808" w:type="dxa"/>
            <w:tcBorders>
              <w:top w:val="nil"/>
              <w:left w:val="nil"/>
              <w:bottom w:val="nil"/>
              <w:right w:val="nil"/>
            </w:tcBorders>
            <w:noWrap/>
            <w:vAlign w:val="center"/>
            <w:hideMark/>
          </w:tcPr>
          <w:p w14:paraId="165F0B5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10" w:author="Office" w:date="2025-09-19T11:02:00Z" w16du:dateUtc="2025-09-19T09:02:00Z"/>
                <w:rFonts w:eastAsia="Times New Roman"/>
                <w:color w:val="000000"/>
                <w:sz w:val="20"/>
                <w:szCs w:val="20"/>
                <w:bdr w:val="none" w:sz="0" w:space="0" w:color="auto"/>
              </w:rPr>
            </w:pPr>
          </w:p>
        </w:tc>
        <w:tc>
          <w:tcPr>
            <w:tcW w:w="1135" w:type="dxa"/>
            <w:tcBorders>
              <w:top w:val="nil"/>
              <w:left w:val="nil"/>
              <w:bottom w:val="nil"/>
              <w:right w:val="nil"/>
            </w:tcBorders>
            <w:noWrap/>
            <w:vAlign w:val="center"/>
            <w:hideMark/>
          </w:tcPr>
          <w:p w14:paraId="5743AB4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11" w:author="Office" w:date="2025-09-19T11:02:00Z" w16du:dateUtc="2025-09-19T09:02:00Z"/>
                <w:rFonts w:eastAsia="Times New Roman"/>
                <w:sz w:val="20"/>
                <w:szCs w:val="20"/>
                <w:bdr w:val="none" w:sz="0" w:space="0" w:color="auto"/>
              </w:rPr>
            </w:pPr>
          </w:p>
        </w:tc>
        <w:tc>
          <w:tcPr>
            <w:tcW w:w="700" w:type="dxa"/>
            <w:tcBorders>
              <w:top w:val="nil"/>
              <w:left w:val="nil"/>
              <w:bottom w:val="nil"/>
              <w:right w:val="nil"/>
            </w:tcBorders>
            <w:noWrap/>
            <w:vAlign w:val="center"/>
            <w:hideMark/>
          </w:tcPr>
          <w:p w14:paraId="5A0DA67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12" w:author="Office" w:date="2025-09-19T11:02:00Z" w16du:dateUtc="2025-09-19T09:02:00Z"/>
                <w:rFonts w:eastAsia="Times New Roman"/>
                <w:sz w:val="20"/>
                <w:szCs w:val="20"/>
                <w:bdr w:val="none" w:sz="0" w:space="0" w:color="auto"/>
              </w:rPr>
            </w:pPr>
          </w:p>
        </w:tc>
        <w:tc>
          <w:tcPr>
            <w:tcW w:w="619" w:type="dxa"/>
            <w:tcBorders>
              <w:top w:val="nil"/>
              <w:left w:val="nil"/>
              <w:bottom w:val="nil"/>
              <w:right w:val="nil"/>
            </w:tcBorders>
            <w:noWrap/>
            <w:vAlign w:val="center"/>
            <w:hideMark/>
          </w:tcPr>
          <w:p w14:paraId="58B90D5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13" w:author="Office" w:date="2025-09-19T11:02:00Z" w16du:dateUtc="2025-09-19T09:02:00Z"/>
                <w:rFonts w:eastAsia="Times New Roman"/>
                <w:sz w:val="20"/>
                <w:szCs w:val="20"/>
                <w:bdr w:val="none" w:sz="0" w:space="0" w:color="auto"/>
              </w:rPr>
            </w:pPr>
          </w:p>
        </w:tc>
        <w:tc>
          <w:tcPr>
            <w:tcW w:w="700" w:type="dxa"/>
            <w:tcBorders>
              <w:top w:val="nil"/>
              <w:left w:val="nil"/>
              <w:bottom w:val="nil"/>
              <w:right w:val="nil"/>
            </w:tcBorders>
            <w:noWrap/>
            <w:vAlign w:val="center"/>
            <w:hideMark/>
          </w:tcPr>
          <w:p w14:paraId="4E42573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14" w:author="Office" w:date="2025-09-19T11:02:00Z" w16du:dateUtc="2025-09-19T09:02:00Z"/>
                <w:rFonts w:eastAsia="Times New Roman"/>
                <w:sz w:val="20"/>
                <w:szCs w:val="20"/>
                <w:bdr w:val="none" w:sz="0" w:space="0" w:color="auto"/>
              </w:rPr>
            </w:pPr>
          </w:p>
        </w:tc>
        <w:tc>
          <w:tcPr>
            <w:tcW w:w="526" w:type="dxa"/>
            <w:tcBorders>
              <w:top w:val="nil"/>
              <w:left w:val="nil"/>
              <w:bottom w:val="nil"/>
              <w:right w:val="nil"/>
            </w:tcBorders>
            <w:noWrap/>
            <w:vAlign w:val="center"/>
            <w:hideMark/>
          </w:tcPr>
          <w:p w14:paraId="6219B0A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15"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0E9BBDC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16" w:author="Office" w:date="2025-09-19T11:02:00Z" w16du:dateUtc="2025-09-19T09:02:00Z"/>
                <w:rFonts w:eastAsia="Times New Roman"/>
                <w:sz w:val="20"/>
                <w:szCs w:val="20"/>
                <w:bdr w:val="none" w:sz="0" w:space="0" w:color="auto"/>
              </w:rPr>
            </w:pPr>
          </w:p>
        </w:tc>
        <w:tc>
          <w:tcPr>
            <w:tcW w:w="1135" w:type="dxa"/>
            <w:vMerge/>
            <w:tcBorders>
              <w:top w:val="nil"/>
              <w:left w:val="nil"/>
              <w:bottom w:val="nil"/>
              <w:right w:val="nil"/>
            </w:tcBorders>
            <w:vAlign w:val="center"/>
            <w:hideMark/>
          </w:tcPr>
          <w:p w14:paraId="07CD635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17" w:author="Office" w:date="2025-09-19T11:02:00Z" w16du:dateUtc="2025-09-19T09:02:00Z"/>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6D6838A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18" w:author="Office" w:date="2025-09-19T11:02:00Z" w16du:dateUtc="2025-09-19T09:02:00Z"/>
                <w:rFonts w:eastAsia="Times New Roman"/>
                <w:color w:val="000000"/>
                <w:sz w:val="20"/>
                <w:szCs w:val="20"/>
                <w:bdr w:val="none" w:sz="0" w:space="0" w:color="auto"/>
              </w:rPr>
            </w:pPr>
            <w:ins w:id="619" w:author="Office" w:date="2025-09-19T11:02:00Z" w16du:dateUtc="2025-09-19T09:02:00Z">
              <w:r w:rsidRPr="00EA2502">
                <w:rPr>
                  <w:rFonts w:eastAsia="Times New Roman"/>
                  <w:color w:val="000000"/>
                  <w:sz w:val="20"/>
                  <w:szCs w:val="20"/>
                  <w:bdr w:val="none" w:sz="0" w:space="0" w:color="auto"/>
                </w:rPr>
                <w:t>para</w:t>
              </w:r>
            </w:ins>
          </w:p>
        </w:tc>
        <w:tc>
          <w:tcPr>
            <w:tcW w:w="652" w:type="dxa"/>
            <w:tcBorders>
              <w:top w:val="nil"/>
              <w:left w:val="nil"/>
              <w:bottom w:val="nil"/>
              <w:right w:val="nil"/>
            </w:tcBorders>
            <w:noWrap/>
            <w:vAlign w:val="center"/>
            <w:hideMark/>
          </w:tcPr>
          <w:p w14:paraId="5253104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20" w:author="Office" w:date="2025-09-19T11:02:00Z" w16du:dateUtc="2025-09-19T09:02:00Z"/>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57A5308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21" w:author="Office" w:date="2025-09-19T11:02:00Z" w16du:dateUtc="2025-09-19T09:02:00Z"/>
                <w:rFonts w:eastAsia="Times New Roman"/>
                <w:sz w:val="20"/>
                <w:szCs w:val="20"/>
                <w:bdr w:val="none" w:sz="0" w:space="0" w:color="auto"/>
              </w:rPr>
            </w:pPr>
          </w:p>
        </w:tc>
        <w:tc>
          <w:tcPr>
            <w:tcW w:w="604" w:type="dxa"/>
            <w:tcBorders>
              <w:top w:val="nil"/>
              <w:left w:val="nil"/>
              <w:bottom w:val="nil"/>
              <w:right w:val="nil"/>
            </w:tcBorders>
            <w:noWrap/>
            <w:vAlign w:val="center"/>
            <w:hideMark/>
          </w:tcPr>
          <w:p w14:paraId="774309E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22" w:author="Office" w:date="2025-09-19T11:02:00Z" w16du:dateUtc="2025-09-19T09:02:00Z"/>
                <w:rFonts w:eastAsia="Times New Roman"/>
                <w:sz w:val="20"/>
                <w:szCs w:val="20"/>
                <w:bdr w:val="none" w:sz="0" w:space="0" w:color="auto"/>
              </w:rPr>
            </w:pPr>
          </w:p>
        </w:tc>
        <w:tc>
          <w:tcPr>
            <w:tcW w:w="652" w:type="dxa"/>
            <w:tcBorders>
              <w:top w:val="nil"/>
              <w:left w:val="nil"/>
              <w:bottom w:val="nil"/>
              <w:right w:val="nil"/>
            </w:tcBorders>
            <w:shd w:val="clear" w:color="C34C57" w:fill="C34C57"/>
            <w:noWrap/>
            <w:vAlign w:val="center"/>
            <w:hideMark/>
          </w:tcPr>
          <w:p w14:paraId="61E097F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23" w:author="Office" w:date="2025-09-19T11:02:00Z" w16du:dateUtc="2025-09-19T09:02:00Z"/>
                <w:rFonts w:eastAsia="Times New Roman"/>
                <w:color w:val="000000"/>
                <w:sz w:val="20"/>
                <w:szCs w:val="20"/>
                <w:bdr w:val="none" w:sz="0" w:space="0" w:color="auto"/>
              </w:rPr>
            </w:pPr>
            <w:ins w:id="624" w:author="Office" w:date="2025-09-19T11:02:00Z" w16du:dateUtc="2025-09-19T09:02:00Z">
              <w:r w:rsidRPr="00EA2502">
                <w:rPr>
                  <w:rFonts w:eastAsia="Times New Roman"/>
                  <w:color w:val="000000"/>
                  <w:sz w:val="20"/>
                  <w:szCs w:val="20"/>
                  <w:bdr w:val="none" w:sz="0" w:space="0" w:color="auto"/>
                </w:rPr>
                <w:t>0.29</w:t>
              </w:r>
            </w:ins>
          </w:p>
        </w:tc>
      </w:tr>
      <w:tr w:rsidR="001951C1" w:rsidRPr="00EA2502" w14:paraId="28248C4D" w14:textId="77777777" w:rsidTr="00F41DE9">
        <w:trPr>
          <w:trHeight w:val="258"/>
          <w:ins w:id="625" w:author="Office" w:date="2025-09-19T11:02:00Z" w16du:dateUtc="2025-09-19T09:02:00Z"/>
        </w:trPr>
        <w:tc>
          <w:tcPr>
            <w:tcW w:w="1134" w:type="dxa"/>
            <w:vMerge/>
            <w:tcBorders>
              <w:top w:val="nil"/>
              <w:left w:val="nil"/>
              <w:bottom w:val="nil"/>
              <w:right w:val="nil"/>
            </w:tcBorders>
            <w:vAlign w:val="center"/>
            <w:hideMark/>
          </w:tcPr>
          <w:p w14:paraId="646A272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26" w:author="Office" w:date="2025-09-19T11:02:00Z" w16du:dateUtc="2025-09-19T09:02:00Z"/>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576C969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27" w:author="Office" w:date="2025-09-19T11:02:00Z" w16du:dateUtc="2025-09-19T09:02:00Z"/>
                <w:rFonts w:eastAsia="Times New Roman"/>
                <w:color w:val="000000"/>
                <w:sz w:val="20"/>
                <w:szCs w:val="20"/>
                <w:bdr w:val="none" w:sz="0" w:space="0" w:color="auto"/>
              </w:rPr>
            </w:pPr>
            <w:ins w:id="628" w:author="Office" w:date="2025-09-19T11:02:00Z" w16du:dateUtc="2025-09-19T09:02:00Z">
              <w:r w:rsidRPr="00EA2502">
                <w:rPr>
                  <w:rFonts w:eastAsia="Times New Roman"/>
                  <w:color w:val="000000"/>
                  <w:sz w:val="20"/>
                  <w:szCs w:val="20"/>
                  <w:bdr w:val="none" w:sz="0" w:space="0" w:color="auto"/>
                </w:rPr>
                <w:t>west</w:t>
              </w:r>
            </w:ins>
          </w:p>
        </w:tc>
        <w:tc>
          <w:tcPr>
            <w:tcW w:w="582" w:type="dxa"/>
            <w:tcBorders>
              <w:top w:val="nil"/>
              <w:left w:val="nil"/>
              <w:bottom w:val="nil"/>
              <w:right w:val="nil"/>
            </w:tcBorders>
            <w:noWrap/>
            <w:vAlign w:val="center"/>
            <w:hideMark/>
          </w:tcPr>
          <w:p w14:paraId="7BD96F5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29" w:author="Office" w:date="2025-09-19T11:02:00Z" w16du:dateUtc="2025-09-19T09:02:00Z"/>
                <w:rFonts w:eastAsia="Times New Roman"/>
                <w:color w:val="000000"/>
                <w:sz w:val="20"/>
                <w:szCs w:val="20"/>
                <w:bdr w:val="none" w:sz="0" w:space="0" w:color="auto"/>
              </w:rPr>
            </w:pPr>
          </w:p>
        </w:tc>
        <w:tc>
          <w:tcPr>
            <w:tcW w:w="685" w:type="dxa"/>
            <w:tcBorders>
              <w:top w:val="nil"/>
              <w:left w:val="nil"/>
              <w:bottom w:val="nil"/>
              <w:right w:val="nil"/>
            </w:tcBorders>
            <w:shd w:val="clear" w:color="217884" w:fill="217884"/>
            <w:noWrap/>
            <w:vAlign w:val="center"/>
            <w:hideMark/>
          </w:tcPr>
          <w:p w14:paraId="5F91A36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30" w:author="Office" w:date="2025-09-19T11:02:00Z" w16du:dateUtc="2025-09-19T09:02:00Z"/>
                <w:rFonts w:eastAsia="Times New Roman"/>
                <w:color w:val="000000"/>
                <w:sz w:val="20"/>
                <w:szCs w:val="20"/>
                <w:bdr w:val="none" w:sz="0" w:space="0" w:color="auto"/>
              </w:rPr>
            </w:pPr>
            <w:ins w:id="631" w:author="Office" w:date="2025-09-19T11:02:00Z" w16du:dateUtc="2025-09-19T09:02:00Z">
              <w:r w:rsidRPr="00EA2502">
                <w:rPr>
                  <w:rFonts w:eastAsia="Times New Roman"/>
                  <w:color w:val="000000"/>
                  <w:sz w:val="20"/>
                  <w:szCs w:val="20"/>
                  <w:bdr w:val="none" w:sz="0" w:space="0" w:color="auto"/>
                </w:rPr>
                <w:t>0.08</w:t>
              </w:r>
            </w:ins>
          </w:p>
        </w:tc>
        <w:tc>
          <w:tcPr>
            <w:tcW w:w="808" w:type="dxa"/>
            <w:tcBorders>
              <w:top w:val="nil"/>
              <w:left w:val="nil"/>
              <w:bottom w:val="nil"/>
              <w:right w:val="nil"/>
            </w:tcBorders>
            <w:noWrap/>
            <w:vAlign w:val="center"/>
            <w:hideMark/>
          </w:tcPr>
          <w:p w14:paraId="7136091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32" w:author="Office" w:date="2025-09-19T11:02:00Z" w16du:dateUtc="2025-09-19T09:02:00Z"/>
                <w:rFonts w:eastAsia="Times New Roman"/>
                <w:color w:val="000000"/>
                <w:sz w:val="20"/>
                <w:szCs w:val="20"/>
                <w:bdr w:val="none" w:sz="0" w:space="0" w:color="auto"/>
              </w:rPr>
            </w:pPr>
          </w:p>
        </w:tc>
        <w:tc>
          <w:tcPr>
            <w:tcW w:w="1135" w:type="dxa"/>
            <w:vMerge w:val="restart"/>
            <w:tcBorders>
              <w:top w:val="nil"/>
              <w:left w:val="nil"/>
              <w:bottom w:val="nil"/>
              <w:right w:val="nil"/>
            </w:tcBorders>
            <w:noWrap/>
            <w:vAlign w:val="center"/>
            <w:hideMark/>
          </w:tcPr>
          <w:p w14:paraId="4108C34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633" w:author="Office" w:date="2025-09-19T11:02:00Z" w16du:dateUtc="2025-09-19T09:02:00Z"/>
                <w:rFonts w:eastAsia="Times New Roman"/>
                <w:color w:val="000000"/>
                <w:sz w:val="20"/>
                <w:szCs w:val="20"/>
                <w:bdr w:val="none" w:sz="0" w:space="0" w:color="auto"/>
              </w:rPr>
            </w:pPr>
            <w:proofErr w:type="spellStart"/>
            <w:ins w:id="634" w:author="Office" w:date="2025-09-19T11:02:00Z" w16du:dateUtc="2025-09-19T09:02:00Z">
              <w:r w:rsidRPr="00EA2502">
                <w:rPr>
                  <w:rFonts w:eastAsia="Times New Roman"/>
                  <w:color w:val="000000"/>
                  <w:sz w:val="20"/>
                  <w:szCs w:val="20"/>
                  <w:bdr w:val="none" w:sz="0" w:space="0" w:color="auto"/>
                </w:rPr>
                <w:t>axi</w:t>
              </w:r>
              <w:proofErr w:type="spellEnd"/>
            </w:ins>
          </w:p>
        </w:tc>
        <w:tc>
          <w:tcPr>
            <w:tcW w:w="700" w:type="dxa"/>
            <w:tcBorders>
              <w:top w:val="nil"/>
              <w:left w:val="nil"/>
              <w:bottom w:val="nil"/>
              <w:right w:val="nil"/>
            </w:tcBorders>
            <w:noWrap/>
            <w:vAlign w:val="center"/>
            <w:hideMark/>
          </w:tcPr>
          <w:p w14:paraId="08384C8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35" w:author="Office" w:date="2025-09-19T11:02:00Z" w16du:dateUtc="2025-09-19T09:02:00Z"/>
                <w:rFonts w:eastAsia="Times New Roman"/>
                <w:color w:val="000000"/>
                <w:sz w:val="20"/>
                <w:szCs w:val="20"/>
                <w:bdr w:val="none" w:sz="0" w:space="0" w:color="auto"/>
              </w:rPr>
            </w:pPr>
            <w:proofErr w:type="spellStart"/>
            <w:ins w:id="636" w:author="Office" w:date="2025-09-19T11:02:00Z" w16du:dateUtc="2025-09-19T09:02:00Z">
              <w:r w:rsidRPr="00EA2502">
                <w:rPr>
                  <w:rFonts w:eastAsia="Times New Roman"/>
                  <w:color w:val="000000"/>
                  <w:sz w:val="20"/>
                  <w:szCs w:val="20"/>
                  <w:bdr w:val="none" w:sz="0" w:space="0" w:color="auto"/>
                </w:rPr>
                <w:t>Preit</w:t>
              </w:r>
              <w:proofErr w:type="spellEnd"/>
            </w:ins>
          </w:p>
        </w:tc>
        <w:tc>
          <w:tcPr>
            <w:tcW w:w="619" w:type="dxa"/>
            <w:tcBorders>
              <w:top w:val="nil"/>
              <w:left w:val="nil"/>
              <w:bottom w:val="nil"/>
              <w:right w:val="nil"/>
            </w:tcBorders>
            <w:shd w:val="clear" w:color="EEB13E" w:fill="EEB13E"/>
            <w:noWrap/>
            <w:vAlign w:val="center"/>
            <w:hideMark/>
          </w:tcPr>
          <w:p w14:paraId="72DD2A7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37" w:author="Office" w:date="2025-09-19T11:02:00Z" w16du:dateUtc="2025-09-19T09:02:00Z"/>
                <w:rFonts w:eastAsia="Times New Roman"/>
                <w:color w:val="000000"/>
                <w:sz w:val="20"/>
                <w:szCs w:val="20"/>
                <w:bdr w:val="none" w:sz="0" w:space="0" w:color="auto"/>
              </w:rPr>
            </w:pPr>
            <w:ins w:id="638" w:author="Office" w:date="2025-09-19T11:02:00Z" w16du:dateUtc="2025-09-19T09:02:00Z">
              <w:r w:rsidRPr="00EA2502">
                <w:rPr>
                  <w:rFonts w:eastAsia="Times New Roman"/>
                  <w:color w:val="000000"/>
                  <w:sz w:val="20"/>
                  <w:szCs w:val="20"/>
                  <w:bdr w:val="none" w:sz="0" w:space="0" w:color="auto"/>
                </w:rPr>
                <w:t>0.16</w:t>
              </w:r>
            </w:ins>
          </w:p>
        </w:tc>
        <w:tc>
          <w:tcPr>
            <w:tcW w:w="700" w:type="dxa"/>
            <w:tcBorders>
              <w:top w:val="nil"/>
              <w:left w:val="nil"/>
              <w:bottom w:val="nil"/>
              <w:right w:val="nil"/>
            </w:tcBorders>
            <w:shd w:val="clear" w:color="E29228" w:fill="E29228"/>
            <w:noWrap/>
            <w:vAlign w:val="center"/>
            <w:hideMark/>
          </w:tcPr>
          <w:p w14:paraId="29B3EDE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39" w:author="Office" w:date="2025-09-19T11:02:00Z" w16du:dateUtc="2025-09-19T09:02:00Z"/>
                <w:rFonts w:eastAsia="Times New Roman"/>
                <w:color w:val="000000"/>
                <w:sz w:val="20"/>
                <w:szCs w:val="20"/>
                <w:bdr w:val="none" w:sz="0" w:space="0" w:color="auto"/>
              </w:rPr>
            </w:pPr>
            <w:ins w:id="640" w:author="Office" w:date="2025-09-19T11:02:00Z" w16du:dateUtc="2025-09-19T09:02:00Z">
              <w:r w:rsidRPr="00EA2502">
                <w:rPr>
                  <w:rFonts w:eastAsia="Times New Roman"/>
                  <w:color w:val="000000"/>
                  <w:sz w:val="20"/>
                  <w:szCs w:val="20"/>
                  <w:bdr w:val="none" w:sz="0" w:space="0" w:color="auto"/>
                </w:rPr>
                <w:t>0.21</w:t>
              </w:r>
            </w:ins>
          </w:p>
        </w:tc>
        <w:tc>
          <w:tcPr>
            <w:tcW w:w="526" w:type="dxa"/>
            <w:tcBorders>
              <w:top w:val="nil"/>
              <w:left w:val="nil"/>
              <w:bottom w:val="nil"/>
              <w:right w:val="nil"/>
            </w:tcBorders>
            <w:shd w:val="clear" w:color="D77815" w:fill="D77815"/>
            <w:noWrap/>
            <w:vAlign w:val="center"/>
            <w:hideMark/>
          </w:tcPr>
          <w:p w14:paraId="76B99CF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41" w:author="Office" w:date="2025-09-19T11:02:00Z" w16du:dateUtc="2025-09-19T09:02:00Z"/>
                <w:rFonts w:eastAsia="Times New Roman"/>
                <w:color w:val="000000"/>
                <w:sz w:val="20"/>
                <w:szCs w:val="20"/>
                <w:bdr w:val="none" w:sz="0" w:space="0" w:color="auto"/>
              </w:rPr>
            </w:pPr>
            <w:ins w:id="642" w:author="Office" w:date="2025-09-19T11:02:00Z" w16du:dateUtc="2025-09-19T09:02:00Z">
              <w:r w:rsidRPr="00EA2502">
                <w:rPr>
                  <w:rFonts w:eastAsia="Times New Roman"/>
                  <w:color w:val="000000"/>
                  <w:sz w:val="20"/>
                  <w:szCs w:val="20"/>
                  <w:bdr w:val="none" w:sz="0" w:space="0" w:color="auto"/>
                </w:rPr>
                <w:t>0.26</w:t>
              </w:r>
            </w:ins>
          </w:p>
        </w:tc>
        <w:tc>
          <w:tcPr>
            <w:tcW w:w="808" w:type="dxa"/>
            <w:tcBorders>
              <w:top w:val="nil"/>
              <w:left w:val="nil"/>
              <w:bottom w:val="nil"/>
              <w:right w:val="nil"/>
            </w:tcBorders>
            <w:noWrap/>
            <w:vAlign w:val="center"/>
            <w:hideMark/>
          </w:tcPr>
          <w:p w14:paraId="49C698F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43" w:author="Office" w:date="2025-09-19T11:02:00Z" w16du:dateUtc="2025-09-19T09:02:00Z"/>
                <w:rFonts w:eastAsia="Times New Roman"/>
                <w:color w:val="000000"/>
                <w:sz w:val="20"/>
                <w:szCs w:val="20"/>
                <w:bdr w:val="none" w:sz="0" w:space="0" w:color="auto"/>
              </w:rPr>
            </w:pPr>
          </w:p>
        </w:tc>
        <w:tc>
          <w:tcPr>
            <w:tcW w:w="1135" w:type="dxa"/>
            <w:tcBorders>
              <w:top w:val="nil"/>
              <w:left w:val="nil"/>
              <w:bottom w:val="nil"/>
              <w:right w:val="nil"/>
            </w:tcBorders>
            <w:noWrap/>
            <w:vAlign w:val="center"/>
            <w:hideMark/>
          </w:tcPr>
          <w:p w14:paraId="62E776F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44" w:author="Office" w:date="2025-09-19T11:02:00Z" w16du:dateUtc="2025-09-19T09:02:00Z"/>
                <w:rFonts w:eastAsia="Times New Roman"/>
                <w:sz w:val="20"/>
                <w:szCs w:val="20"/>
                <w:bdr w:val="none" w:sz="0" w:space="0" w:color="auto"/>
              </w:rPr>
            </w:pPr>
          </w:p>
        </w:tc>
        <w:tc>
          <w:tcPr>
            <w:tcW w:w="652" w:type="dxa"/>
            <w:tcBorders>
              <w:top w:val="nil"/>
              <w:left w:val="nil"/>
              <w:bottom w:val="nil"/>
              <w:right w:val="nil"/>
            </w:tcBorders>
            <w:noWrap/>
            <w:vAlign w:val="center"/>
            <w:hideMark/>
          </w:tcPr>
          <w:p w14:paraId="64CC2B9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45" w:author="Office" w:date="2025-09-19T11:02:00Z" w16du:dateUtc="2025-09-19T09:02:00Z"/>
                <w:rFonts w:eastAsia="Times New Roman"/>
                <w:sz w:val="20"/>
                <w:szCs w:val="20"/>
                <w:bdr w:val="none" w:sz="0" w:space="0" w:color="auto"/>
              </w:rPr>
            </w:pPr>
          </w:p>
        </w:tc>
        <w:tc>
          <w:tcPr>
            <w:tcW w:w="652" w:type="dxa"/>
            <w:tcBorders>
              <w:top w:val="nil"/>
              <w:left w:val="nil"/>
              <w:bottom w:val="nil"/>
              <w:right w:val="nil"/>
            </w:tcBorders>
            <w:noWrap/>
            <w:vAlign w:val="center"/>
            <w:hideMark/>
          </w:tcPr>
          <w:p w14:paraId="07B1005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46" w:author="Office" w:date="2025-09-19T11:02:00Z" w16du:dateUtc="2025-09-19T09:02:00Z"/>
                <w:rFonts w:eastAsia="Times New Roman"/>
                <w:sz w:val="20"/>
                <w:szCs w:val="20"/>
                <w:bdr w:val="none" w:sz="0" w:space="0" w:color="auto"/>
              </w:rPr>
            </w:pPr>
          </w:p>
        </w:tc>
        <w:tc>
          <w:tcPr>
            <w:tcW w:w="620" w:type="dxa"/>
            <w:tcBorders>
              <w:top w:val="nil"/>
              <w:left w:val="nil"/>
              <w:bottom w:val="nil"/>
              <w:right w:val="nil"/>
            </w:tcBorders>
            <w:noWrap/>
            <w:vAlign w:val="center"/>
            <w:hideMark/>
          </w:tcPr>
          <w:p w14:paraId="2C67FF0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47" w:author="Office" w:date="2025-09-19T11:02:00Z" w16du:dateUtc="2025-09-19T09:02:00Z"/>
                <w:rFonts w:eastAsia="Times New Roman"/>
                <w:sz w:val="20"/>
                <w:szCs w:val="20"/>
                <w:bdr w:val="none" w:sz="0" w:space="0" w:color="auto"/>
              </w:rPr>
            </w:pPr>
          </w:p>
        </w:tc>
        <w:tc>
          <w:tcPr>
            <w:tcW w:w="604" w:type="dxa"/>
            <w:tcBorders>
              <w:top w:val="nil"/>
              <w:left w:val="nil"/>
              <w:bottom w:val="nil"/>
              <w:right w:val="nil"/>
            </w:tcBorders>
            <w:noWrap/>
            <w:vAlign w:val="center"/>
            <w:hideMark/>
          </w:tcPr>
          <w:p w14:paraId="2CB0549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48" w:author="Office" w:date="2025-09-19T11:02:00Z" w16du:dateUtc="2025-09-19T09:02:00Z"/>
                <w:rFonts w:eastAsia="Times New Roman"/>
                <w:sz w:val="20"/>
                <w:szCs w:val="20"/>
                <w:bdr w:val="none" w:sz="0" w:space="0" w:color="auto"/>
              </w:rPr>
            </w:pPr>
          </w:p>
        </w:tc>
        <w:tc>
          <w:tcPr>
            <w:tcW w:w="652" w:type="dxa"/>
            <w:tcBorders>
              <w:top w:val="nil"/>
              <w:left w:val="nil"/>
              <w:bottom w:val="nil"/>
              <w:right w:val="nil"/>
            </w:tcBorders>
            <w:noWrap/>
            <w:vAlign w:val="center"/>
            <w:hideMark/>
          </w:tcPr>
          <w:p w14:paraId="03A9E78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49" w:author="Office" w:date="2025-09-19T11:02:00Z" w16du:dateUtc="2025-09-19T09:02:00Z"/>
                <w:rFonts w:eastAsia="Times New Roman"/>
                <w:sz w:val="20"/>
                <w:szCs w:val="20"/>
                <w:bdr w:val="none" w:sz="0" w:space="0" w:color="auto"/>
              </w:rPr>
            </w:pPr>
          </w:p>
        </w:tc>
      </w:tr>
      <w:tr w:rsidR="001951C1" w:rsidRPr="00EA2502" w14:paraId="47320E2C" w14:textId="77777777" w:rsidTr="00F41DE9">
        <w:trPr>
          <w:trHeight w:val="258"/>
          <w:ins w:id="650" w:author="Office" w:date="2025-09-19T11:02:00Z" w16du:dateUtc="2025-09-19T09:02:00Z"/>
        </w:trPr>
        <w:tc>
          <w:tcPr>
            <w:tcW w:w="1134" w:type="dxa"/>
            <w:vMerge w:val="restart"/>
            <w:tcBorders>
              <w:top w:val="nil"/>
              <w:left w:val="nil"/>
              <w:bottom w:val="nil"/>
              <w:right w:val="nil"/>
            </w:tcBorders>
            <w:noWrap/>
            <w:vAlign w:val="center"/>
            <w:hideMark/>
          </w:tcPr>
          <w:p w14:paraId="1D27206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651" w:author="Office" w:date="2025-09-19T11:02:00Z" w16du:dateUtc="2025-09-19T09:02:00Z"/>
                <w:rFonts w:eastAsia="Times New Roman"/>
                <w:color w:val="000000"/>
                <w:sz w:val="20"/>
                <w:szCs w:val="20"/>
                <w:bdr w:val="none" w:sz="0" w:space="0" w:color="auto"/>
              </w:rPr>
            </w:pPr>
            <w:ins w:id="652" w:author="Office" w:date="2025-09-19T11:02:00Z" w16du:dateUtc="2025-09-19T09:02:00Z">
              <w:r w:rsidRPr="00EA2502">
                <w:rPr>
                  <w:rFonts w:eastAsia="Times New Roman"/>
                  <w:color w:val="000000"/>
                  <w:sz w:val="20"/>
                  <w:szCs w:val="20"/>
                  <w:bdr w:val="none" w:sz="0" w:space="0" w:color="auto"/>
                </w:rPr>
                <w:t>inf</w:t>
              </w:r>
            </w:ins>
          </w:p>
        </w:tc>
        <w:tc>
          <w:tcPr>
            <w:tcW w:w="641" w:type="dxa"/>
            <w:tcBorders>
              <w:top w:val="nil"/>
              <w:left w:val="nil"/>
              <w:bottom w:val="nil"/>
              <w:right w:val="nil"/>
            </w:tcBorders>
            <w:noWrap/>
            <w:vAlign w:val="center"/>
            <w:hideMark/>
          </w:tcPr>
          <w:p w14:paraId="0113766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653" w:author="Office" w:date="2025-09-19T11:02:00Z" w16du:dateUtc="2025-09-19T09:02:00Z"/>
                <w:rFonts w:eastAsia="Times New Roman"/>
                <w:color w:val="000000"/>
                <w:sz w:val="20"/>
                <w:szCs w:val="20"/>
                <w:bdr w:val="none" w:sz="0" w:space="0" w:color="auto"/>
              </w:rPr>
            </w:pPr>
          </w:p>
        </w:tc>
        <w:tc>
          <w:tcPr>
            <w:tcW w:w="582" w:type="dxa"/>
            <w:tcBorders>
              <w:top w:val="nil"/>
              <w:left w:val="nil"/>
              <w:bottom w:val="nil"/>
              <w:right w:val="nil"/>
            </w:tcBorders>
            <w:noWrap/>
            <w:vAlign w:val="center"/>
            <w:hideMark/>
          </w:tcPr>
          <w:p w14:paraId="62B2E6F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54" w:author="Office" w:date="2025-09-19T11:02:00Z" w16du:dateUtc="2025-09-19T09:02:00Z"/>
                <w:rFonts w:eastAsia="Times New Roman"/>
                <w:sz w:val="20"/>
                <w:szCs w:val="20"/>
                <w:bdr w:val="none" w:sz="0" w:space="0" w:color="auto"/>
              </w:rPr>
            </w:pPr>
          </w:p>
        </w:tc>
        <w:tc>
          <w:tcPr>
            <w:tcW w:w="685" w:type="dxa"/>
            <w:tcBorders>
              <w:top w:val="nil"/>
              <w:left w:val="nil"/>
              <w:bottom w:val="nil"/>
              <w:right w:val="nil"/>
            </w:tcBorders>
            <w:noWrap/>
            <w:vAlign w:val="center"/>
            <w:hideMark/>
          </w:tcPr>
          <w:p w14:paraId="0454B5B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55"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40CBA35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56" w:author="Office" w:date="2025-09-19T11:02:00Z" w16du:dateUtc="2025-09-19T09:02:00Z"/>
                <w:rFonts w:eastAsia="Times New Roman"/>
                <w:sz w:val="20"/>
                <w:szCs w:val="20"/>
                <w:bdr w:val="none" w:sz="0" w:space="0" w:color="auto"/>
              </w:rPr>
            </w:pPr>
          </w:p>
        </w:tc>
        <w:tc>
          <w:tcPr>
            <w:tcW w:w="1135" w:type="dxa"/>
            <w:vMerge/>
            <w:tcBorders>
              <w:top w:val="nil"/>
              <w:left w:val="nil"/>
              <w:bottom w:val="nil"/>
              <w:right w:val="nil"/>
            </w:tcBorders>
            <w:vAlign w:val="center"/>
            <w:hideMark/>
          </w:tcPr>
          <w:p w14:paraId="5F4712F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57"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44B00C1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58" w:author="Office" w:date="2025-09-19T11:02:00Z" w16du:dateUtc="2025-09-19T09:02:00Z"/>
                <w:rFonts w:eastAsia="Times New Roman"/>
                <w:color w:val="000000"/>
                <w:sz w:val="20"/>
                <w:szCs w:val="20"/>
                <w:bdr w:val="none" w:sz="0" w:space="0" w:color="auto"/>
              </w:rPr>
            </w:pPr>
            <w:proofErr w:type="spellStart"/>
            <w:ins w:id="659" w:author="Office" w:date="2025-09-19T11:02:00Z" w16du:dateUtc="2025-09-19T09:02:00Z">
              <w:r w:rsidRPr="00EA2502">
                <w:rPr>
                  <w:rFonts w:eastAsia="Times New Roman"/>
                  <w:color w:val="000000"/>
                  <w:sz w:val="20"/>
                  <w:szCs w:val="20"/>
                  <w:bdr w:val="none" w:sz="0" w:space="0" w:color="auto"/>
                </w:rPr>
                <w:t>Psaxi</w:t>
              </w:r>
              <w:proofErr w:type="spellEnd"/>
            </w:ins>
          </w:p>
        </w:tc>
        <w:tc>
          <w:tcPr>
            <w:tcW w:w="619" w:type="dxa"/>
            <w:tcBorders>
              <w:top w:val="nil"/>
              <w:left w:val="nil"/>
              <w:bottom w:val="nil"/>
              <w:right w:val="nil"/>
            </w:tcBorders>
            <w:noWrap/>
            <w:vAlign w:val="center"/>
            <w:hideMark/>
          </w:tcPr>
          <w:p w14:paraId="30CD81B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60"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shd w:val="clear" w:color="DC831E" w:fill="DC831E"/>
            <w:noWrap/>
            <w:vAlign w:val="center"/>
            <w:hideMark/>
          </w:tcPr>
          <w:p w14:paraId="56F6006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61" w:author="Office" w:date="2025-09-19T11:02:00Z" w16du:dateUtc="2025-09-19T09:02:00Z"/>
                <w:rFonts w:eastAsia="Times New Roman"/>
                <w:color w:val="000000"/>
                <w:sz w:val="20"/>
                <w:szCs w:val="20"/>
                <w:bdr w:val="none" w:sz="0" w:space="0" w:color="auto"/>
              </w:rPr>
            </w:pPr>
            <w:ins w:id="662" w:author="Office" w:date="2025-09-19T11:02:00Z" w16du:dateUtc="2025-09-19T09:02:00Z">
              <w:r w:rsidRPr="00EA2502">
                <w:rPr>
                  <w:rFonts w:eastAsia="Times New Roman"/>
                  <w:color w:val="000000"/>
                  <w:sz w:val="20"/>
                  <w:szCs w:val="20"/>
                  <w:bdr w:val="none" w:sz="0" w:space="0" w:color="auto"/>
                </w:rPr>
                <w:t>0.24</w:t>
              </w:r>
            </w:ins>
          </w:p>
        </w:tc>
        <w:tc>
          <w:tcPr>
            <w:tcW w:w="526" w:type="dxa"/>
            <w:tcBorders>
              <w:top w:val="nil"/>
              <w:left w:val="nil"/>
              <w:bottom w:val="nil"/>
              <w:right w:val="nil"/>
            </w:tcBorders>
            <w:shd w:val="clear" w:color="CC5D02" w:fill="CC5D02"/>
            <w:noWrap/>
            <w:vAlign w:val="center"/>
            <w:hideMark/>
          </w:tcPr>
          <w:p w14:paraId="367A4EB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63" w:author="Office" w:date="2025-09-19T11:02:00Z" w16du:dateUtc="2025-09-19T09:02:00Z"/>
                <w:rFonts w:eastAsia="Times New Roman"/>
                <w:color w:val="000000"/>
                <w:sz w:val="20"/>
                <w:szCs w:val="20"/>
                <w:bdr w:val="none" w:sz="0" w:space="0" w:color="auto"/>
              </w:rPr>
            </w:pPr>
            <w:ins w:id="664" w:author="Office" w:date="2025-09-19T11:02:00Z" w16du:dateUtc="2025-09-19T09:02:00Z">
              <w:r w:rsidRPr="00EA2502">
                <w:rPr>
                  <w:rFonts w:eastAsia="Times New Roman"/>
                  <w:color w:val="000000"/>
                  <w:sz w:val="20"/>
                  <w:szCs w:val="20"/>
                  <w:bdr w:val="none" w:sz="0" w:space="0" w:color="auto"/>
                </w:rPr>
                <w:t>0.31</w:t>
              </w:r>
            </w:ins>
          </w:p>
        </w:tc>
        <w:tc>
          <w:tcPr>
            <w:tcW w:w="808" w:type="dxa"/>
            <w:tcBorders>
              <w:top w:val="nil"/>
              <w:left w:val="nil"/>
              <w:bottom w:val="nil"/>
              <w:right w:val="nil"/>
            </w:tcBorders>
            <w:noWrap/>
            <w:vAlign w:val="center"/>
            <w:hideMark/>
          </w:tcPr>
          <w:p w14:paraId="0D2B113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65" w:author="Office" w:date="2025-09-19T11:02:00Z" w16du:dateUtc="2025-09-19T09:02:00Z"/>
                <w:rFonts w:eastAsia="Times New Roman"/>
                <w:color w:val="000000"/>
                <w:sz w:val="20"/>
                <w:szCs w:val="20"/>
                <w:bdr w:val="none" w:sz="0" w:space="0" w:color="auto"/>
              </w:rPr>
            </w:pPr>
          </w:p>
        </w:tc>
        <w:tc>
          <w:tcPr>
            <w:tcW w:w="1135" w:type="dxa"/>
            <w:vMerge w:val="restart"/>
            <w:tcBorders>
              <w:top w:val="nil"/>
              <w:left w:val="nil"/>
              <w:bottom w:val="nil"/>
              <w:right w:val="nil"/>
            </w:tcBorders>
            <w:noWrap/>
            <w:vAlign w:val="center"/>
            <w:hideMark/>
          </w:tcPr>
          <w:p w14:paraId="483FFDB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666" w:author="Office" w:date="2025-09-19T11:02:00Z" w16du:dateUtc="2025-09-19T09:02:00Z"/>
                <w:rFonts w:eastAsia="Times New Roman"/>
                <w:color w:val="000000"/>
                <w:sz w:val="20"/>
                <w:szCs w:val="20"/>
                <w:bdr w:val="none" w:sz="0" w:space="0" w:color="auto"/>
              </w:rPr>
            </w:pPr>
            <w:proofErr w:type="spellStart"/>
            <w:ins w:id="667" w:author="Office" w:date="2025-09-19T11:02:00Z" w16du:dateUtc="2025-09-19T09:02:00Z">
              <w:r w:rsidRPr="00EA2502">
                <w:rPr>
                  <w:rFonts w:eastAsia="Times New Roman"/>
                  <w:color w:val="000000"/>
                  <w:sz w:val="20"/>
                  <w:szCs w:val="20"/>
                  <w:bdr w:val="none" w:sz="0" w:space="0" w:color="auto"/>
                </w:rPr>
                <w:t>axi</w:t>
              </w:r>
              <w:proofErr w:type="spellEnd"/>
            </w:ins>
          </w:p>
        </w:tc>
        <w:tc>
          <w:tcPr>
            <w:tcW w:w="652" w:type="dxa"/>
            <w:tcBorders>
              <w:top w:val="nil"/>
              <w:left w:val="nil"/>
              <w:bottom w:val="nil"/>
              <w:right w:val="nil"/>
            </w:tcBorders>
            <w:noWrap/>
            <w:vAlign w:val="center"/>
            <w:hideMark/>
          </w:tcPr>
          <w:p w14:paraId="59F518B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68" w:author="Office" w:date="2025-09-19T11:02:00Z" w16du:dateUtc="2025-09-19T09:02:00Z"/>
                <w:rFonts w:eastAsia="Times New Roman"/>
                <w:color w:val="000000"/>
                <w:sz w:val="20"/>
                <w:szCs w:val="20"/>
                <w:bdr w:val="none" w:sz="0" w:space="0" w:color="auto"/>
              </w:rPr>
            </w:pPr>
            <w:proofErr w:type="spellStart"/>
            <w:ins w:id="669" w:author="Office" w:date="2025-09-19T11:02:00Z" w16du:dateUtc="2025-09-19T09:02:00Z">
              <w:r w:rsidRPr="00EA2502">
                <w:rPr>
                  <w:rFonts w:eastAsia="Times New Roman"/>
                  <w:color w:val="000000"/>
                  <w:sz w:val="20"/>
                  <w:szCs w:val="20"/>
                  <w:bdr w:val="none" w:sz="0" w:space="0" w:color="auto"/>
                </w:rPr>
                <w:t>caes</w:t>
              </w:r>
              <w:proofErr w:type="spellEnd"/>
            </w:ins>
          </w:p>
        </w:tc>
        <w:tc>
          <w:tcPr>
            <w:tcW w:w="652" w:type="dxa"/>
            <w:tcBorders>
              <w:top w:val="nil"/>
              <w:left w:val="nil"/>
              <w:bottom w:val="nil"/>
              <w:right w:val="nil"/>
            </w:tcBorders>
            <w:shd w:val="clear" w:color="CF6F78" w:fill="CF6F78"/>
            <w:noWrap/>
            <w:vAlign w:val="center"/>
            <w:hideMark/>
          </w:tcPr>
          <w:p w14:paraId="2AC1158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70" w:author="Office" w:date="2025-09-19T11:02:00Z" w16du:dateUtc="2025-09-19T09:02:00Z"/>
                <w:rFonts w:eastAsia="Times New Roman"/>
                <w:color w:val="000000"/>
                <w:sz w:val="20"/>
                <w:szCs w:val="20"/>
                <w:bdr w:val="none" w:sz="0" w:space="0" w:color="auto"/>
              </w:rPr>
            </w:pPr>
            <w:ins w:id="671" w:author="Office" w:date="2025-09-19T11:02:00Z" w16du:dateUtc="2025-09-19T09:02:00Z">
              <w:r w:rsidRPr="00EA2502">
                <w:rPr>
                  <w:rFonts w:eastAsia="Times New Roman"/>
                  <w:color w:val="000000"/>
                  <w:sz w:val="20"/>
                  <w:szCs w:val="20"/>
                  <w:bdr w:val="none" w:sz="0" w:space="0" w:color="auto"/>
                </w:rPr>
                <w:t>0.35</w:t>
              </w:r>
            </w:ins>
          </w:p>
        </w:tc>
        <w:tc>
          <w:tcPr>
            <w:tcW w:w="620" w:type="dxa"/>
            <w:tcBorders>
              <w:top w:val="nil"/>
              <w:left w:val="nil"/>
              <w:bottom w:val="nil"/>
              <w:right w:val="nil"/>
            </w:tcBorders>
            <w:shd w:val="clear" w:color="DA8E95" w:fill="DA8E95"/>
            <w:noWrap/>
            <w:vAlign w:val="center"/>
            <w:hideMark/>
          </w:tcPr>
          <w:p w14:paraId="4C63534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72" w:author="Office" w:date="2025-09-19T11:02:00Z" w16du:dateUtc="2025-09-19T09:02:00Z"/>
                <w:rFonts w:eastAsia="Times New Roman"/>
                <w:color w:val="000000"/>
                <w:sz w:val="20"/>
                <w:szCs w:val="20"/>
                <w:bdr w:val="none" w:sz="0" w:space="0" w:color="auto"/>
              </w:rPr>
            </w:pPr>
            <w:ins w:id="673" w:author="Office" w:date="2025-09-19T11:02:00Z" w16du:dateUtc="2025-09-19T09:02:00Z">
              <w:r w:rsidRPr="00EA2502">
                <w:rPr>
                  <w:rFonts w:eastAsia="Times New Roman"/>
                  <w:color w:val="000000"/>
                  <w:sz w:val="20"/>
                  <w:szCs w:val="20"/>
                  <w:bdr w:val="none" w:sz="0" w:space="0" w:color="auto"/>
                </w:rPr>
                <w:t>0.39</w:t>
              </w:r>
            </w:ins>
          </w:p>
        </w:tc>
        <w:tc>
          <w:tcPr>
            <w:tcW w:w="604" w:type="dxa"/>
            <w:tcBorders>
              <w:top w:val="nil"/>
              <w:left w:val="nil"/>
              <w:bottom w:val="nil"/>
              <w:right w:val="nil"/>
            </w:tcBorders>
            <w:shd w:val="clear" w:color="CF6E77" w:fill="CF6E77"/>
            <w:noWrap/>
            <w:vAlign w:val="center"/>
            <w:hideMark/>
          </w:tcPr>
          <w:p w14:paraId="197E9AF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74" w:author="Office" w:date="2025-09-19T11:02:00Z" w16du:dateUtc="2025-09-19T09:02:00Z"/>
                <w:rFonts w:eastAsia="Times New Roman"/>
                <w:color w:val="000000"/>
                <w:sz w:val="20"/>
                <w:szCs w:val="20"/>
                <w:bdr w:val="none" w:sz="0" w:space="0" w:color="auto"/>
              </w:rPr>
            </w:pPr>
            <w:ins w:id="675" w:author="Office" w:date="2025-09-19T11:02:00Z" w16du:dateUtc="2025-09-19T09:02:00Z">
              <w:r w:rsidRPr="00EA2502">
                <w:rPr>
                  <w:rFonts w:eastAsia="Times New Roman"/>
                  <w:color w:val="000000"/>
                  <w:sz w:val="20"/>
                  <w:szCs w:val="20"/>
                  <w:bdr w:val="none" w:sz="0" w:space="0" w:color="auto"/>
                </w:rPr>
                <w:t>0.34</w:t>
              </w:r>
            </w:ins>
          </w:p>
        </w:tc>
        <w:tc>
          <w:tcPr>
            <w:tcW w:w="652" w:type="dxa"/>
            <w:tcBorders>
              <w:top w:val="nil"/>
              <w:left w:val="nil"/>
              <w:bottom w:val="nil"/>
              <w:right w:val="nil"/>
            </w:tcBorders>
            <w:shd w:val="clear" w:color="CE6B74" w:fill="CE6B74"/>
            <w:noWrap/>
            <w:vAlign w:val="center"/>
            <w:hideMark/>
          </w:tcPr>
          <w:p w14:paraId="290BDD3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76" w:author="Office" w:date="2025-09-19T11:02:00Z" w16du:dateUtc="2025-09-19T09:02:00Z"/>
                <w:rFonts w:eastAsia="Times New Roman"/>
                <w:color w:val="000000"/>
                <w:sz w:val="20"/>
                <w:szCs w:val="20"/>
                <w:bdr w:val="none" w:sz="0" w:space="0" w:color="auto"/>
              </w:rPr>
            </w:pPr>
            <w:ins w:id="677" w:author="Office" w:date="2025-09-19T11:02:00Z" w16du:dateUtc="2025-09-19T09:02:00Z">
              <w:r w:rsidRPr="00EA2502">
                <w:rPr>
                  <w:rFonts w:eastAsia="Times New Roman"/>
                  <w:color w:val="000000"/>
                  <w:sz w:val="20"/>
                  <w:szCs w:val="20"/>
                  <w:bdr w:val="none" w:sz="0" w:space="0" w:color="auto"/>
                </w:rPr>
                <w:t>0.34</w:t>
              </w:r>
            </w:ins>
          </w:p>
        </w:tc>
      </w:tr>
      <w:tr w:rsidR="001951C1" w:rsidRPr="00EA2502" w14:paraId="0714E9CC" w14:textId="77777777" w:rsidTr="00F41DE9">
        <w:trPr>
          <w:trHeight w:val="258"/>
          <w:ins w:id="678" w:author="Office" w:date="2025-09-19T11:02:00Z" w16du:dateUtc="2025-09-19T09:02:00Z"/>
        </w:trPr>
        <w:tc>
          <w:tcPr>
            <w:tcW w:w="1134" w:type="dxa"/>
            <w:vMerge/>
            <w:tcBorders>
              <w:top w:val="nil"/>
              <w:left w:val="nil"/>
              <w:bottom w:val="nil"/>
              <w:right w:val="nil"/>
            </w:tcBorders>
            <w:vAlign w:val="center"/>
            <w:hideMark/>
          </w:tcPr>
          <w:p w14:paraId="6656989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79" w:author="Office" w:date="2025-09-19T11:02:00Z" w16du:dateUtc="2025-09-19T09:02:00Z"/>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23295E5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80" w:author="Office" w:date="2025-09-19T11:02:00Z" w16du:dateUtc="2025-09-19T09:02:00Z"/>
                <w:rFonts w:eastAsia="Times New Roman"/>
                <w:color w:val="000000"/>
                <w:sz w:val="20"/>
                <w:szCs w:val="20"/>
                <w:bdr w:val="none" w:sz="0" w:space="0" w:color="auto"/>
              </w:rPr>
            </w:pPr>
            <w:ins w:id="681" w:author="Office" w:date="2025-09-19T11:02:00Z" w16du:dateUtc="2025-09-19T09:02:00Z">
              <w:r w:rsidRPr="00EA2502">
                <w:rPr>
                  <w:rFonts w:eastAsia="Times New Roman"/>
                  <w:color w:val="000000"/>
                  <w:sz w:val="20"/>
                  <w:szCs w:val="20"/>
                  <w:bdr w:val="none" w:sz="0" w:space="0" w:color="auto"/>
                </w:rPr>
                <w:t>north</w:t>
              </w:r>
            </w:ins>
          </w:p>
        </w:tc>
        <w:tc>
          <w:tcPr>
            <w:tcW w:w="582" w:type="dxa"/>
            <w:tcBorders>
              <w:top w:val="nil"/>
              <w:left w:val="nil"/>
              <w:bottom w:val="nil"/>
              <w:right w:val="nil"/>
            </w:tcBorders>
            <w:shd w:val="clear" w:color="005F73" w:fill="005F73"/>
            <w:noWrap/>
            <w:vAlign w:val="center"/>
            <w:hideMark/>
          </w:tcPr>
          <w:p w14:paraId="0515A00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82" w:author="Office" w:date="2025-09-19T11:02:00Z" w16du:dateUtc="2025-09-19T09:02:00Z"/>
                <w:rFonts w:eastAsia="Times New Roman"/>
                <w:color w:val="000000"/>
                <w:sz w:val="20"/>
                <w:szCs w:val="20"/>
                <w:bdr w:val="none" w:sz="0" w:space="0" w:color="auto"/>
              </w:rPr>
            </w:pPr>
            <w:ins w:id="683" w:author="Office" w:date="2025-09-19T11:02:00Z" w16du:dateUtc="2025-09-19T09:02:00Z">
              <w:r w:rsidRPr="00EA2502">
                <w:rPr>
                  <w:rFonts w:eastAsia="Times New Roman"/>
                  <w:color w:val="000000"/>
                  <w:sz w:val="20"/>
                  <w:szCs w:val="20"/>
                  <w:bdr w:val="none" w:sz="0" w:space="0" w:color="auto"/>
                </w:rPr>
                <w:t>0.09</w:t>
              </w:r>
            </w:ins>
          </w:p>
        </w:tc>
        <w:tc>
          <w:tcPr>
            <w:tcW w:w="685" w:type="dxa"/>
            <w:tcBorders>
              <w:top w:val="nil"/>
              <w:left w:val="nil"/>
              <w:bottom w:val="nil"/>
              <w:right w:val="nil"/>
            </w:tcBorders>
            <w:shd w:val="clear" w:color="94D2BD" w:fill="94D2BD"/>
            <w:noWrap/>
            <w:vAlign w:val="center"/>
            <w:hideMark/>
          </w:tcPr>
          <w:p w14:paraId="29A9E82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84" w:author="Office" w:date="2025-09-19T11:02:00Z" w16du:dateUtc="2025-09-19T09:02:00Z"/>
                <w:rFonts w:eastAsia="Times New Roman"/>
                <w:color w:val="000000"/>
                <w:sz w:val="20"/>
                <w:szCs w:val="20"/>
                <w:bdr w:val="none" w:sz="0" w:space="0" w:color="auto"/>
              </w:rPr>
            </w:pPr>
            <w:ins w:id="685" w:author="Office" w:date="2025-09-19T11:02:00Z" w16du:dateUtc="2025-09-19T09:02:00Z">
              <w:r w:rsidRPr="00EA2502">
                <w:rPr>
                  <w:rFonts w:eastAsia="Times New Roman"/>
                  <w:color w:val="000000"/>
                  <w:sz w:val="20"/>
                  <w:szCs w:val="20"/>
                  <w:bdr w:val="none" w:sz="0" w:space="0" w:color="auto"/>
                </w:rPr>
                <w:t>0.04</w:t>
              </w:r>
            </w:ins>
          </w:p>
        </w:tc>
        <w:tc>
          <w:tcPr>
            <w:tcW w:w="808" w:type="dxa"/>
            <w:tcBorders>
              <w:top w:val="nil"/>
              <w:left w:val="nil"/>
              <w:bottom w:val="nil"/>
              <w:right w:val="nil"/>
            </w:tcBorders>
            <w:noWrap/>
            <w:vAlign w:val="center"/>
            <w:hideMark/>
          </w:tcPr>
          <w:p w14:paraId="763B899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86" w:author="Office" w:date="2025-09-19T11:02:00Z" w16du:dateUtc="2025-09-19T09:02:00Z"/>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651B326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87"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5F68DE7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88" w:author="Office" w:date="2025-09-19T11:02:00Z" w16du:dateUtc="2025-09-19T09:02:00Z"/>
                <w:rFonts w:eastAsia="Times New Roman"/>
                <w:color w:val="000000"/>
                <w:sz w:val="20"/>
                <w:szCs w:val="20"/>
                <w:bdr w:val="none" w:sz="0" w:space="0" w:color="auto"/>
              </w:rPr>
            </w:pPr>
            <w:proofErr w:type="spellStart"/>
            <w:ins w:id="689" w:author="Office" w:date="2025-09-19T11:02:00Z" w16du:dateUtc="2025-09-19T09:02:00Z">
              <w:r w:rsidRPr="00EA2502">
                <w:rPr>
                  <w:rFonts w:eastAsia="Times New Roman"/>
                  <w:color w:val="000000"/>
                  <w:sz w:val="20"/>
                  <w:szCs w:val="20"/>
                  <w:bdr w:val="none" w:sz="0" w:space="0" w:color="auto"/>
                </w:rPr>
                <w:t>Psche</w:t>
              </w:r>
              <w:proofErr w:type="spellEnd"/>
            </w:ins>
          </w:p>
        </w:tc>
        <w:tc>
          <w:tcPr>
            <w:tcW w:w="619" w:type="dxa"/>
            <w:tcBorders>
              <w:top w:val="nil"/>
              <w:left w:val="nil"/>
              <w:bottom w:val="nil"/>
              <w:right w:val="nil"/>
            </w:tcBorders>
            <w:noWrap/>
            <w:vAlign w:val="center"/>
            <w:hideMark/>
          </w:tcPr>
          <w:p w14:paraId="552ABD7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90"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63B44AD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91" w:author="Office" w:date="2025-09-19T11:02:00Z" w16du:dateUtc="2025-09-19T09:02:00Z"/>
                <w:rFonts w:eastAsia="Times New Roman"/>
                <w:sz w:val="20"/>
                <w:szCs w:val="20"/>
                <w:bdr w:val="none" w:sz="0" w:space="0" w:color="auto"/>
              </w:rPr>
            </w:pPr>
          </w:p>
        </w:tc>
        <w:tc>
          <w:tcPr>
            <w:tcW w:w="526" w:type="dxa"/>
            <w:tcBorders>
              <w:top w:val="nil"/>
              <w:left w:val="nil"/>
              <w:bottom w:val="nil"/>
              <w:right w:val="nil"/>
            </w:tcBorders>
            <w:shd w:val="clear" w:color="DE8922" w:fill="DE8922"/>
            <w:noWrap/>
            <w:vAlign w:val="center"/>
            <w:hideMark/>
          </w:tcPr>
          <w:p w14:paraId="16A7D93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92" w:author="Office" w:date="2025-09-19T11:02:00Z" w16du:dateUtc="2025-09-19T09:02:00Z"/>
                <w:rFonts w:eastAsia="Times New Roman"/>
                <w:color w:val="000000"/>
                <w:sz w:val="20"/>
                <w:szCs w:val="20"/>
                <w:bdr w:val="none" w:sz="0" w:space="0" w:color="auto"/>
              </w:rPr>
            </w:pPr>
            <w:ins w:id="693" w:author="Office" w:date="2025-09-19T11:02:00Z" w16du:dateUtc="2025-09-19T09:02:00Z">
              <w:r w:rsidRPr="00EA2502">
                <w:rPr>
                  <w:rFonts w:eastAsia="Times New Roman"/>
                  <w:color w:val="000000"/>
                  <w:sz w:val="20"/>
                  <w:szCs w:val="20"/>
                  <w:bdr w:val="none" w:sz="0" w:space="0" w:color="auto"/>
                </w:rPr>
                <w:t>0.23</w:t>
              </w:r>
            </w:ins>
          </w:p>
        </w:tc>
        <w:tc>
          <w:tcPr>
            <w:tcW w:w="808" w:type="dxa"/>
            <w:tcBorders>
              <w:top w:val="nil"/>
              <w:left w:val="nil"/>
              <w:bottom w:val="nil"/>
              <w:right w:val="nil"/>
            </w:tcBorders>
            <w:noWrap/>
            <w:vAlign w:val="center"/>
            <w:hideMark/>
          </w:tcPr>
          <w:p w14:paraId="40442AC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94" w:author="Office" w:date="2025-09-19T11:02:00Z" w16du:dateUtc="2025-09-19T09:02:00Z"/>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122914E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95" w:author="Office" w:date="2025-09-19T11:02:00Z" w16du:dateUtc="2025-09-19T09:02:00Z"/>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4D1436F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96" w:author="Office" w:date="2025-09-19T11:02:00Z" w16du:dateUtc="2025-09-19T09:02:00Z"/>
                <w:rFonts w:eastAsia="Times New Roman"/>
                <w:color w:val="000000"/>
                <w:sz w:val="20"/>
                <w:szCs w:val="20"/>
                <w:bdr w:val="none" w:sz="0" w:space="0" w:color="auto"/>
              </w:rPr>
            </w:pPr>
            <w:proofErr w:type="spellStart"/>
            <w:ins w:id="697" w:author="Office" w:date="2025-09-19T11:02:00Z" w16du:dateUtc="2025-09-19T09:02:00Z">
              <w:r w:rsidRPr="00EA2502">
                <w:rPr>
                  <w:rFonts w:eastAsia="Times New Roman"/>
                  <w:color w:val="000000"/>
                  <w:sz w:val="20"/>
                  <w:szCs w:val="20"/>
                  <w:bdr w:val="none" w:sz="0" w:space="0" w:color="auto"/>
                </w:rPr>
                <w:t>duse</w:t>
              </w:r>
              <w:proofErr w:type="spellEnd"/>
            </w:ins>
          </w:p>
        </w:tc>
        <w:tc>
          <w:tcPr>
            <w:tcW w:w="652" w:type="dxa"/>
            <w:tcBorders>
              <w:top w:val="nil"/>
              <w:left w:val="nil"/>
              <w:bottom w:val="nil"/>
              <w:right w:val="nil"/>
            </w:tcBorders>
            <w:noWrap/>
            <w:vAlign w:val="center"/>
            <w:hideMark/>
          </w:tcPr>
          <w:p w14:paraId="1B8C7E8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698" w:author="Office" w:date="2025-09-19T11:02:00Z" w16du:dateUtc="2025-09-19T09:02:00Z"/>
                <w:rFonts w:eastAsia="Times New Roman"/>
                <w:color w:val="000000"/>
                <w:sz w:val="20"/>
                <w:szCs w:val="20"/>
                <w:bdr w:val="none" w:sz="0" w:space="0" w:color="auto"/>
              </w:rPr>
            </w:pPr>
          </w:p>
        </w:tc>
        <w:tc>
          <w:tcPr>
            <w:tcW w:w="620" w:type="dxa"/>
            <w:tcBorders>
              <w:top w:val="nil"/>
              <w:left w:val="nil"/>
              <w:bottom w:val="nil"/>
              <w:right w:val="nil"/>
            </w:tcBorders>
            <w:shd w:val="clear" w:color="CB626C" w:fill="CB626C"/>
            <w:noWrap/>
            <w:vAlign w:val="center"/>
            <w:hideMark/>
          </w:tcPr>
          <w:p w14:paraId="77DF367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699" w:author="Office" w:date="2025-09-19T11:02:00Z" w16du:dateUtc="2025-09-19T09:02:00Z"/>
                <w:rFonts w:eastAsia="Times New Roman"/>
                <w:color w:val="000000"/>
                <w:sz w:val="20"/>
                <w:szCs w:val="20"/>
                <w:bdr w:val="none" w:sz="0" w:space="0" w:color="auto"/>
              </w:rPr>
            </w:pPr>
            <w:ins w:id="700" w:author="Office" w:date="2025-09-19T11:02:00Z" w16du:dateUtc="2025-09-19T09:02:00Z">
              <w:r w:rsidRPr="00EA2502">
                <w:rPr>
                  <w:rFonts w:eastAsia="Times New Roman"/>
                  <w:color w:val="000000"/>
                  <w:sz w:val="20"/>
                  <w:szCs w:val="20"/>
                  <w:bdr w:val="none" w:sz="0" w:space="0" w:color="auto"/>
                </w:rPr>
                <w:t>0.33</w:t>
              </w:r>
            </w:ins>
          </w:p>
        </w:tc>
        <w:tc>
          <w:tcPr>
            <w:tcW w:w="604" w:type="dxa"/>
            <w:tcBorders>
              <w:top w:val="nil"/>
              <w:left w:val="nil"/>
              <w:bottom w:val="nil"/>
              <w:right w:val="nil"/>
            </w:tcBorders>
            <w:shd w:val="clear" w:color="C24955" w:fill="C24955"/>
            <w:noWrap/>
            <w:vAlign w:val="center"/>
            <w:hideMark/>
          </w:tcPr>
          <w:p w14:paraId="493883B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701" w:author="Office" w:date="2025-09-19T11:02:00Z" w16du:dateUtc="2025-09-19T09:02:00Z"/>
                <w:rFonts w:eastAsia="Times New Roman"/>
                <w:color w:val="000000"/>
                <w:sz w:val="20"/>
                <w:szCs w:val="20"/>
                <w:bdr w:val="none" w:sz="0" w:space="0" w:color="auto"/>
              </w:rPr>
            </w:pPr>
            <w:ins w:id="702" w:author="Office" w:date="2025-09-19T11:02:00Z" w16du:dateUtc="2025-09-19T09:02:00Z">
              <w:r w:rsidRPr="00EA2502">
                <w:rPr>
                  <w:rFonts w:eastAsia="Times New Roman"/>
                  <w:color w:val="000000"/>
                  <w:sz w:val="20"/>
                  <w:szCs w:val="20"/>
                  <w:bdr w:val="none" w:sz="0" w:space="0" w:color="auto"/>
                </w:rPr>
                <w:t>0.29</w:t>
              </w:r>
            </w:ins>
          </w:p>
        </w:tc>
        <w:tc>
          <w:tcPr>
            <w:tcW w:w="652" w:type="dxa"/>
            <w:tcBorders>
              <w:top w:val="nil"/>
              <w:left w:val="nil"/>
              <w:bottom w:val="nil"/>
              <w:right w:val="nil"/>
            </w:tcBorders>
            <w:shd w:val="clear" w:color="C0414D" w:fill="C0414D"/>
            <w:noWrap/>
            <w:vAlign w:val="center"/>
            <w:hideMark/>
          </w:tcPr>
          <w:p w14:paraId="1822B8B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703" w:author="Office" w:date="2025-09-19T11:02:00Z" w16du:dateUtc="2025-09-19T09:02:00Z"/>
                <w:rFonts w:eastAsia="Times New Roman"/>
                <w:color w:val="000000"/>
                <w:sz w:val="20"/>
                <w:szCs w:val="20"/>
                <w:bdr w:val="none" w:sz="0" w:space="0" w:color="auto"/>
              </w:rPr>
            </w:pPr>
            <w:ins w:id="704" w:author="Office" w:date="2025-09-19T11:02:00Z" w16du:dateUtc="2025-09-19T09:02:00Z">
              <w:r w:rsidRPr="00EA2502">
                <w:rPr>
                  <w:rFonts w:eastAsia="Times New Roman"/>
                  <w:color w:val="000000"/>
                  <w:sz w:val="20"/>
                  <w:szCs w:val="20"/>
                  <w:bdr w:val="none" w:sz="0" w:space="0" w:color="auto"/>
                </w:rPr>
                <w:t>0.27</w:t>
              </w:r>
            </w:ins>
          </w:p>
        </w:tc>
      </w:tr>
      <w:tr w:rsidR="001951C1" w:rsidRPr="00EA2502" w14:paraId="124E3870" w14:textId="77777777" w:rsidTr="00F41DE9">
        <w:trPr>
          <w:trHeight w:val="258"/>
          <w:ins w:id="705" w:author="Office" w:date="2025-09-19T11:02:00Z" w16du:dateUtc="2025-09-19T09:02:00Z"/>
        </w:trPr>
        <w:tc>
          <w:tcPr>
            <w:tcW w:w="1134" w:type="dxa"/>
            <w:vMerge/>
            <w:tcBorders>
              <w:top w:val="nil"/>
              <w:left w:val="nil"/>
              <w:bottom w:val="nil"/>
              <w:right w:val="nil"/>
            </w:tcBorders>
            <w:vAlign w:val="center"/>
            <w:hideMark/>
          </w:tcPr>
          <w:p w14:paraId="4859FC1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06" w:author="Office" w:date="2025-09-19T11:02:00Z" w16du:dateUtc="2025-09-19T09:02:00Z"/>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3F29EFE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07" w:author="Office" w:date="2025-09-19T11:02:00Z" w16du:dateUtc="2025-09-19T09:02:00Z"/>
                <w:rFonts w:eastAsia="Times New Roman"/>
                <w:color w:val="000000"/>
                <w:sz w:val="20"/>
                <w:szCs w:val="20"/>
                <w:bdr w:val="none" w:sz="0" w:space="0" w:color="auto"/>
              </w:rPr>
            </w:pPr>
            <w:ins w:id="708" w:author="Office" w:date="2025-09-19T11:02:00Z" w16du:dateUtc="2025-09-19T09:02:00Z">
              <w:r w:rsidRPr="00EA2502">
                <w:rPr>
                  <w:rFonts w:eastAsia="Times New Roman"/>
                  <w:color w:val="000000"/>
                  <w:sz w:val="20"/>
                  <w:szCs w:val="20"/>
                  <w:bdr w:val="none" w:sz="0" w:space="0" w:color="auto"/>
                </w:rPr>
                <w:t>west</w:t>
              </w:r>
            </w:ins>
          </w:p>
        </w:tc>
        <w:tc>
          <w:tcPr>
            <w:tcW w:w="582" w:type="dxa"/>
            <w:tcBorders>
              <w:top w:val="nil"/>
              <w:left w:val="nil"/>
              <w:bottom w:val="nil"/>
              <w:right w:val="nil"/>
            </w:tcBorders>
            <w:noWrap/>
            <w:vAlign w:val="center"/>
            <w:hideMark/>
          </w:tcPr>
          <w:p w14:paraId="46E5451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09" w:author="Office" w:date="2025-09-19T11:02:00Z" w16du:dateUtc="2025-09-19T09:02:00Z"/>
                <w:rFonts w:eastAsia="Times New Roman"/>
                <w:color w:val="000000"/>
                <w:sz w:val="20"/>
                <w:szCs w:val="20"/>
                <w:bdr w:val="none" w:sz="0" w:space="0" w:color="auto"/>
              </w:rPr>
            </w:pPr>
          </w:p>
        </w:tc>
        <w:tc>
          <w:tcPr>
            <w:tcW w:w="685" w:type="dxa"/>
            <w:tcBorders>
              <w:top w:val="nil"/>
              <w:left w:val="nil"/>
              <w:bottom w:val="nil"/>
              <w:right w:val="nil"/>
            </w:tcBorders>
            <w:shd w:val="clear" w:color="227A84" w:fill="227A84"/>
            <w:noWrap/>
            <w:vAlign w:val="center"/>
            <w:hideMark/>
          </w:tcPr>
          <w:p w14:paraId="64974FF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710" w:author="Office" w:date="2025-09-19T11:02:00Z" w16du:dateUtc="2025-09-19T09:02:00Z"/>
                <w:rFonts w:eastAsia="Times New Roman"/>
                <w:color w:val="000000"/>
                <w:sz w:val="20"/>
                <w:szCs w:val="20"/>
                <w:bdr w:val="none" w:sz="0" w:space="0" w:color="auto"/>
              </w:rPr>
            </w:pPr>
            <w:ins w:id="711" w:author="Office" w:date="2025-09-19T11:02:00Z" w16du:dateUtc="2025-09-19T09:02:00Z">
              <w:r w:rsidRPr="00EA2502">
                <w:rPr>
                  <w:rFonts w:eastAsia="Times New Roman"/>
                  <w:color w:val="000000"/>
                  <w:sz w:val="20"/>
                  <w:szCs w:val="20"/>
                  <w:bdr w:val="none" w:sz="0" w:space="0" w:color="auto"/>
                </w:rPr>
                <w:t>0.08</w:t>
              </w:r>
            </w:ins>
          </w:p>
        </w:tc>
        <w:tc>
          <w:tcPr>
            <w:tcW w:w="808" w:type="dxa"/>
            <w:tcBorders>
              <w:top w:val="nil"/>
              <w:left w:val="nil"/>
              <w:bottom w:val="nil"/>
              <w:right w:val="nil"/>
            </w:tcBorders>
            <w:noWrap/>
            <w:vAlign w:val="center"/>
            <w:hideMark/>
          </w:tcPr>
          <w:p w14:paraId="1BE4098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712" w:author="Office" w:date="2025-09-19T11:02:00Z" w16du:dateUtc="2025-09-19T09:02:00Z"/>
                <w:rFonts w:eastAsia="Times New Roman"/>
                <w:color w:val="000000"/>
                <w:sz w:val="20"/>
                <w:szCs w:val="20"/>
                <w:bdr w:val="none" w:sz="0" w:space="0" w:color="auto"/>
              </w:rPr>
            </w:pPr>
          </w:p>
        </w:tc>
        <w:tc>
          <w:tcPr>
            <w:tcW w:w="1135" w:type="dxa"/>
            <w:tcBorders>
              <w:top w:val="nil"/>
              <w:left w:val="nil"/>
              <w:bottom w:val="nil"/>
              <w:right w:val="nil"/>
            </w:tcBorders>
            <w:noWrap/>
            <w:vAlign w:val="center"/>
            <w:hideMark/>
          </w:tcPr>
          <w:p w14:paraId="164D71F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13" w:author="Office" w:date="2025-09-19T11:02:00Z" w16du:dateUtc="2025-09-19T09:02:00Z"/>
                <w:rFonts w:eastAsia="Times New Roman"/>
                <w:sz w:val="20"/>
                <w:szCs w:val="20"/>
                <w:bdr w:val="none" w:sz="0" w:space="0" w:color="auto"/>
              </w:rPr>
            </w:pPr>
          </w:p>
        </w:tc>
        <w:tc>
          <w:tcPr>
            <w:tcW w:w="700" w:type="dxa"/>
            <w:tcBorders>
              <w:top w:val="nil"/>
              <w:left w:val="nil"/>
              <w:bottom w:val="nil"/>
              <w:right w:val="nil"/>
            </w:tcBorders>
            <w:noWrap/>
            <w:vAlign w:val="center"/>
            <w:hideMark/>
          </w:tcPr>
          <w:p w14:paraId="341A750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14" w:author="Office" w:date="2025-09-19T11:02:00Z" w16du:dateUtc="2025-09-19T09:02:00Z"/>
                <w:rFonts w:eastAsia="Times New Roman"/>
                <w:sz w:val="20"/>
                <w:szCs w:val="20"/>
                <w:bdr w:val="none" w:sz="0" w:space="0" w:color="auto"/>
              </w:rPr>
            </w:pPr>
          </w:p>
        </w:tc>
        <w:tc>
          <w:tcPr>
            <w:tcW w:w="619" w:type="dxa"/>
            <w:tcBorders>
              <w:top w:val="nil"/>
              <w:left w:val="nil"/>
              <w:bottom w:val="nil"/>
              <w:right w:val="nil"/>
            </w:tcBorders>
            <w:noWrap/>
            <w:vAlign w:val="center"/>
            <w:hideMark/>
          </w:tcPr>
          <w:p w14:paraId="7608C5B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15" w:author="Office" w:date="2025-09-19T11:02:00Z" w16du:dateUtc="2025-09-19T09:02:00Z"/>
                <w:rFonts w:eastAsia="Times New Roman"/>
                <w:sz w:val="20"/>
                <w:szCs w:val="20"/>
                <w:bdr w:val="none" w:sz="0" w:space="0" w:color="auto"/>
              </w:rPr>
            </w:pPr>
          </w:p>
        </w:tc>
        <w:tc>
          <w:tcPr>
            <w:tcW w:w="700" w:type="dxa"/>
            <w:tcBorders>
              <w:top w:val="nil"/>
              <w:left w:val="nil"/>
              <w:bottom w:val="nil"/>
              <w:right w:val="nil"/>
            </w:tcBorders>
            <w:noWrap/>
            <w:vAlign w:val="center"/>
            <w:hideMark/>
          </w:tcPr>
          <w:p w14:paraId="4995E97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16" w:author="Office" w:date="2025-09-19T11:02:00Z" w16du:dateUtc="2025-09-19T09:02:00Z"/>
                <w:rFonts w:eastAsia="Times New Roman"/>
                <w:sz w:val="20"/>
                <w:szCs w:val="20"/>
                <w:bdr w:val="none" w:sz="0" w:space="0" w:color="auto"/>
              </w:rPr>
            </w:pPr>
          </w:p>
        </w:tc>
        <w:tc>
          <w:tcPr>
            <w:tcW w:w="526" w:type="dxa"/>
            <w:tcBorders>
              <w:top w:val="nil"/>
              <w:left w:val="nil"/>
              <w:bottom w:val="nil"/>
              <w:right w:val="nil"/>
            </w:tcBorders>
            <w:noWrap/>
            <w:vAlign w:val="center"/>
            <w:hideMark/>
          </w:tcPr>
          <w:p w14:paraId="1729D73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17"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3B331FA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18" w:author="Office" w:date="2025-09-19T11:02:00Z" w16du:dateUtc="2025-09-19T09:02:00Z"/>
                <w:rFonts w:eastAsia="Times New Roman"/>
                <w:sz w:val="20"/>
                <w:szCs w:val="20"/>
                <w:bdr w:val="none" w:sz="0" w:space="0" w:color="auto"/>
              </w:rPr>
            </w:pPr>
          </w:p>
        </w:tc>
        <w:tc>
          <w:tcPr>
            <w:tcW w:w="1135" w:type="dxa"/>
            <w:vMerge/>
            <w:tcBorders>
              <w:top w:val="nil"/>
              <w:left w:val="nil"/>
              <w:bottom w:val="nil"/>
              <w:right w:val="nil"/>
            </w:tcBorders>
            <w:vAlign w:val="center"/>
            <w:hideMark/>
          </w:tcPr>
          <w:p w14:paraId="3352BB2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19" w:author="Office" w:date="2025-09-19T11:02:00Z" w16du:dateUtc="2025-09-19T09:02:00Z"/>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07E2FE2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20" w:author="Office" w:date="2025-09-19T11:02:00Z" w16du:dateUtc="2025-09-19T09:02:00Z"/>
                <w:rFonts w:eastAsia="Times New Roman"/>
                <w:color w:val="000000"/>
                <w:sz w:val="20"/>
                <w:szCs w:val="20"/>
                <w:bdr w:val="none" w:sz="0" w:space="0" w:color="auto"/>
              </w:rPr>
            </w:pPr>
            <w:ins w:id="721" w:author="Office" w:date="2025-09-19T11:02:00Z" w16du:dateUtc="2025-09-19T09:02:00Z">
              <w:r w:rsidRPr="00EA2502">
                <w:rPr>
                  <w:rFonts w:eastAsia="Times New Roman"/>
                  <w:color w:val="000000"/>
                  <w:sz w:val="20"/>
                  <w:szCs w:val="20"/>
                  <w:bdr w:val="none" w:sz="0" w:space="0" w:color="auto"/>
                </w:rPr>
                <w:t>miss</w:t>
              </w:r>
            </w:ins>
          </w:p>
        </w:tc>
        <w:tc>
          <w:tcPr>
            <w:tcW w:w="652" w:type="dxa"/>
            <w:tcBorders>
              <w:top w:val="nil"/>
              <w:left w:val="nil"/>
              <w:bottom w:val="nil"/>
              <w:right w:val="nil"/>
            </w:tcBorders>
            <w:noWrap/>
            <w:vAlign w:val="center"/>
            <w:hideMark/>
          </w:tcPr>
          <w:p w14:paraId="2A3C9AA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22" w:author="Office" w:date="2025-09-19T11:02:00Z" w16du:dateUtc="2025-09-19T09:02:00Z"/>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7205978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23" w:author="Office" w:date="2025-09-19T11:02:00Z" w16du:dateUtc="2025-09-19T09:02:00Z"/>
                <w:rFonts w:eastAsia="Times New Roman"/>
                <w:sz w:val="20"/>
                <w:szCs w:val="20"/>
                <w:bdr w:val="none" w:sz="0" w:space="0" w:color="auto"/>
              </w:rPr>
            </w:pPr>
          </w:p>
        </w:tc>
        <w:tc>
          <w:tcPr>
            <w:tcW w:w="604" w:type="dxa"/>
            <w:tcBorders>
              <w:top w:val="nil"/>
              <w:left w:val="nil"/>
              <w:bottom w:val="nil"/>
              <w:right w:val="nil"/>
            </w:tcBorders>
            <w:shd w:val="clear" w:color="CE6B74" w:fill="CE6B74"/>
            <w:noWrap/>
            <w:vAlign w:val="center"/>
            <w:hideMark/>
          </w:tcPr>
          <w:p w14:paraId="5B935CA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724" w:author="Office" w:date="2025-09-19T11:02:00Z" w16du:dateUtc="2025-09-19T09:02:00Z"/>
                <w:rFonts w:eastAsia="Times New Roman"/>
                <w:color w:val="000000"/>
                <w:sz w:val="20"/>
                <w:szCs w:val="20"/>
                <w:bdr w:val="none" w:sz="0" w:space="0" w:color="auto"/>
              </w:rPr>
            </w:pPr>
            <w:ins w:id="725" w:author="Office" w:date="2025-09-19T11:02:00Z" w16du:dateUtc="2025-09-19T09:02:00Z">
              <w:r w:rsidRPr="00EA2502">
                <w:rPr>
                  <w:rFonts w:eastAsia="Times New Roman"/>
                  <w:color w:val="000000"/>
                  <w:sz w:val="20"/>
                  <w:szCs w:val="20"/>
                  <w:bdr w:val="none" w:sz="0" w:space="0" w:color="auto"/>
                </w:rPr>
                <w:t>0.34</w:t>
              </w:r>
            </w:ins>
          </w:p>
        </w:tc>
        <w:tc>
          <w:tcPr>
            <w:tcW w:w="652" w:type="dxa"/>
            <w:tcBorders>
              <w:top w:val="nil"/>
              <w:left w:val="nil"/>
              <w:bottom w:val="nil"/>
              <w:right w:val="nil"/>
            </w:tcBorders>
            <w:shd w:val="clear" w:color="C75762" w:fill="C75762"/>
            <w:noWrap/>
            <w:vAlign w:val="center"/>
            <w:hideMark/>
          </w:tcPr>
          <w:p w14:paraId="3F57471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726" w:author="Office" w:date="2025-09-19T11:02:00Z" w16du:dateUtc="2025-09-19T09:02:00Z"/>
                <w:rFonts w:eastAsia="Times New Roman"/>
                <w:color w:val="000000"/>
                <w:sz w:val="20"/>
                <w:szCs w:val="20"/>
                <w:bdr w:val="none" w:sz="0" w:space="0" w:color="auto"/>
              </w:rPr>
            </w:pPr>
            <w:ins w:id="727" w:author="Office" w:date="2025-09-19T11:02:00Z" w16du:dateUtc="2025-09-19T09:02:00Z">
              <w:r w:rsidRPr="00EA2502">
                <w:rPr>
                  <w:rFonts w:eastAsia="Times New Roman"/>
                  <w:color w:val="000000"/>
                  <w:sz w:val="20"/>
                  <w:szCs w:val="20"/>
                  <w:bdr w:val="none" w:sz="0" w:space="0" w:color="auto"/>
                </w:rPr>
                <w:t>0.31</w:t>
              </w:r>
            </w:ins>
          </w:p>
        </w:tc>
      </w:tr>
      <w:tr w:rsidR="001951C1" w:rsidRPr="00EA2502" w14:paraId="06023392" w14:textId="77777777" w:rsidTr="00F41DE9">
        <w:trPr>
          <w:trHeight w:val="258"/>
          <w:ins w:id="728" w:author="Office" w:date="2025-09-19T11:02:00Z" w16du:dateUtc="2025-09-19T09:02:00Z"/>
        </w:trPr>
        <w:tc>
          <w:tcPr>
            <w:tcW w:w="1134" w:type="dxa"/>
            <w:vMerge w:val="restart"/>
            <w:tcBorders>
              <w:top w:val="nil"/>
              <w:left w:val="nil"/>
              <w:bottom w:val="nil"/>
              <w:right w:val="nil"/>
            </w:tcBorders>
            <w:noWrap/>
            <w:vAlign w:val="center"/>
            <w:hideMark/>
          </w:tcPr>
          <w:p w14:paraId="5DD7CB5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729" w:author="Office" w:date="2025-09-19T11:02:00Z" w16du:dateUtc="2025-09-19T09:02:00Z"/>
                <w:rFonts w:eastAsia="Times New Roman"/>
                <w:color w:val="000000"/>
                <w:sz w:val="20"/>
                <w:szCs w:val="20"/>
                <w:bdr w:val="none" w:sz="0" w:space="0" w:color="auto"/>
              </w:rPr>
            </w:pPr>
            <w:ins w:id="730" w:author="Office" w:date="2025-09-19T11:02:00Z" w16du:dateUtc="2025-09-19T09:02:00Z">
              <w:r w:rsidRPr="00EA2502">
                <w:rPr>
                  <w:rFonts w:eastAsia="Times New Roman"/>
                  <w:color w:val="000000"/>
                  <w:sz w:val="20"/>
                  <w:szCs w:val="20"/>
                  <w:bdr w:val="none" w:sz="0" w:space="0" w:color="auto"/>
                </w:rPr>
                <w:t>sec</w:t>
              </w:r>
            </w:ins>
          </w:p>
        </w:tc>
        <w:tc>
          <w:tcPr>
            <w:tcW w:w="641" w:type="dxa"/>
            <w:tcBorders>
              <w:top w:val="nil"/>
              <w:left w:val="nil"/>
              <w:bottom w:val="nil"/>
              <w:right w:val="nil"/>
            </w:tcBorders>
            <w:noWrap/>
            <w:vAlign w:val="center"/>
            <w:hideMark/>
          </w:tcPr>
          <w:p w14:paraId="3A9FF03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731" w:author="Office" w:date="2025-09-19T11:02:00Z" w16du:dateUtc="2025-09-19T09:02:00Z"/>
                <w:rFonts w:eastAsia="Times New Roman"/>
                <w:color w:val="000000"/>
                <w:sz w:val="20"/>
                <w:szCs w:val="20"/>
                <w:bdr w:val="none" w:sz="0" w:space="0" w:color="auto"/>
              </w:rPr>
            </w:pPr>
          </w:p>
        </w:tc>
        <w:tc>
          <w:tcPr>
            <w:tcW w:w="582" w:type="dxa"/>
            <w:tcBorders>
              <w:top w:val="nil"/>
              <w:left w:val="nil"/>
              <w:bottom w:val="nil"/>
              <w:right w:val="nil"/>
            </w:tcBorders>
            <w:noWrap/>
            <w:vAlign w:val="center"/>
            <w:hideMark/>
          </w:tcPr>
          <w:p w14:paraId="24CE54C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32" w:author="Office" w:date="2025-09-19T11:02:00Z" w16du:dateUtc="2025-09-19T09:02:00Z"/>
                <w:rFonts w:eastAsia="Times New Roman"/>
                <w:sz w:val="20"/>
                <w:szCs w:val="20"/>
                <w:bdr w:val="none" w:sz="0" w:space="0" w:color="auto"/>
              </w:rPr>
            </w:pPr>
          </w:p>
        </w:tc>
        <w:tc>
          <w:tcPr>
            <w:tcW w:w="685" w:type="dxa"/>
            <w:tcBorders>
              <w:top w:val="nil"/>
              <w:left w:val="nil"/>
              <w:bottom w:val="nil"/>
              <w:right w:val="nil"/>
            </w:tcBorders>
            <w:noWrap/>
            <w:vAlign w:val="center"/>
            <w:hideMark/>
          </w:tcPr>
          <w:p w14:paraId="1A96387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33"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1002257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34" w:author="Office" w:date="2025-09-19T11:02:00Z" w16du:dateUtc="2025-09-19T09:02:00Z"/>
                <w:rFonts w:eastAsia="Times New Roman"/>
                <w:sz w:val="20"/>
                <w:szCs w:val="20"/>
                <w:bdr w:val="none" w:sz="0" w:space="0" w:color="auto"/>
              </w:rPr>
            </w:pPr>
          </w:p>
        </w:tc>
        <w:tc>
          <w:tcPr>
            <w:tcW w:w="1135" w:type="dxa"/>
            <w:vMerge w:val="restart"/>
            <w:tcBorders>
              <w:top w:val="nil"/>
              <w:left w:val="nil"/>
              <w:bottom w:val="nil"/>
              <w:right w:val="nil"/>
            </w:tcBorders>
            <w:noWrap/>
            <w:vAlign w:val="center"/>
            <w:hideMark/>
          </w:tcPr>
          <w:p w14:paraId="3D6360E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735" w:author="Office" w:date="2025-09-19T11:02:00Z" w16du:dateUtc="2025-09-19T09:02:00Z"/>
                <w:rFonts w:eastAsia="Times New Roman"/>
                <w:color w:val="000000"/>
                <w:sz w:val="20"/>
                <w:szCs w:val="20"/>
                <w:bdr w:val="none" w:sz="0" w:space="0" w:color="auto"/>
              </w:rPr>
            </w:pPr>
            <w:proofErr w:type="spellStart"/>
            <w:ins w:id="736" w:author="Office" w:date="2025-09-19T11:02:00Z" w16du:dateUtc="2025-09-19T09:02:00Z">
              <w:r w:rsidRPr="00EA2502">
                <w:rPr>
                  <w:rFonts w:eastAsia="Times New Roman"/>
                  <w:color w:val="000000"/>
                  <w:sz w:val="20"/>
                  <w:szCs w:val="20"/>
                  <w:bdr w:val="none" w:sz="0" w:space="0" w:color="auto"/>
                </w:rPr>
                <w:t>infl</w:t>
              </w:r>
              <w:proofErr w:type="spellEnd"/>
            </w:ins>
          </w:p>
        </w:tc>
        <w:tc>
          <w:tcPr>
            <w:tcW w:w="700" w:type="dxa"/>
            <w:tcBorders>
              <w:top w:val="nil"/>
              <w:left w:val="nil"/>
              <w:bottom w:val="nil"/>
              <w:right w:val="nil"/>
            </w:tcBorders>
            <w:noWrap/>
            <w:vAlign w:val="center"/>
            <w:hideMark/>
          </w:tcPr>
          <w:p w14:paraId="288A4E1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37" w:author="Office" w:date="2025-09-19T11:02:00Z" w16du:dateUtc="2025-09-19T09:02:00Z"/>
                <w:rFonts w:eastAsia="Times New Roman"/>
                <w:color w:val="000000"/>
                <w:sz w:val="20"/>
                <w:szCs w:val="20"/>
                <w:bdr w:val="none" w:sz="0" w:space="0" w:color="auto"/>
              </w:rPr>
            </w:pPr>
            <w:proofErr w:type="spellStart"/>
            <w:ins w:id="738" w:author="Office" w:date="2025-09-19T11:02:00Z" w16du:dateUtc="2025-09-19T09:02:00Z">
              <w:r w:rsidRPr="00EA2502">
                <w:rPr>
                  <w:rFonts w:eastAsia="Times New Roman"/>
                  <w:color w:val="000000"/>
                  <w:sz w:val="20"/>
                  <w:szCs w:val="20"/>
                  <w:bdr w:val="none" w:sz="0" w:space="0" w:color="auto"/>
                </w:rPr>
                <w:t>Preit</w:t>
              </w:r>
              <w:proofErr w:type="spellEnd"/>
            </w:ins>
          </w:p>
        </w:tc>
        <w:tc>
          <w:tcPr>
            <w:tcW w:w="619" w:type="dxa"/>
            <w:tcBorders>
              <w:top w:val="nil"/>
              <w:left w:val="nil"/>
              <w:bottom w:val="nil"/>
              <w:right w:val="nil"/>
            </w:tcBorders>
            <w:shd w:val="clear" w:color="EEB13E" w:fill="EEB13E"/>
            <w:noWrap/>
            <w:vAlign w:val="center"/>
            <w:hideMark/>
          </w:tcPr>
          <w:p w14:paraId="5CE3D5E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739" w:author="Office" w:date="2025-09-19T11:02:00Z" w16du:dateUtc="2025-09-19T09:02:00Z"/>
                <w:rFonts w:eastAsia="Times New Roman"/>
                <w:color w:val="000000"/>
                <w:sz w:val="20"/>
                <w:szCs w:val="20"/>
                <w:bdr w:val="none" w:sz="0" w:space="0" w:color="auto"/>
              </w:rPr>
            </w:pPr>
            <w:ins w:id="740" w:author="Office" w:date="2025-09-19T11:02:00Z" w16du:dateUtc="2025-09-19T09:02:00Z">
              <w:r w:rsidRPr="00EA2502">
                <w:rPr>
                  <w:rFonts w:eastAsia="Times New Roman"/>
                  <w:color w:val="000000"/>
                  <w:sz w:val="20"/>
                  <w:szCs w:val="20"/>
                  <w:bdr w:val="none" w:sz="0" w:space="0" w:color="auto"/>
                </w:rPr>
                <w:t>0.16</w:t>
              </w:r>
            </w:ins>
          </w:p>
        </w:tc>
        <w:tc>
          <w:tcPr>
            <w:tcW w:w="700" w:type="dxa"/>
            <w:tcBorders>
              <w:top w:val="nil"/>
              <w:left w:val="nil"/>
              <w:bottom w:val="nil"/>
              <w:right w:val="nil"/>
            </w:tcBorders>
            <w:shd w:val="clear" w:color="E19128" w:fill="E19128"/>
            <w:noWrap/>
            <w:vAlign w:val="center"/>
            <w:hideMark/>
          </w:tcPr>
          <w:p w14:paraId="2B92B6B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741" w:author="Office" w:date="2025-09-19T11:02:00Z" w16du:dateUtc="2025-09-19T09:02:00Z"/>
                <w:rFonts w:eastAsia="Times New Roman"/>
                <w:color w:val="000000"/>
                <w:sz w:val="20"/>
                <w:szCs w:val="20"/>
                <w:bdr w:val="none" w:sz="0" w:space="0" w:color="auto"/>
              </w:rPr>
            </w:pPr>
            <w:ins w:id="742" w:author="Office" w:date="2025-09-19T11:02:00Z" w16du:dateUtc="2025-09-19T09:02:00Z">
              <w:r w:rsidRPr="00EA2502">
                <w:rPr>
                  <w:rFonts w:eastAsia="Times New Roman"/>
                  <w:color w:val="000000"/>
                  <w:sz w:val="20"/>
                  <w:szCs w:val="20"/>
                  <w:bdr w:val="none" w:sz="0" w:space="0" w:color="auto"/>
                </w:rPr>
                <w:t>0.22</w:t>
              </w:r>
            </w:ins>
          </w:p>
        </w:tc>
        <w:tc>
          <w:tcPr>
            <w:tcW w:w="526" w:type="dxa"/>
            <w:tcBorders>
              <w:top w:val="nil"/>
              <w:left w:val="nil"/>
              <w:bottom w:val="nil"/>
              <w:right w:val="nil"/>
            </w:tcBorders>
            <w:shd w:val="clear" w:color="D77715" w:fill="D77715"/>
            <w:noWrap/>
            <w:vAlign w:val="center"/>
            <w:hideMark/>
          </w:tcPr>
          <w:p w14:paraId="36779D1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743" w:author="Office" w:date="2025-09-19T11:02:00Z" w16du:dateUtc="2025-09-19T09:02:00Z"/>
                <w:rFonts w:eastAsia="Times New Roman"/>
                <w:color w:val="000000"/>
                <w:sz w:val="20"/>
                <w:szCs w:val="20"/>
                <w:bdr w:val="none" w:sz="0" w:space="0" w:color="auto"/>
              </w:rPr>
            </w:pPr>
            <w:ins w:id="744" w:author="Office" w:date="2025-09-19T11:02:00Z" w16du:dateUtc="2025-09-19T09:02:00Z">
              <w:r w:rsidRPr="00EA2502">
                <w:rPr>
                  <w:rFonts w:eastAsia="Times New Roman"/>
                  <w:color w:val="000000"/>
                  <w:sz w:val="20"/>
                  <w:szCs w:val="20"/>
                  <w:bdr w:val="none" w:sz="0" w:space="0" w:color="auto"/>
                </w:rPr>
                <w:t>0.27</w:t>
              </w:r>
            </w:ins>
          </w:p>
        </w:tc>
        <w:tc>
          <w:tcPr>
            <w:tcW w:w="808" w:type="dxa"/>
            <w:tcBorders>
              <w:top w:val="nil"/>
              <w:left w:val="nil"/>
              <w:bottom w:val="nil"/>
              <w:right w:val="nil"/>
            </w:tcBorders>
            <w:noWrap/>
            <w:vAlign w:val="center"/>
            <w:hideMark/>
          </w:tcPr>
          <w:p w14:paraId="25D2275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745" w:author="Office" w:date="2025-09-19T11:02:00Z" w16du:dateUtc="2025-09-19T09:02:00Z"/>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0A3BFFF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46" w:author="Office" w:date="2025-09-19T11:02:00Z" w16du:dateUtc="2025-09-19T09:02:00Z"/>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3AD8360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47" w:author="Office" w:date="2025-09-19T11:02:00Z" w16du:dateUtc="2025-09-19T09:02:00Z"/>
                <w:rFonts w:eastAsia="Times New Roman"/>
                <w:color w:val="000000"/>
                <w:sz w:val="20"/>
                <w:szCs w:val="20"/>
                <w:bdr w:val="none" w:sz="0" w:space="0" w:color="auto"/>
              </w:rPr>
            </w:pPr>
            <w:ins w:id="748" w:author="Office" w:date="2025-09-19T11:02:00Z" w16du:dateUtc="2025-09-19T09:02:00Z">
              <w:r w:rsidRPr="00EA2502">
                <w:rPr>
                  <w:rFonts w:eastAsia="Times New Roman"/>
                  <w:color w:val="000000"/>
                  <w:sz w:val="20"/>
                  <w:szCs w:val="20"/>
                  <w:bdr w:val="none" w:sz="0" w:space="0" w:color="auto"/>
                </w:rPr>
                <w:t>para</w:t>
              </w:r>
            </w:ins>
          </w:p>
        </w:tc>
        <w:tc>
          <w:tcPr>
            <w:tcW w:w="652" w:type="dxa"/>
            <w:tcBorders>
              <w:top w:val="nil"/>
              <w:left w:val="nil"/>
              <w:bottom w:val="nil"/>
              <w:right w:val="nil"/>
            </w:tcBorders>
            <w:noWrap/>
            <w:vAlign w:val="center"/>
            <w:hideMark/>
          </w:tcPr>
          <w:p w14:paraId="139E397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49" w:author="Office" w:date="2025-09-19T11:02:00Z" w16du:dateUtc="2025-09-19T09:02:00Z"/>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38101CB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50" w:author="Office" w:date="2025-09-19T11:02:00Z" w16du:dateUtc="2025-09-19T09:02:00Z"/>
                <w:rFonts w:eastAsia="Times New Roman"/>
                <w:sz w:val="20"/>
                <w:szCs w:val="20"/>
                <w:bdr w:val="none" w:sz="0" w:space="0" w:color="auto"/>
              </w:rPr>
            </w:pPr>
          </w:p>
        </w:tc>
        <w:tc>
          <w:tcPr>
            <w:tcW w:w="604" w:type="dxa"/>
            <w:tcBorders>
              <w:top w:val="nil"/>
              <w:left w:val="nil"/>
              <w:bottom w:val="nil"/>
              <w:right w:val="nil"/>
            </w:tcBorders>
            <w:noWrap/>
            <w:vAlign w:val="center"/>
            <w:hideMark/>
          </w:tcPr>
          <w:p w14:paraId="5D29998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51" w:author="Office" w:date="2025-09-19T11:02:00Z" w16du:dateUtc="2025-09-19T09:02:00Z"/>
                <w:rFonts w:eastAsia="Times New Roman"/>
                <w:sz w:val="20"/>
                <w:szCs w:val="20"/>
                <w:bdr w:val="none" w:sz="0" w:space="0" w:color="auto"/>
              </w:rPr>
            </w:pPr>
          </w:p>
        </w:tc>
        <w:tc>
          <w:tcPr>
            <w:tcW w:w="652" w:type="dxa"/>
            <w:tcBorders>
              <w:top w:val="nil"/>
              <w:left w:val="nil"/>
              <w:bottom w:val="nil"/>
              <w:right w:val="nil"/>
            </w:tcBorders>
            <w:shd w:val="clear" w:color="C44D58" w:fill="C44D58"/>
            <w:noWrap/>
            <w:vAlign w:val="center"/>
            <w:hideMark/>
          </w:tcPr>
          <w:p w14:paraId="1FF49B9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752" w:author="Office" w:date="2025-09-19T11:02:00Z" w16du:dateUtc="2025-09-19T09:02:00Z"/>
                <w:rFonts w:eastAsia="Times New Roman"/>
                <w:color w:val="000000"/>
                <w:sz w:val="20"/>
                <w:szCs w:val="20"/>
                <w:bdr w:val="none" w:sz="0" w:space="0" w:color="auto"/>
              </w:rPr>
            </w:pPr>
            <w:ins w:id="753" w:author="Office" w:date="2025-09-19T11:02:00Z" w16du:dateUtc="2025-09-19T09:02:00Z">
              <w:r w:rsidRPr="00EA2502">
                <w:rPr>
                  <w:rFonts w:eastAsia="Times New Roman"/>
                  <w:color w:val="000000"/>
                  <w:sz w:val="20"/>
                  <w:szCs w:val="20"/>
                  <w:bdr w:val="none" w:sz="0" w:space="0" w:color="auto"/>
                </w:rPr>
                <w:t>0.29</w:t>
              </w:r>
            </w:ins>
          </w:p>
        </w:tc>
      </w:tr>
      <w:tr w:rsidR="001951C1" w:rsidRPr="00EA2502" w14:paraId="413E29D9" w14:textId="77777777" w:rsidTr="00F41DE9">
        <w:trPr>
          <w:trHeight w:val="258"/>
          <w:ins w:id="754" w:author="Office" w:date="2025-09-19T11:02:00Z" w16du:dateUtc="2025-09-19T09:02:00Z"/>
        </w:trPr>
        <w:tc>
          <w:tcPr>
            <w:tcW w:w="1134" w:type="dxa"/>
            <w:vMerge/>
            <w:tcBorders>
              <w:top w:val="nil"/>
              <w:left w:val="nil"/>
              <w:bottom w:val="nil"/>
              <w:right w:val="nil"/>
            </w:tcBorders>
            <w:vAlign w:val="center"/>
            <w:hideMark/>
          </w:tcPr>
          <w:p w14:paraId="1D812C9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55" w:author="Office" w:date="2025-09-19T11:02:00Z" w16du:dateUtc="2025-09-19T09:02:00Z"/>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7F98CB2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56" w:author="Office" w:date="2025-09-19T11:02:00Z" w16du:dateUtc="2025-09-19T09:02:00Z"/>
                <w:rFonts w:eastAsia="Times New Roman"/>
                <w:color w:val="000000"/>
                <w:sz w:val="20"/>
                <w:szCs w:val="20"/>
                <w:bdr w:val="none" w:sz="0" w:space="0" w:color="auto"/>
              </w:rPr>
            </w:pPr>
            <w:ins w:id="757" w:author="Office" w:date="2025-09-19T11:02:00Z" w16du:dateUtc="2025-09-19T09:02:00Z">
              <w:r w:rsidRPr="00EA2502">
                <w:rPr>
                  <w:rFonts w:eastAsia="Times New Roman"/>
                  <w:color w:val="000000"/>
                  <w:sz w:val="20"/>
                  <w:szCs w:val="20"/>
                  <w:bdr w:val="none" w:sz="0" w:space="0" w:color="auto"/>
                </w:rPr>
                <w:t>north</w:t>
              </w:r>
            </w:ins>
          </w:p>
        </w:tc>
        <w:tc>
          <w:tcPr>
            <w:tcW w:w="582" w:type="dxa"/>
            <w:tcBorders>
              <w:top w:val="nil"/>
              <w:left w:val="nil"/>
              <w:bottom w:val="nil"/>
              <w:right w:val="nil"/>
            </w:tcBorders>
            <w:shd w:val="clear" w:color="005F73" w:fill="005F73"/>
            <w:noWrap/>
            <w:vAlign w:val="center"/>
            <w:hideMark/>
          </w:tcPr>
          <w:p w14:paraId="23B5EA9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758" w:author="Office" w:date="2025-09-19T11:02:00Z" w16du:dateUtc="2025-09-19T09:02:00Z"/>
                <w:rFonts w:eastAsia="Times New Roman"/>
                <w:color w:val="000000"/>
                <w:sz w:val="20"/>
                <w:szCs w:val="20"/>
                <w:bdr w:val="none" w:sz="0" w:space="0" w:color="auto"/>
              </w:rPr>
            </w:pPr>
            <w:ins w:id="759" w:author="Office" w:date="2025-09-19T11:02:00Z" w16du:dateUtc="2025-09-19T09:02:00Z">
              <w:r w:rsidRPr="00EA2502">
                <w:rPr>
                  <w:rFonts w:eastAsia="Times New Roman"/>
                  <w:color w:val="000000"/>
                  <w:sz w:val="20"/>
                  <w:szCs w:val="20"/>
                  <w:bdr w:val="none" w:sz="0" w:space="0" w:color="auto"/>
                </w:rPr>
                <w:t>0.08</w:t>
              </w:r>
            </w:ins>
          </w:p>
        </w:tc>
        <w:tc>
          <w:tcPr>
            <w:tcW w:w="685" w:type="dxa"/>
            <w:tcBorders>
              <w:top w:val="nil"/>
              <w:left w:val="nil"/>
              <w:bottom w:val="nil"/>
              <w:right w:val="nil"/>
            </w:tcBorders>
            <w:shd w:val="clear" w:color="94D2BD" w:fill="94D2BD"/>
            <w:noWrap/>
            <w:vAlign w:val="center"/>
            <w:hideMark/>
          </w:tcPr>
          <w:p w14:paraId="14F5537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760" w:author="Office" w:date="2025-09-19T11:02:00Z" w16du:dateUtc="2025-09-19T09:02:00Z"/>
                <w:rFonts w:eastAsia="Times New Roman"/>
                <w:color w:val="000000"/>
                <w:sz w:val="20"/>
                <w:szCs w:val="20"/>
                <w:bdr w:val="none" w:sz="0" w:space="0" w:color="auto"/>
              </w:rPr>
            </w:pPr>
            <w:ins w:id="761" w:author="Office" w:date="2025-09-19T11:02:00Z" w16du:dateUtc="2025-09-19T09:02:00Z">
              <w:r w:rsidRPr="00EA2502">
                <w:rPr>
                  <w:rFonts w:eastAsia="Times New Roman"/>
                  <w:color w:val="000000"/>
                  <w:sz w:val="20"/>
                  <w:szCs w:val="20"/>
                  <w:bdr w:val="none" w:sz="0" w:space="0" w:color="auto"/>
                </w:rPr>
                <w:t>0.04</w:t>
              </w:r>
            </w:ins>
          </w:p>
        </w:tc>
        <w:tc>
          <w:tcPr>
            <w:tcW w:w="808" w:type="dxa"/>
            <w:tcBorders>
              <w:top w:val="nil"/>
              <w:left w:val="nil"/>
              <w:bottom w:val="nil"/>
              <w:right w:val="nil"/>
            </w:tcBorders>
            <w:noWrap/>
            <w:vAlign w:val="center"/>
            <w:hideMark/>
          </w:tcPr>
          <w:p w14:paraId="2290917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762" w:author="Office" w:date="2025-09-19T11:02:00Z" w16du:dateUtc="2025-09-19T09:02:00Z"/>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1F295EC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63"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11256B8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64" w:author="Office" w:date="2025-09-19T11:02:00Z" w16du:dateUtc="2025-09-19T09:02:00Z"/>
                <w:rFonts w:eastAsia="Times New Roman"/>
                <w:color w:val="000000"/>
                <w:sz w:val="20"/>
                <w:szCs w:val="20"/>
                <w:bdr w:val="none" w:sz="0" w:space="0" w:color="auto"/>
              </w:rPr>
            </w:pPr>
            <w:proofErr w:type="spellStart"/>
            <w:ins w:id="765" w:author="Office" w:date="2025-09-19T11:02:00Z" w16du:dateUtc="2025-09-19T09:02:00Z">
              <w:r w:rsidRPr="00EA2502">
                <w:rPr>
                  <w:rFonts w:eastAsia="Times New Roman"/>
                  <w:color w:val="000000"/>
                  <w:sz w:val="20"/>
                  <w:szCs w:val="20"/>
                  <w:bdr w:val="none" w:sz="0" w:space="0" w:color="auto"/>
                </w:rPr>
                <w:t>Psaxi</w:t>
              </w:r>
              <w:proofErr w:type="spellEnd"/>
            </w:ins>
          </w:p>
        </w:tc>
        <w:tc>
          <w:tcPr>
            <w:tcW w:w="619" w:type="dxa"/>
            <w:tcBorders>
              <w:top w:val="nil"/>
              <w:left w:val="nil"/>
              <w:bottom w:val="nil"/>
              <w:right w:val="nil"/>
            </w:tcBorders>
            <w:noWrap/>
            <w:vAlign w:val="center"/>
            <w:hideMark/>
          </w:tcPr>
          <w:p w14:paraId="639C051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66"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shd w:val="clear" w:color="DC841E" w:fill="DC841E"/>
            <w:noWrap/>
            <w:vAlign w:val="center"/>
            <w:hideMark/>
          </w:tcPr>
          <w:p w14:paraId="737B5F4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767" w:author="Office" w:date="2025-09-19T11:02:00Z" w16du:dateUtc="2025-09-19T09:02:00Z"/>
                <w:rFonts w:eastAsia="Times New Roman"/>
                <w:color w:val="000000"/>
                <w:sz w:val="20"/>
                <w:szCs w:val="20"/>
                <w:bdr w:val="none" w:sz="0" w:space="0" w:color="auto"/>
              </w:rPr>
            </w:pPr>
            <w:ins w:id="768" w:author="Office" w:date="2025-09-19T11:02:00Z" w16du:dateUtc="2025-09-19T09:02:00Z">
              <w:r w:rsidRPr="00EA2502">
                <w:rPr>
                  <w:rFonts w:eastAsia="Times New Roman"/>
                  <w:color w:val="000000"/>
                  <w:sz w:val="20"/>
                  <w:szCs w:val="20"/>
                  <w:bdr w:val="none" w:sz="0" w:space="0" w:color="auto"/>
                </w:rPr>
                <w:t>0.24</w:t>
              </w:r>
            </w:ins>
          </w:p>
        </w:tc>
        <w:tc>
          <w:tcPr>
            <w:tcW w:w="526" w:type="dxa"/>
            <w:tcBorders>
              <w:top w:val="nil"/>
              <w:left w:val="nil"/>
              <w:bottom w:val="nil"/>
              <w:right w:val="nil"/>
            </w:tcBorders>
            <w:shd w:val="clear" w:color="CC5D02" w:fill="CC5D02"/>
            <w:noWrap/>
            <w:vAlign w:val="center"/>
            <w:hideMark/>
          </w:tcPr>
          <w:p w14:paraId="5F0200A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769" w:author="Office" w:date="2025-09-19T11:02:00Z" w16du:dateUtc="2025-09-19T09:02:00Z"/>
                <w:rFonts w:eastAsia="Times New Roman"/>
                <w:color w:val="000000"/>
                <w:sz w:val="20"/>
                <w:szCs w:val="20"/>
                <w:bdr w:val="none" w:sz="0" w:space="0" w:color="auto"/>
              </w:rPr>
            </w:pPr>
            <w:ins w:id="770" w:author="Office" w:date="2025-09-19T11:02:00Z" w16du:dateUtc="2025-09-19T09:02:00Z">
              <w:r w:rsidRPr="00EA2502">
                <w:rPr>
                  <w:rFonts w:eastAsia="Times New Roman"/>
                  <w:color w:val="000000"/>
                  <w:sz w:val="20"/>
                  <w:szCs w:val="20"/>
                  <w:bdr w:val="none" w:sz="0" w:space="0" w:color="auto"/>
                </w:rPr>
                <w:t>0.32</w:t>
              </w:r>
            </w:ins>
          </w:p>
        </w:tc>
        <w:tc>
          <w:tcPr>
            <w:tcW w:w="808" w:type="dxa"/>
            <w:tcBorders>
              <w:top w:val="nil"/>
              <w:left w:val="nil"/>
              <w:bottom w:val="nil"/>
              <w:right w:val="nil"/>
            </w:tcBorders>
            <w:noWrap/>
            <w:vAlign w:val="center"/>
            <w:hideMark/>
          </w:tcPr>
          <w:p w14:paraId="6AE0D26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771" w:author="Office" w:date="2025-09-19T11:02:00Z" w16du:dateUtc="2025-09-19T09:02:00Z"/>
                <w:rFonts w:eastAsia="Times New Roman"/>
                <w:color w:val="000000"/>
                <w:sz w:val="20"/>
                <w:szCs w:val="20"/>
                <w:bdr w:val="none" w:sz="0" w:space="0" w:color="auto"/>
              </w:rPr>
            </w:pPr>
          </w:p>
        </w:tc>
        <w:tc>
          <w:tcPr>
            <w:tcW w:w="1135" w:type="dxa"/>
            <w:tcBorders>
              <w:top w:val="nil"/>
              <w:left w:val="nil"/>
              <w:bottom w:val="nil"/>
              <w:right w:val="nil"/>
            </w:tcBorders>
            <w:noWrap/>
            <w:vAlign w:val="center"/>
            <w:hideMark/>
          </w:tcPr>
          <w:p w14:paraId="4DF38B6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72" w:author="Office" w:date="2025-09-19T11:02:00Z" w16du:dateUtc="2025-09-19T09:02:00Z"/>
                <w:rFonts w:eastAsia="Times New Roman"/>
                <w:sz w:val="20"/>
                <w:szCs w:val="20"/>
                <w:bdr w:val="none" w:sz="0" w:space="0" w:color="auto"/>
              </w:rPr>
            </w:pPr>
          </w:p>
        </w:tc>
        <w:tc>
          <w:tcPr>
            <w:tcW w:w="652" w:type="dxa"/>
            <w:tcBorders>
              <w:top w:val="nil"/>
              <w:left w:val="nil"/>
              <w:bottom w:val="nil"/>
              <w:right w:val="nil"/>
            </w:tcBorders>
            <w:noWrap/>
            <w:vAlign w:val="center"/>
            <w:hideMark/>
          </w:tcPr>
          <w:p w14:paraId="1339040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73" w:author="Office" w:date="2025-09-19T11:02:00Z" w16du:dateUtc="2025-09-19T09:02:00Z"/>
                <w:rFonts w:eastAsia="Times New Roman"/>
                <w:sz w:val="20"/>
                <w:szCs w:val="20"/>
                <w:bdr w:val="none" w:sz="0" w:space="0" w:color="auto"/>
              </w:rPr>
            </w:pPr>
          </w:p>
        </w:tc>
        <w:tc>
          <w:tcPr>
            <w:tcW w:w="652" w:type="dxa"/>
            <w:tcBorders>
              <w:top w:val="nil"/>
              <w:left w:val="nil"/>
              <w:bottom w:val="nil"/>
              <w:right w:val="nil"/>
            </w:tcBorders>
            <w:noWrap/>
            <w:vAlign w:val="center"/>
            <w:hideMark/>
          </w:tcPr>
          <w:p w14:paraId="0D5B7CA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74" w:author="Office" w:date="2025-09-19T11:02:00Z" w16du:dateUtc="2025-09-19T09:02:00Z"/>
                <w:rFonts w:eastAsia="Times New Roman"/>
                <w:sz w:val="20"/>
                <w:szCs w:val="20"/>
                <w:bdr w:val="none" w:sz="0" w:space="0" w:color="auto"/>
              </w:rPr>
            </w:pPr>
          </w:p>
        </w:tc>
        <w:tc>
          <w:tcPr>
            <w:tcW w:w="620" w:type="dxa"/>
            <w:tcBorders>
              <w:top w:val="nil"/>
              <w:left w:val="nil"/>
              <w:bottom w:val="nil"/>
              <w:right w:val="nil"/>
            </w:tcBorders>
            <w:noWrap/>
            <w:vAlign w:val="center"/>
            <w:hideMark/>
          </w:tcPr>
          <w:p w14:paraId="09CA91F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75" w:author="Office" w:date="2025-09-19T11:02:00Z" w16du:dateUtc="2025-09-19T09:02:00Z"/>
                <w:rFonts w:eastAsia="Times New Roman"/>
                <w:sz w:val="20"/>
                <w:szCs w:val="20"/>
                <w:bdr w:val="none" w:sz="0" w:space="0" w:color="auto"/>
              </w:rPr>
            </w:pPr>
          </w:p>
        </w:tc>
        <w:tc>
          <w:tcPr>
            <w:tcW w:w="604" w:type="dxa"/>
            <w:tcBorders>
              <w:top w:val="nil"/>
              <w:left w:val="nil"/>
              <w:bottom w:val="nil"/>
              <w:right w:val="nil"/>
            </w:tcBorders>
            <w:noWrap/>
            <w:vAlign w:val="center"/>
            <w:hideMark/>
          </w:tcPr>
          <w:p w14:paraId="3B4DEB5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76" w:author="Office" w:date="2025-09-19T11:02:00Z" w16du:dateUtc="2025-09-19T09:02:00Z"/>
                <w:rFonts w:eastAsia="Times New Roman"/>
                <w:sz w:val="20"/>
                <w:szCs w:val="20"/>
                <w:bdr w:val="none" w:sz="0" w:space="0" w:color="auto"/>
              </w:rPr>
            </w:pPr>
          </w:p>
        </w:tc>
        <w:tc>
          <w:tcPr>
            <w:tcW w:w="652" w:type="dxa"/>
            <w:tcBorders>
              <w:top w:val="nil"/>
              <w:left w:val="nil"/>
              <w:bottom w:val="nil"/>
              <w:right w:val="nil"/>
            </w:tcBorders>
            <w:noWrap/>
            <w:vAlign w:val="center"/>
            <w:hideMark/>
          </w:tcPr>
          <w:p w14:paraId="374A878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77" w:author="Office" w:date="2025-09-19T11:02:00Z" w16du:dateUtc="2025-09-19T09:02:00Z"/>
                <w:rFonts w:eastAsia="Times New Roman"/>
                <w:sz w:val="20"/>
                <w:szCs w:val="20"/>
                <w:bdr w:val="none" w:sz="0" w:space="0" w:color="auto"/>
              </w:rPr>
            </w:pPr>
          </w:p>
        </w:tc>
      </w:tr>
      <w:tr w:rsidR="001951C1" w:rsidRPr="00EA2502" w14:paraId="5263E404" w14:textId="77777777" w:rsidTr="00F41DE9">
        <w:trPr>
          <w:trHeight w:val="258"/>
          <w:ins w:id="778" w:author="Office" w:date="2025-09-19T11:02:00Z" w16du:dateUtc="2025-09-19T09:02:00Z"/>
        </w:trPr>
        <w:tc>
          <w:tcPr>
            <w:tcW w:w="1134" w:type="dxa"/>
            <w:vMerge/>
            <w:tcBorders>
              <w:top w:val="nil"/>
              <w:left w:val="nil"/>
              <w:bottom w:val="nil"/>
              <w:right w:val="nil"/>
            </w:tcBorders>
            <w:vAlign w:val="center"/>
            <w:hideMark/>
          </w:tcPr>
          <w:p w14:paraId="08D8419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79" w:author="Office" w:date="2025-09-19T11:02:00Z" w16du:dateUtc="2025-09-19T09:02:00Z"/>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6B5872C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80" w:author="Office" w:date="2025-09-19T11:02:00Z" w16du:dateUtc="2025-09-19T09:02:00Z"/>
                <w:rFonts w:eastAsia="Times New Roman"/>
                <w:color w:val="000000"/>
                <w:sz w:val="20"/>
                <w:szCs w:val="20"/>
                <w:bdr w:val="none" w:sz="0" w:space="0" w:color="auto"/>
              </w:rPr>
            </w:pPr>
            <w:ins w:id="781" w:author="Office" w:date="2025-09-19T11:02:00Z" w16du:dateUtc="2025-09-19T09:02:00Z">
              <w:r w:rsidRPr="00EA2502">
                <w:rPr>
                  <w:rFonts w:eastAsia="Times New Roman"/>
                  <w:color w:val="000000"/>
                  <w:sz w:val="20"/>
                  <w:szCs w:val="20"/>
                  <w:bdr w:val="none" w:sz="0" w:space="0" w:color="auto"/>
                </w:rPr>
                <w:t>west</w:t>
              </w:r>
            </w:ins>
          </w:p>
        </w:tc>
        <w:tc>
          <w:tcPr>
            <w:tcW w:w="582" w:type="dxa"/>
            <w:tcBorders>
              <w:top w:val="nil"/>
              <w:left w:val="nil"/>
              <w:bottom w:val="nil"/>
              <w:right w:val="nil"/>
            </w:tcBorders>
            <w:noWrap/>
            <w:vAlign w:val="center"/>
            <w:hideMark/>
          </w:tcPr>
          <w:p w14:paraId="3B3815F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82" w:author="Office" w:date="2025-09-19T11:02:00Z" w16du:dateUtc="2025-09-19T09:02:00Z"/>
                <w:rFonts w:eastAsia="Times New Roman"/>
                <w:color w:val="000000"/>
                <w:sz w:val="20"/>
                <w:szCs w:val="20"/>
                <w:bdr w:val="none" w:sz="0" w:space="0" w:color="auto"/>
              </w:rPr>
            </w:pPr>
          </w:p>
        </w:tc>
        <w:tc>
          <w:tcPr>
            <w:tcW w:w="685" w:type="dxa"/>
            <w:tcBorders>
              <w:top w:val="nil"/>
              <w:left w:val="nil"/>
              <w:bottom w:val="nil"/>
              <w:right w:val="nil"/>
            </w:tcBorders>
            <w:shd w:val="clear" w:color="227984" w:fill="227984"/>
            <w:noWrap/>
            <w:vAlign w:val="center"/>
            <w:hideMark/>
          </w:tcPr>
          <w:p w14:paraId="71B0285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783" w:author="Office" w:date="2025-09-19T11:02:00Z" w16du:dateUtc="2025-09-19T09:02:00Z"/>
                <w:rFonts w:eastAsia="Times New Roman"/>
                <w:color w:val="000000"/>
                <w:sz w:val="20"/>
                <w:szCs w:val="20"/>
                <w:bdr w:val="none" w:sz="0" w:space="0" w:color="auto"/>
              </w:rPr>
            </w:pPr>
            <w:ins w:id="784" w:author="Office" w:date="2025-09-19T11:02:00Z" w16du:dateUtc="2025-09-19T09:02:00Z">
              <w:r w:rsidRPr="00EA2502">
                <w:rPr>
                  <w:rFonts w:eastAsia="Times New Roman"/>
                  <w:color w:val="000000"/>
                  <w:sz w:val="20"/>
                  <w:szCs w:val="20"/>
                  <w:bdr w:val="none" w:sz="0" w:space="0" w:color="auto"/>
                </w:rPr>
                <w:t>0.07</w:t>
              </w:r>
            </w:ins>
          </w:p>
        </w:tc>
        <w:tc>
          <w:tcPr>
            <w:tcW w:w="808" w:type="dxa"/>
            <w:tcBorders>
              <w:top w:val="nil"/>
              <w:left w:val="nil"/>
              <w:bottom w:val="nil"/>
              <w:right w:val="nil"/>
            </w:tcBorders>
            <w:noWrap/>
            <w:vAlign w:val="center"/>
            <w:hideMark/>
          </w:tcPr>
          <w:p w14:paraId="0E0913A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785" w:author="Office" w:date="2025-09-19T11:02:00Z" w16du:dateUtc="2025-09-19T09:02:00Z"/>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0D4403C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86"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0550AFE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87" w:author="Office" w:date="2025-09-19T11:02:00Z" w16du:dateUtc="2025-09-19T09:02:00Z"/>
                <w:rFonts w:eastAsia="Times New Roman"/>
                <w:color w:val="000000"/>
                <w:sz w:val="20"/>
                <w:szCs w:val="20"/>
                <w:bdr w:val="none" w:sz="0" w:space="0" w:color="auto"/>
              </w:rPr>
            </w:pPr>
            <w:proofErr w:type="spellStart"/>
            <w:ins w:id="788" w:author="Office" w:date="2025-09-19T11:02:00Z" w16du:dateUtc="2025-09-19T09:02:00Z">
              <w:r w:rsidRPr="00EA2502">
                <w:rPr>
                  <w:rFonts w:eastAsia="Times New Roman"/>
                  <w:color w:val="000000"/>
                  <w:sz w:val="20"/>
                  <w:szCs w:val="20"/>
                  <w:bdr w:val="none" w:sz="0" w:space="0" w:color="auto"/>
                </w:rPr>
                <w:t>Psche</w:t>
              </w:r>
              <w:proofErr w:type="spellEnd"/>
            </w:ins>
          </w:p>
        </w:tc>
        <w:tc>
          <w:tcPr>
            <w:tcW w:w="619" w:type="dxa"/>
            <w:tcBorders>
              <w:top w:val="nil"/>
              <w:left w:val="nil"/>
              <w:bottom w:val="nil"/>
              <w:right w:val="nil"/>
            </w:tcBorders>
            <w:noWrap/>
            <w:vAlign w:val="center"/>
            <w:hideMark/>
          </w:tcPr>
          <w:p w14:paraId="0379BC0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89"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702F942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90" w:author="Office" w:date="2025-09-19T11:02:00Z" w16du:dateUtc="2025-09-19T09:02:00Z"/>
                <w:rFonts w:eastAsia="Times New Roman"/>
                <w:sz w:val="20"/>
                <w:szCs w:val="20"/>
                <w:bdr w:val="none" w:sz="0" w:space="0" w:color="auto"/>
              </w:rPr>
            </w:pPr>
          </w:p>
        </w:tc>
        <w:tc>
          <w:tcPr>
            <w:tcW w:w="526" w:type="dxa"/>
            <w:tcBorders>
              <w:top w:val="nil"/>
              <w:left w:val="nil"/>
              <w:bottom w:val="nil"/>
              <w:right w:val="nil"/>
            </w:tcBorders>
            <w:shd w:val="clear" w:color="DE8821" w:fill="DE8821"/>
            <w:noWrap/>
            <w:vAlign w:val="center"/>
            <w:hideMark/>
          </w:tcPr>
          <w:p w14:paraId="6C53E28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791" w:author="Office" w:date="2025-09-19T11:02:00Z" w16du:dateUtc="2025-09-19T09:02:00Z"/>
                <w:rFonts w:eastAsia="Times New Roman"/>
                <w:color w:val="000000"/>
                <w:sz w:val="20"/>
                <w:szCs w:val="20"/>
                <w:bdr w:val="none" w:sz="0" w:space="0" w:color="auto"/>
              </w:rPr>
            </w:pPr>
            <w:ins w:id="792" w:author="Office" w:date="2025-09-19T11:02:00Z" w16du:dateUtc="2025-09-19T09:02:00Z">
              <w:r w:rsidRPr="00EA2502">
                <w:rPr>
                  <w:rFonts w:eastAsia="Times New Roman"/>
                  <w:color w:val="000000"/>
                  <w:sz w:val="20"/>
                  <w:szCs w:val="20"/>
                  <w:bdr w:val="none" w:sz="0" w:space="0" w:color="auto"/>
                </w:rPr>
                <w:t>0.24</w:t>
              </w:r>
            </w:ins>
          </w:p>
        </w:tc>
        <w:tc>
          <w:tcPr>
            <w:tcW w:w="808" w:type="dxa"/>
            <w:tcBorders>
              <w:top w:val="nil"/>
              <w:left w:val="nil"/>
              <w:bottom w:val="nil"/>
              <w:right w:val="nil"/>
            </w:tcBorders>
            <w:noWrap/>
            <w:vAlign w:val="center"/>
            <w:hideMark/>
          </w:tcPr>
          <w:p w14:paraId="6925413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793" w:author="Office" w:date="2025-09-19T11:02:00Z" w16du:dateUtc="2025-09-19T09:02:00Z"/>
                <w:rFonts w:eastAsia="Times New Roman"/>
                <w:color w:val="000000"/>
                <w:sz w:val="20"/>
                <w:szCs w:val="20"/>
                <w:bdr w:val="none" w:sz="0" w:space="0" w:color="auto"/>
              </w:rPr>
            </w:pPr>
          </w:p>
        </w:tc>
        <w:tc>
          <w:tcPr>
            <w:tcW w:w="1135" w:type="dxa"/>
            <w:vMerge w:val="restart"/>
            <w:tcBorders>
              <w:top w:val="nil"/>
              <w:left w:val="nil"/>
              <w:bottom w:val="nil"/>
              <w:right w:val="nil"/>
            </w:tcBorders>
            <w:noWrap/>
            <w:vAlign w:val="center"/>
            <w:hideMark/>
          </w:tcPr>
          <w:p w14:paraId="5543801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794" w:author="Office" w:date="2025-09-19T11:02:00Z" w16du:dateUtc="2025-09-19T09:02:00Z"/>
                <w:rFonts w:eastAsia="Times New Roman"/>
                <w:color w:val="000000"/>
                <w:sz w:val="20"/>
                <w:szCs w:val="20"/>
                <w:bdr w:val="none" w:sz="0" w:space="0" w:color="auto"/>
              </w:rPr>
            </w:pPr>
            <w:proofErr w:type="spellStart"/>
            <w:ins w:id="795" w:author="Office" w:date="2025-09-19T11:02:00Z" w16du:dateUtc="2025-09-19T09:02:00Z">
              <w:r w:rsidRPr="00EA2502">
                <w:rPr>
                  <w:rFonts w:eastAsia="Times New Roman"/>
                  <w:color w:val="000000"/>
                  <w:sz w:val="20"/>
                  <w:szCs w:val="20"/>
                  <w:bdr w:val="none" w:sz="0" w:space="0" w:color="auto"/>
                </w:rPr>
                <w:t>infl</w:t>
              </w:r>
              <w:proofErr w:type="spellEnd"/>
            </w:ins>
          </w:p>
        </w:tc>
        <w:tc>
          <w:tcPr>
            <w:tcW w:w="652" w:type="dxa"/>
            <w:tcBorders>
              <w:top w:val="nil"/>
              <w:left w:val="nil"/>
              <w:bottom w:val="nil"/>
              <w:right w:val="nil"/>
            </w:tcBorders>
            <w:noWrap/>
            <w:vAlign w:val="center"/>
            <w:hideMark/>
          </w:tcPr>
          <w:p w14:paraId="1995090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796" w:author="Office" w:date="2025-09-19T11:02:00Z" w16du:dateUtc="2025-09-19T09:02:00Z"/>
                <w:rFonts w:eastAsia="Times New Roman"/>
                <w:color w:val="000000"/>
                <w:sz w:val="20"/>
                <w:szCs w:val="20"/>
                <w:bdr w:val="none" w:sz="0" w:space="0" w:color="auto"/>
              </w:rPr>
            </w:pPr>
            <w:proofErr w:type="spellStart"/>
            <w:ins w:id="797" w:author="Office" w:date="2025-09-19T11:02:00Z" w16du:dateUtc="2025-09-19T09:02:00Z">
              <w:r w:rsidRPr="00EA2502">
                <w:rPr>
                  <w:rFonts w:eastAsia="Times New Roman"/>
                  <w:color w:val="000000"/>
                  <w:sz w:val="20"/>
                  <w:szCs w:val="20"/>
                  <w:bdr w:val="none" w:sz="0" w:space="0" w:color="auto"/>
                </w:rPr>
                <w:t>caes</w:t>
              </w:r>
              <w:proofErr w:type="spellEnd"/>
            </w:ins>
          </w:p>
        </w:tc>
        <w:tc>
          <w:tcPr>
            <w:tcW w:w="652" w:type="dxa"/>
            <w:tcBorders>
              <w:top w:val="nil"/>
              <w:left w:val="nil"/>
              <w:bottom w:val="nil"/>
              <w:right w:val="nil"/>
            </w:tcBorders>
            <w:shd w:val="clear" w:color="D07179" w:fill="D07179"/>
            <w:noWrap/>
            <w:vAlign w:val="center"/>
            <w:hideMark/>
          </w:tcPr>
          <w:p w14:paraId="05875CB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798" w:author="Office" w:date="2025-09-19T11:02:00Z" w16du:dateUtc="2025-09-19T09:02:00Z"/>
                <w:rFonts w:eastAsia="Times New Roman"/>
                <w:color w:val="000000"/>
                <w:sz w:val="20"/>
                <w:szCs w:val="20"/>
                <w:bdr w:val="none" w:sz="0" w:space="0" w:color="auto"/>
              </w:rPr>
            </w:pPr>
            <w:ins w:id="799" w:author="Office" w:date="2025-09-19T11:02:00Z" w16du:dateUtc="2025-09-19T09:02:00Z">
              <w:r w:rsidRPr="00EA2502">
                <w:rPr>
                  <w:rFonts w:eastAsia="Times New Roman"/>
                  <w:color w:val="000000"/>
                  <w:sz w:val="20"/>
                  <w:szCs w:val="20"/>
                  <w:bdr w:val="none" w:sz="0" w:space="0" w:color="auto"/>
                </w:rPr>
                <w:t>0.35</w:t>
              </w:r>
            </w:ins>
          </w:p>
        </w:tc>
        <w:tc>
          <w:tcPr>
            <w:tcW w:w="620" w:type="dxa"/>
            <w:tcBorders>
              <w:top w:val="nil"/>
              <w:left w:val="nil"/>
              <w:bottom w:val="nil"/>
              <w:right w:val="nil"/>
            </w:tcBorders>
            <w:shd w:val="clear" w:color="DA8E95" w:fill="DA8E95"/>
            <w:noWrap/>
            <w:vAlign w:val="center"/>
            <w:hideMark/>
          </w:tcPr>
          <w:p w14:paraId="34FD44F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800" w:author="Office" w:date="2025-09-19T11:02:00Z" w16du:dateUtc="2025-09-19T09:02:00Z"/>
                <w:rFonts w:eastAsia="Times New Roman"/>
                <w:color w:val="000000"/>
                <w:sz w:val="20"/>
                <w:szCs w:val="20"/>
                <w:bdr w:val="none" w:sz="0" w:space="0" w:color="auto"/>
              </w:rPr>
            </w:pPr>
            <w:ins w:id="801" w:author="Office" w:date="2025-09-19T11:02:00Z" w16du:dateUtc="2025-09-19T09:02:00Z">
              <w:r w:rsidRPr="00EA2502">
                <w:rPr>
                  <w:rFonts w:eastAsia="Times New Roman"/>
                  <w:color w:val="000000"/>
                  <w:sz w:val="20"/>
                  <w:szCs w:val="20"/>
                  <w:bdr w:val="none" w:sz="0" w:space="0" w:color="auto"/>
                </w:rPr>
                <w:t>0.40</w:t>
              </w:r>
            </w:ins>
          </w:p>
        </w:tc>
        <w:tc>
          <w:tcPr>
            <w:tcW w:w="604" w:type="dxa"/>
            <w:tcBorders>
              <w:top w:val="nil"/>
              <w:left w:val="nil"/>
              <w:bottom w:val="nil"/>
              <w:right w:val="nil"/>
            </w:tcBorders>
            <w:shd w:val="clear" w:color="D0717A" w:fill="D0717A"/>
            <w:noWrap/>
            <w:vAlign w:val="center"/>
            <w:hideMark/>
          </w:tcPr>
          <w:p w14:paraId="734B285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802" w:author="Office" w:date="2025-09-19T11:02:00Z" w16du:dateUtc="2025-09-19T09:02:00Z"/>
                <w:rFonts w:eastAsia="Times New Roman"/>
                <w:color w:val="000000"/>
                <w:sz w:val="20"/>
                <w:szCs w:val="20"/>
                <w:bdr w:val="none" w:sz="0" w:space="0" w:color="auto"/>
              </w:rPr>
            </w:pPr>
            <w:ins w:id="803" w:author="Office" w:date="2025-09-19T11:02:00Z" w16du:dateUtc="2025-09-19T09:02:00Z">
              <w:r w:rsidRPr="00EA2502">
                <w:rPr>
                  <w:rFonts w:eastAsia="Times New Roman"/>
                  <w:color w:val="000000"/>
                  <w:sz w:val="20"/>
                  <w:szCs w:val="20"/>
                  <w:bdr w:val="none" w:sz="0" w:space="0" w:color="auto"/>
                </w:rPr>
                <w:t>0.35</w:t>
              </w:r>
            </w:ins>
          </w:p>
        </w:tc>
        <w:tc>
          <w:tcPr>
            <w:tcW w:w="652" w:type="dxa"/>
            <w:tcBorders>
              <w:top w:val="nil"/>
              <w:left w:val="nil"/>
              <w:bottom w:val="nil"/>
              <w:right w:val="nil"/>
            </w:tcBorders>
            <w:shd w:val="clear" w:color="CF6E77" w:fill="CF6E77"/>
            <w:noWrap/>
            <w:vAlign w:val="center"/>
            <w:hideMark/>
          </w:tcPr>
          <w:p w14:paraId="2558954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804" w:author="Office" w:date="2025-09-19T11:02:00Z" w16du:dateUtc="2025-09-19T09:02:00Z"/>
                <w:rFonts w:eastAsia="Times New Roman"/>
                <w:color w:val="000000"/>
                <w:sz w:val="20"/>
                <w:szCs w:val="20"/>
                <w:bdr w:val="none" w:sz="0" w:space="0" w:color="auto"/>
              </w:rPr>
            </w:pPr>
            <w:ins w:id="805" w:author="Office" w:date="2025-09-19T11:02:00Z" w16du:dateUtc="2025-09-19T09:02:00Z">
              <w:r w:rsidRPr="00EA2502">
                <w:rPr>
                  <w:rFonts w:eastAsia="Times New Roman"/>
                  <w:color w:val="000000"/>
                  <w:sz w:val="20"/>
                  <w:szCs w:val="20"/>
                  <w:bdr w:val="none" w:sz="0" w:space="0" w:color="auto"/>
                </w:rPr>
                <w:t>0.35</w:t>
              </w:r>
            </w:ins>
          </w:p>
        </w:tc>
      </w:tr>
      <w:tr w:rsidR="001951C1" w:rsidRPr="00EA2502" w14:paraId="1EF32D3F" w14:textId="77777777" w:rsidTr="00F41DE9">
        <w:trPr>
          <w:trHeight w:val="258"/>
          <w:ins w:id="806" w:author="Office" w:date="2025-09-19T11:02:00Z" w16du:dateUtc="2025-09-19T09:02:00Z"/>
        </w:trPr>
        <w:tc>
          <w:tcPr>
            <w:tcW w:w="1134" w:type="dxa"/>
            <w:vMerge w:val="restart"/>
            <w:tcBorders>
              <w:top w:val="nil"/>
              <w:left w:val="nil"/>
              <w:bottom w:val="nil"/>
              <w:right w:val="nil"/>
            </w:tcBorders>
            <w:noWrap/>
            <w:vAlign w:val="center"/>
            <w:hideMark/>
          </w:tcPr>
          <w:p w14:paraId="5D2F46C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807" w:author="Office" w:date="2025-09-19T11:02:00Z" w16du:dateUtc="2025-09-19T09:02:00Z"/>
                <w:rFonts w:eastAsia="Times New Roman"/>
                <w:color w:val="000000"/>
                <w:sz w:val="20"/>
                <w:szCs w:val="20"/>
                <w:bdr w:val="none" w:sz="0" w:space="0" w:color="auto"/>
              </w:rPr>
            </w:pPr>
            <w:proofErr w:type="spellStart"/>
            <w:ins w:id="808" w:author="Office" w:date="2025-09-19T11:02:00Z" w16du:dateUtc="2025-09-19T09:02:00Z">
              <w:r w:rsidRPr="00EA2502">
                <w:rPr>
                  <w:rFonts w:eastAsia="Times New Roman"/>
                  <w:color w:val="000000"/>
                  <w:sz w:val="20"/>
                  <w:szCs w:val="20"/>
                  <w:bdr w:val="none" w:sz="0" w:space="0" w:color="auto"/>
                </w:rPr>
                <w:t>nico</w:t>
              </w:r>
              <w:proofErr w:type="spellEnd"/>
            </w:ins>
          </w:p>
        </w:tc>
        <w:tc>
          <w:tcPr>
            <w:tcW w:w="641" w:type="dxa"/>
            <w:tcBorders>
              <w:top w:val="nil"/>
              <w:left w:val="nil"/>
              <w:bottom w:val="nil"/>
              <w:right w:val="nil"/>
            </w:tcBorders>
            <w:noWrap/>
            <w:vAlign w:val="center"/>
            <w:hideMark/>
          </w:tcPr>
          <w:p w14:paraId="79BABAD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809" w:author="Office" w:date="2025-09-19T11:02:00Z" w16du:dateUtc="2025-09-19T09:02:00Z"/>
                <w:rFonts w:eastAsia="Times New Roman"/>
                <w:color w:val="000000"/>
                <w:sz w:val="20"/>
                <w:szCs w:val="20"/>
                <w:bdr w:val="none" w:sz="0" w:space="0" w:color="auto"/>
              </w:rPr>
            </w:pPr>
          </w:p>
        </w:tc>
        <w:tc>
          <w:tcPr>
            <w:tcW w:w="582" w:type="dxa"/>
            <w:tcBorders>
              <w:top w:val="nil"/>
              <w:left w:val="nil"/>
              <w:bottom w:val="nil"/>
              <w:right w:val="nil"/>
            </w:tcBorders>
            <w:noWrap/>
            <w:vAlign w:val="center"/>
            <w:hideMark/>
          </w:tcPr>
          <w:p w14:paraId="0B9E008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10" w:author="Office" w:date="2025-09-19T11:02:00Z" w16du:dateUtc="2025-09-19T09:02:00Z"/>
                <w:rFonts w:eastAsia="Times New Roman"/>
                <w:sz w:val="20"/>
                <w:szCs w:val="20"/>
                <w:bdr w:val="none" w:sz="0" w:space="0" w:color="auto"/>
              </w:rPr>
            </w:pPr>
          </w:p>
        </w:tc>
        <w:tc>
          <w:tcPr>
            <w:tcW w:w="685" w:type="dxa"/>
            <w:tcBorders>
              <w:top w:val="nil"/>
              <w:left w:val="nil"/>
              <w:bottom w:val="nil"/>
              <w:right w:val="nil"/>
            </w:tcBorders>
            <w:noWrap/>
            <w:vAlign w:val="center"/>
            <w:hideMark/>
          </w:tcPr>
          <w:p w14:paraId="478706A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11"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2216CC5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12" w:author="Office" w:date="2025-09-19T11:02:00Z" w16du:dateUtc="2025-09-19T09:02:00Z"/>
                <w:rFonts w:eastAsia="Times New Roman"/>
                <w:sz w:val="20"/>
                <w:szCs w:val="20"/>
                <w:bdr w:val="none" w:sz="0" w:space="0" w:color="auto"/>
              </w:rPr>
            </w:pPr>
          </w:p>
        </w:tc>
        <w:tc>
          <w:tcPr>
            <w:tcW w:w="1135" w:type="dxa"/>
            <w:tcBorders>
              <w:top w:val="nil"/>
              <w:left w:val="nil"/>
              <w:bottom w:val="nil"/>
              <w:right w:val="nil"/>
            </w:tcBorders>
            <w:noWrap/>
            <w:vAlign w:val="center"/>
            <w:hideMark/>
          </w:tcPr>
          <w:p w14:paraId="5FAA351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13" w:author="Office" w:date="2025-09-19T11:02:00Z" w16du:dateUtc="2025-09-19T09:02:00Z"/>
                <w:rFonts w:eastAsia="Times New Roman"/>
                <w:sz w:val="20"/>
                <w:szCs w:val="20"/>
                <w:bdr w:val="none" w:sz="0" w:space="0" w:color="auto"/>
              </w:rPr>
            </w:pPr>
          </w:p>
        </w:tc>
        <w:tc>
          <w:tcPr>
            <w:tcW w:w="700" w:type="dxa"/>
            <w:tcBorders>
              <w:top w:val="nil"/>
              <w:left w:val="nil"/>
              <w:bottom w:val="nil"/>
              <w:right w:val="nil"/>
            </w:tcBorders>
            <w:noWrap/>
            <w:vAlign w:val="center"/>
            <w:hideMark/>
          </w:tcPr>
          <w:p w14:paraId="1FC3AD7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14" w:author="Office" w:date="2025-09-19T11:02:00Z" w16du:dateUtc="2025-09-19T09:02:00Z"/>
                <w:rFonts w:eastAsia="Times New Roman"/>
                <w:sz w:val="20"/>
                <w:szCs w:val="20"/>
                <w:bdr w:val="none" w:sz="0" w:space="0" w:color="auto"/>
              </w:rPr>
            </w:pPr>
          </w:p>
        </w:tc>
        <w:tc>
          <w:tcPr>
            <w:tcW w:w="619" w:type="dxa"/>
            <w:tcBorders>
              <w:top w:val="nil"/>
              <w:left w:val="nil"/>
              <w:bottom w:val="nil"/>
              <w:right w:val="nil"/>
            </w:tcBorders>
            <w:noWrap/>
            <w:vAlign w:val="center"/>
            <w:hideMark/>
          </w:tcPr>
          <w:p w14:paraId="30E3711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15" w:author="Office" w:date="2025-09-19T11:02:00Z" w16du:dateUtc="2025-09-19T09:02:00Z"/>
                <w:rFonts w:eastAsia="Times New Roman"/>
                <w:sz w:val="20"/>
                <w:szCs w:val="20"/>
                <w:bdr w:val="none" w:sz="0" w:space="0" w:color="auto"/>
              </w:rPr>
            </w:pPr>
          </w:p>
        </w:tc>
        <w:tc>
          <w:tcPr>
            <w:tcW w:w="700" w:type="dxa"/>
            <w:tcBorders>
              <w:top w:val="nil"/>
              <w:left w:val="nil"/>
              <w:bottom w:val="nil"/>
              <w:right w:val="nil"/>
            </w:tcBorders>
            <w:noWrap/>
            <w:vAlign w:val="center"/>
            <w:hideMark/>
          </w:tcPr>
          <w:p w14:paraId="20769A0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16" w:author="Office" w:date="2025-09-19T11:02:00Z" w16du:dateUtc="2025-09-19T09:02:00Z"/>
                <w:rFonts w:eastAsia="Times New Roman"/>
                <w:sz w:val="20"/>
                <w:szCs w:val="20"/>
                <w:bdr w:val="none" w:sz="0" w:space="0" w:color="auto"/>
              </w:rPr>
            </w:pPr>
          </w:p>
        </w:tc>
        <w:tc>
          <w:tcPr>
            <w:tcW w:w="526" w:type="dxa"/>
            <w:tcBorders>
              <w:top w:val="nil"/>
              <w:left w:val="nil"/>
              <w:bottom w:val="nil"/>
              <w:right w:val="nil"/>
            </w:tcBorders>
            <w:noWrap/>
            <w:vAlign w:val="center"/>
            <w:hideMark/>
          </w:tcPr>
          <w:p w14:paraId="00FF14F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17"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54D44A8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18" w:author="Office" w:date="2025-09-19T11:02:00Z" w16du:dateUtc="2025-09-19T09:02:00Z"/>
                <w:rFonts w:eastAsia="Times New Roman"/>
                <w:sz w:val="20"/>
                <w:szCs w:val="20"/>
                <w:bdr w:val="none" w:sz="0" w:space="0" w:color="auto"/>
              </w:rPr>
            </w:pPr>
          </w:p>
        </w:tc>
        <w:tc>
          <w:tcPr>
            <w:tcW w:w="1135" w:type="dxa"/>
            <w:vMerge/>
            <w:tcBorders>
              <w:top w:val="nil"/>
              <w:left w:val="nil"/>
              <w:bottom w:val="nil"/>
              <w:right w:val="nil"/>
            </w:tcBorders>
            <w:vAlign w:val="center"/>
            <w:hideMark/>
          </w:tcPr>
          <w:p w14:paraId="6F3D08F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19" w:author="Office" w:date="2025-09-19T11:02:00Z" w16du:dateUtc="2025-09-19T09:02:00Z"/>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138E002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20" w:author="Office" w:date="2025-09-19T11:02:00Z" w16du:dateUtc="2025-09-19T09:02:00Z"/>
                <w:rFonts w:eastAsia="Times New Roman"/>
                <w:color w:val="000000"/>
                <w:sz w:val="20"/>
                <w:szCs w:val="20"/>
                <w:bdr w:val="none" w:sz="0" w:space="0" w:color="auto"/>
              </w:rPr>
            </w:pPr>
            <w:proofErr w:type="spellStart"/>
            <w:ins w:id="821" w:author="Office" w:date="2025-09-19T11:02:00Z" w16du:dateUtc="2025-09-19T09:02:00Z">
              <w:r w:rsidRPr="00EA2502">
                <w:rPr>
                  <w:rFonts w:eastAsia="Times New Roman"/>
                  <w:color w:val="000000"/>
                  <w:sz w:val="20"/>
                  <w:szCs w:val="20"/>
                  <w:bdr w:val="none" w:sz="0" w:space="0" w:color="auto"/>
                </w:rPr>
                <w:t>duse</w:t>
              </w:r>
              <w:proofErr w:type="spellEnd"/>
            </w:ins>
          </w:p>
        </w:tc>
        <w:tc>
          <w:tcPr>
            <w:tcW w:w="652" w:type="dxa"/>
            <w:tcBorders>
              <w:top w:val="nil"/>
              <w:left w:val="nil"/>
              <w:bottom w:val="nil"/>
              <w:right w:val="nil"/>
            </w:tcBorders>
            <w:noWrap/>
            <w:vAlign w:val="center"/>
            <w:hideMark/>
          </w:tcPr>
          <w:p w14:paraId="49A91EA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22" w:author="Office" w:date="2025-09-19T11:02:00Z" w16du:dateUtc="2025-09-19T09:02:00Z"/>
                <w:rFonts w:eastAsia="Times New Roman"/>
                <w:color w:val="000000"/>
                <w:sz w:val="20"/>
                <w:szCs w:val="20"/>
                <w:bdr w:val="none" w:sz="0" w:space="0" w:color="auto"/>
              </w:rPr>
            </w:pPr>
          </w:p>
        </w:tc>
        <w:tc>
          <w:tcPr>
            <w:tcW w:w="620" w:type="dxa"/>
            <w:tcBorders>
              <w:top w:val="nil"/>
              <w:left w:val="nil"/>
              <w:bottom w:val="nil"/>
              <w:right w:val="nil"/>
            </w:tcBorders>
            <w:shd w:val="clear" w:color="CA606A" w:fill="CA606A"/>
            <w:noWrap/>
            <w:vAlign w:val="center"/>
            <w:hideMark/>
          </w:tcPr>
          <w:p w14:paraId="7809CCD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823" w:author="Office" w:date="2025-09-19T11:02:00Z" w16du:dateUtc="2025-09-19T09:02:00Z"/>
                <w:rFonts w:eastAsia="Times New Roman"/>
                <w:color w:val="000000"/>
                <w:sz w:val="20"/>
                <w:szCs w:val="20"/>
                <w:bdr w:val="none" w:sz="0" w:space="0" w:color="auto"/>
              </w:rPr>
            </w:pPr>
            <w:ins w:id="824" w:author="Office" w:date="2025-09-19T11:02:00Z" w16du:dateUtc="2025-09-19T09:02:00Z">
              <w:r w:rsidRPr="00EA2502">
                <w:rPr>
                  <w:rFonts w:eastAsia="Times New Roman"/>
                  <w:color w:val="000000"/>
                  <w:sz w:val="20"/>
                  <w:szCs w:val="20"/>
                  <w:bdr w:val="none" w:sz="0" w:space="0" w:color="auto"/>
                </w:rPr>
                <w:t>0.32</w:t>
              </w:r>
            </w:ins>
          </w:p>
        </w:tc>
        <w:tc>
          <w:tcPr>
            <w:tcW w:w="604" w:type="dxa"/>
            <w:tcBorders>
              <w:top w:val="nil"/>
              <w:left w:val="nil"/>
              <w:bottom w:val="nil"/>
              <w:right w:val="nil"/>
            </w:tcBorders>
            <w:shd w:val="clear" w:color="C24954" w:fill="C24954"/>
            <w:noWrap/>
            <w:vAlign w:val="center"/>
            <w:hideMark/>
          </w:tcPr>
          <w:p w14:paraId="2B058FE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825" w:author="Office" w:date="2025-09-19T11:02:00Z" w16du:dateUtc="2025-09-19T09:02:00Z"/>
                <w:rFonts w:eastAsia="Times New Roman"/>
                <w:color w:val="000000"/>
                <w:sz w:val="20"/>
                <w:szCs w:val="20"/>
                <w:bdr w:val="none" w:sz="0" w:space="0" w:color="auto"/>
              </w:rPr>
            </w:pPr>
            <w:ins w:id="826" w:author="Office" w:date="2025-09-19T11:02:00Z" w16du:dateUtc="2025-09-19T09:02:00Z">
              <w:r w:rsidRPr="00EA2502">
                <w:rPr>
                  <w:rFonts w:eastAsia="Times New Roman"/>
                  <w:color w:val="000000"/>
                  <w:sz w:val="20"/>
                  <w:szCs w:val="20"/>
                  <w:bdr w:val="none" w:sz="0" w:space="0" w:color="auto"/>
                </w:rPr>
                <w:t>0.29</w:t>
              </w:r>
            </w:ins>
          </w:p>
        </w:tc>
        <w:tc>
          <w:tcPr>
            <w:tcW w:w="652" w:type="dxa"/>
            <w:tcBorders>
              <w:top w:val="nil"/>
              <w:left w:val="nil"/>
              <w:bottom w:val="nil"/>
              <w:right w:val="nil"/>
            </w:tcBorders>
            <w:shd w:val="clear" w:color="C0414D" w:fill="C0414D"/>
            <w:noWrap/>
            <w:vAlign w:val="center"/>
            <w:hideMark/>
          </w:tcPr>
          <w:p w14:paraId="0F6E8BB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827" w:author="Office" w:date="2025-09-19T11:02:00Z" w16du:dateUtc="2025-09-19T09:02:00Z"/>
                <w:rFonts w:eastAsia="Times New Roman"/>
                <w:color w:val="000000"/>
                <w:sz w:val="20"/>
                <w:szCs w:val="20"/>
                <w:bdr w:val="none" w:sz="0" w:space="0" w:color="auto"/>
              </w:rPr>
            </w:pPr>
            <w:ins w:id="828" w:author="Office" w:date="2025-09-19T11:02:00Z" w16du:dateUtc="2025-09-19T09:02:00Z">
              <w:r w:rsidRPr="00EA2502">
                <w:rPr>
                  <w:rFonts w:eastAsia="Times New Roman"/>
                  <w:color w:val="000000"/>
                  <w:sz w:val="20"/>
                  <w:szCs w:val="20"/>
                  <w:bdr w:val="none" w:sz="0" w:space="0" w:color="auto"/>
                </w:rPr>
                <w:t>0.28</w:t>
              </w:r>
            </w:ins>
          </w:p>
        </w:tc>
      </w:tr>
      <w:tr w:rsidR="001951C1" w:rsidRPr="00EA2502" w14:paraId="5687E8FB" w14:textId="77777777" w:rsidTr="00F41DE9">
        <w:trPr>
          <w:trHeight w:val="258"/>
          <w:ins w:id="829" w:author="Office" w:date="2025-09-19T11:02:00Z" w16du:dateUtc="2025-09-19T09:02:00Z"/>
        </w:trPr>
        <w:tc>
          <w:tcPr>
            <w:tcW w:w="1134" w:type="dxa"/>
            <w:vMerge/>
            <w:tcBorders>
              <w:top w:val="nil"/>
              <w:left w:val="nil"/>
              <w:bottom w:val="nil"/>
              <w:right w:val="nil"/>
            </w:tcBorders>
            <w:vAlign w:val="center"/>
            <w:hideMark/>
          </w:tcPr>
          <w:p w14:paraId="721B991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30" w:author="Office" w:date="2025-09-19T11:02:00Z" w16du:dateUtc="2025-09-19T09:02:00Z"/>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27CCBA9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31" w:author="Office" w:date="2025-09-19T11:02:00Z" w16du:dateUtc="2025-09-19T09:02:00Z"/>
                <w:rFonts w:eastAsia="Times New Roman"/>
                <w:color w:val="000000"/>
                <w:sz w:val="20"/>
                <w:szCs w:val="20"/>
                <w:bdr w:val="none" w:sz="0" w:space="0" w:color="auto"/>
              </w:rPr>
            </w:pPr>
            <w:ins w:id="832" w:author="Office" w:date="2025-09-19T11:02:00Z" w16du:dateUtc="2025-09-19T09:02:00Z">
              <w:r w:rsidRPr="00EA2502">
                <w:rPr>
                  <w:rFonts w:eastAsia="Times New Roman"/>
                  <w:color w:val="000000"/>
                  <w:sz w:val="20"/>
                  <w:szCs w:val="20"/>
                  <w:bdr w:val="none" w:sz="0" w:space="0" w:color="auto"/>
                </w:rPr>
                <w:t>north</w:t>
              </w:r>
            </w:ins>
          </w:p>
        </w:tc>
        <w:tc>
          <w:tcPr>
            <w:tcW w:w="582" w:type="dxa"/>
            <w:tcBorders>
              <w:top w:val="nil"/>
              <w:left w:val="nil"/>
              <w:bottom w:val="nil"/>
              <w:right w:val="nil"/>
            </w:tcBorders>
            <w:shd w:val="clear" w:color="005F73" w:fill="005F73"/>
            <w:noWrap/>
            <w:vAlign w:val="center"/>
            <w:hideMark/>
          </w:tcPr>
          <w:p w14:paraId="741FAF7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833" w:author="Office" w:date="2025-09-19T11:02:00Z" w16du:dateUtc="2025-09-19T09:02:00Z"/>
                <w:rFonts w:eastAsia="Times New Roman"/>
                <w:color w:val="000000"/>
                <w:sz w:val="20"/>
                <w:szCs w:val="20"/>
                <w:bdr w:val="none" w:sz="0" w:space="0" w:color="auto"/>
              </w:rPr>
            </w:pPr>
            <w:ins w:id="834" w:author="Office" w:date="2025-09-19T11:02:00Z" w16du:dateUtc="2025-09-19T09:02:00Z">
              <w:r w:rsidRPr="00EA2502">
                <w:rPr>
                  <w:rFonts w:eastAsia="Times New Roman"/>
                  <w:color w:val="000000"/>
                  <w:sz w:val="20"/>
                  <w:szCs w:val="20"/>
                  <w:bdr w:val="none" w:sz="0" w:space="0" w:color="auto"/>
                </w:rPr>
                <w:t>0.08</w:t>
              </w:r>
            </w:ins>
          </w:p>
        </w:tc>
        <w:tc>
          <w:tcPr>
            <w:tcW w:w="685" w:type="dxa"/>
            <w:tcBorders>
              <w:top w:val="nil"/>
              <w:left w:val="nil"/>
              <w:bottom w:val="nil"/>
              <w:right w:val="nil"/>
            </w:tcBorders>
            <w:shd w:val="clear" w:color="94D2BD" w:fill="94D2BD"/>
            <w:noWrap/>
            <w:vAlign w:val="center"/>
            <w:hideMark/>
          </w:tcPr>
          <w:p w14:paraId="7E9A417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835" w:author="Office" w:date="2025-09-19T11:02:00Z" w16du:dateUtc="2025-09-19T09:02:00Z"/>
                <w:rFonts w:eastAsia="Times New Roman"/>
                <w:color w:val="000000"/>
                <w:sz w:val="20"/>
                <w:szCs w:val="20"/>
                <w:bdr w:val="none" w:sz="0" w:space="0" w:color="auto"/>
              </w:rPr>
            </w:pPr>
            <w:ins w:id="836" w:author="Office" w:date="2025-09-19T11:02:00Z" w16du:dateUtc="2025-09-19T09:02:00Z">
              <w:r w:rsidRPr="00EA2502">
                <w:rPr>
                  <w:rFonts w:eastAsia="Times New Roman"/>
                  <w:color w:val="000000"/>
                  <w:sz w:val="20"/>
                  <w:szCs w:val="20"/>
                  <w:bdr w:val="none" w:sz="0" w:space="0" w:color="auto"/>
                </w:rPr>
                <w:t>0.03</w:t>
              </w:r>
            </w:ins>
          </w:p>
        </w:tc>
        <w:tc>
          <w:tcPr>
            <w:tcW w:w="808" w:type="dxa"/>
            <w:tcBorders>
              <w:top w:val="nil"/>
              <w:left w:val="nil"/>
              <w:bottom w:val="nil"/>
              <w:right w:val="nil"/>
            </w:tcBorders>
            <w:noWrap/>
            <w:vAlign w:val="center"/>
            <w:hideMark/>
          </w:tcPr>
          <w:p w14:paraId="7ECD592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837" w:author="Office" w:date="2025-09-19T11:02:00Z" w16du:dateUtc="2025-09-19T09:02:00Z"/>
                <w:rFonts w:eastAsia="Times New Roman"/>
                <w:color w:val="000000"/>
                <w:sz w:val="20"/>
                <w:szCs w:val="20"/>
                <w:bdr w:val="none" w:sz="0" w:space="0" w:color="auto"/>
              </w:rPr>
            </w:pPr>
          </w:p>
        </w:tc>
        <w:tc>
          <w:tcPr>
            <w:tcW w:w="1135" w:type="dxa"/>
            <w:vMerge w:val="restart"/>
            <w:tcBorders>
              <w:top w:val="nil"/>
              <w:left w:val="nil"/>
              <w:bottom w:val="nil"/>
              <w:right w:val="nil"/>
            </w:tcBorders>
            <w:noWrap/>
            <w:vAlign w:val="center"/>
            <w:hideMark/>
          </w:tcPr>
          <w:p w14:paraId="26E2039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838" w:author="Office" w:date="2025-09-19T11:02:00Z" w16du:dateUtc="2025-09-19T09:02:00Z"/>
                <w:rFonts w:eastAsia="Times New Roman"/>
                <w:color w:val="000000"/>
                <w:sz w:val="20"/>
                <w:szCs w:val="20"/>
                <w:bdr w:val="none" w:sz="0" w:space="0" w:color="auto"/>
              </w:rPr>
            </w:pPr>
            <w:ins w:id="839" w:author="Office" w:date="2025-09-19T11:02:00Z" w16du:dateUtc="2025-09-19T09:02:00Z">
              <w:r w:rsidRPr="00EA2502">
                <w:rPr>
                  <w:rFonts w:eastAsia="Times New Roman"/>
                  <w:color w:val="000000"/>
                  <w:sz w:val="20"/>
                  <w:szCs w:val="20"/>
                  <w:bdr w:val="none" w:sz="0" w:space="0" w:color="auto"/>
                </w:rPr>
                <w:t>sec</w:t>
              </w:r>
            </w:ins>
          </w:p>
        </w:tc>
        <w:tc>
          <w:tcPr>
            <w:tcW w:w="700" w:type="dxa"/>
            <w:tcBorders>
              <w:top w:val="nil"/>
              <w:left w:val="nil"/>
              <w:bottom w:val="nil"/>
              <w:right w:val="nil"/>
            </w:tcBorders>
            <w:noWrap/>
            <w:vAlign w:val="center"/>
            <w:hideMark/>
          </w:tcPr>
          <w:p w14:paraId="47AF6F6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40" w:author="Office" w:date="2025-09-19T11:02:00Z" w16du:dateUtc="2025-09-19T09:02:00Z"/>
                <w:rFonts w:eastAsia="Times New Roman"/>
                <w:color w:val="000000"/>
                <w:sz w:val="20"/>
                <w:szCs w:val="20"/>
                <w:bdr w:val="none" w:sz="0" w:space="0" w:color="auto"/>
              </w:rPr>
            </w:pPr>
            <w:proofErr w:type="spellStart"/>
            <w:ins w:id="841" w:author="Office" w:date="2025-09-19T11:02:00Z" w16du:dateUtc="2025-09-19T09:02:00Z">
              <w:r w:rsidRPr="00EA2502">
                <w:rPr>
                  <w:rFonts w:eastAsia="Times New Roman"/>
                  <w:color w:val="000000"/>
                  <w:sz w:val="20"/>
                  <w:szCs w:val="20"/>
                  <w:bdr w:val="none" w:sz="0" w:space="0" w:color="auto"/>
                </w:rPr>
                <w:t>Preit</w:t>
              </w:r>
              <w:proofErr w:type="spellEnd"/>
            </w:ins>
          </w:p>
        </w:tc>
        <w:tc>
          <w:tcPr>
            <w:tcW w:w="619" w:type="dxa"/>
            <w:tcBorders>
              <w:top w:val="nil"/>
              <w:left w:val="nil"/>
              <w:bottom w:val="nil"/>
              <w:right w:val="nil"/>
            </w:tcBorders>
            <w:shd w:val="clear" w:color="EEB13E" w:fill="EEB13E"/>
            <w:noWrap/>
            <w:vAlign w:val="center"/>
            <w:hideMark/>
          </w:tcPr>
          <w:p w14:paraId="3052605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842" w:author="Office" w:date="2025-09-19T11:02:00Z" w16du:dateUtc="2025-09-19T09:02:00Z"/>
                <w:rFonts w:eastAsia="Times New Roman"/>
                <w:color w:val="000000"/>
                <w:sz w:val="20"/>
                <w:szCs w:val="20"/>
                <w:bdr w:val="none" w:sz="0" w:space="0" w:color="auto"/>
              </w:rPr>
            </w:pPr>
            <w:ins w:id="843" w:author="Office" w:date="2025-09-19T11:02:00Z" w16du:dateUtc="2025-09-19T09:02:00Z">
              <w:r w:rsidRPr="00EA2502">
                <w:rPr>
                  <w:rFonts w:eastAsia="Times New Roman"/>
                  <w:color w:val="000000"/>
                  <w:sz w:val="20"/>
                  <w:szCs w:val="20"/>
                  <w:bdr w:val="none" w:sz="0" w:space="0" w:color="auto"/>
                </w:rPr>
                <w:t>0.16</w:t>
              </w:r>
            </w:ins>
          </w:p>
        </w:tc>
        <w:tc>
          <w:tcPr>
            <w:tcW w:w="700" w:type="dxa"/>
            <w:tcBorders>
              <w:top w:val="nil"/>
              <w:left w:val="nil"/>
              <w:bottom w:val="nil"/>
              <w:right w:val="nil"/>
            </w:tcBorders>
            <w:shd w:val="clear" w:color="E29329" w:fill="E29329"/>
            <w:noWrap/>
            <w:vAlign w:val="center"/>
            <w:hideMark/>
          </w:tcPr>
          <w:p w14:paraId="6346EF3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844" w:author="Office" w:date="2025-09-19T11:02:00Z" w16du:dateUtc="2025-09-19T09:02:00Z"/>
                <w:rFonts w:eastAsia="Times New Roman"/>
                <w:color w:val="000000"/>
                <w:sz w:val="20"/>
                <w:szCs w:val="20"/>
                <w:bdr w:val="none" w:sz="0" w:space="0" w:color="auto"/>
              </w:rPr>
            </w:pPr>
            <w:ins w:id="845" w:author="Office" w:date="2025-09-19T11:02:00Z" w16du:dateUtc="2025-09-19T09:02:00Z">
              <w:r w:rsidRPr="00EA2502">
                <w:rPr>
                  <w:rFonts w:eastAsia="Times New Roman"/>
                  <w:color w:val="000000"/>
                  <w:sz w:val="20"/>
                  <w:szCs w:val="20"/>
                  <w:bdr w:val="none" w:sz="0" w:space="0" w:color="auto"/>
                </w:rPr>
                <w:t>0.21</w:t>
              </w:r>
            </w:ins>
          </w:p>
        </w:tc>
        <w:tc>
          <w:tcPr>
            <w:tcW w:w="526" w:type="dxa"/>
            <w:tcBorders>
              <w:top w:val="nil"/>
              <w:left w:val="nil"/>
              <w:bottom w:val="nil"/>
              <w:right w:val="nil"/>
            </w:tcBorders>
            <w:shd w:val="clear" w:color="D77816" w:fill="D77816"/>
            <w:noWrap/>
            <w:vAlign w:val="center"/>
            <w:hideMark/>
          </w:tcPr>
          <w:p w14:paraId="3353729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846" w:author="Office" w:date="2025-09-19T11:02:00Z" w16du:dateUtc="2025-09-19T09:02:00Z"/>
                <w:rFonts w:eastAsia="Times New Roman"/>
                <w:color w:val="000000"/>
                <w:sz w:val="20"/>
                <w:szCs w:val="20"/>
                <w:bdr w:val="none" w:sz="0" w:space="0" w:color="auto"/>
              </w:rPr>
            </w:pPr>
            <w:ins w:id="847" w:author="Office" w:date="2025-09-19T11:02:00Z" w16du:dateUtc="2025-09-19T09:02:00Z">
              <w:r w:rsidRPr="00EA2502">
                <w:rPr>
                  <w:rFonts w:eastAsia="Times New Roman"/>
                  <w:color w:val="000000"/>
                  <w:sz w:val="20"/>
                  <w:szCs w:val="20"/>
                  <w:bdr w:val="none" w:sz="0" w:space="0" w:color="auto"/>
                </w:rPr>
                <w:t>0.26</w:t>
              </w:r>
            </w:ins>
          </w:p>
        </w:tc>
        <w:tc>
          <w:tcPr>
            <w:tcW w:w="808" w:type="dxa"/>
            <w:tcBorders>
              <w:top w:val="nil"/>
              <w:left w:val="nil"/>
              <w:bottom w:val="nil"/>
              <w:right w:val="nil"/>
            </w:tcBorders>
            <w:noWrap/>
            <w:vAlign w:val="center"/>
            <w:hideMark/>
          </w:tcPr>
          <w:p w14:paraId="235EBB8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848" w:author="Office" w:date="2025-09-19T11:02:00Z" w16du:dateUtc="2025-09-19T09:02:00Z"/>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044D133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49" w:author="Office" w:date="2025-09-19T11:02:00Z" w16du:dateUtc="2025-09-19T09:02:00Z"/>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1BE80C4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50" w:author="Office" w:date="2025-09-19T11:02:00Z" w16du:dateUtc="2025-09-19T09:02:00Z"/>
                <w:rFonts w:eastAsia="Times New Roman"/>
                <w:color w:val="000000"/>
                <w:sz w:val="20"/>
                <w:szCs w:val="20"/>
                <w:bdr w:val="none" w:sz="0" w:space="0" w:color="auto"/>
              </w:rPr>
            </w:pPr>
            <w:ins w:id="851" w:author="Office" w:date="2025-09-19T11:02:00Z" w16du:dateUtc="2025-09-19T09:02:00Z">
              <w:r w:rsidRPr="00EA2502">
                <w:rPr>
                  <w:rFonts w:eastAsia="Times New Roman"/>
                  <w:color w:val="000000"/>
                  <w:sz w:val="20"/>
                  <w:szCs w:val="20"/>
                  <w:bdr w:val="none" w:sz="0" w:space="0" w:color="auto"/>
                </w:rPr>
                <w:t>miss</w:t>
              </w:r>
            </w:ins>
          </w:p>
        </w:tc>
        <w:tc>
          <w:tcPr>
            <w:tcW w:w="652" w:type="dxa"/>
            <w:tcBorders>
              <w:top w:val="nil"/>
              <w:left w:val="nil"/>
              <w:bottom w:val="nil"/>
              <w:right w:val="nil"/>
            </w:tcBorders>
            <w:noWrap/>
            <w:vAlign w:val="center"/>
            <w:hideMark/>
          </w:tcPr>
          <w:p w14:paraId="302B3EE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52" w:author="Office" w:date="2025-09-19T11:02:00Z" w16du:dateUtc="2025-09-19T09:02:00Z"/>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0619189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53" w:author="Office" w:date="2025-09-19T11:02:00Z" w16du:dateUtc="2025-09-19T09:02:00Z"/>
                <w:rFonts w:eastAsia="Times New Roman"/>
                <w:sz w:val="20"/>
                <w:szCs w:val="20"/>
                <w:bdr w:val="none" w:sz="0" w:space="0" w:color="auto"/>
              </w:rPr>
            </w:pPr>
          </w:p>
        </w:tc>
        <w:tc>
          <w:tcPr>
            <w:tcW w:w="604" w:type="dxa"/>
            <w:tcBorders>
              <w:top w:val="nil"/>
              <w:left w:val="nil"/>
              <w:bottom w:val="nil"/>
              <w:right w:val="nil"/>
            </w:tcBorders>
            <w:shd w:val="clear" w:color="CE6C75" w:fill="CE6C75"/>
            <w:noWrap/>
            <w:vAlign w:val="center"/>
            <w:hideMark/>
          </w:tcPr>
          <w:p w14:paraId="0BD0DED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854" w:author="Office" w:date="2025-09-19T11:02:00Z" w16du:dateUtc="2025-09-19T09:02:00Z"/>
                <w:rFonts w:eastAsia="Times New Roman"/>
                <w:color w:val="000000"/>
                <w:sz w:val="20"/>
                <w:szCs w:val="20"/>
                <w:bdr w:val="none" w:sz="0" w:space="0" w:color="auto"/>
              </w:rPr>
            </w:pPr>
            <w:ins w:id="855" w:author="Office" w:date="2025-09-19T11:02:00Z" w16du:dateUtc="2025-09-19T09:02:00Z">
              <w:r w:rsidRPr="00EA2502">
                <w:rPr>
                  <w:rFonts w:eastAsia="Times New Roman"/>
                  <w:color w:val="000000"/>
                  <w:sz w:val="20"/>
                  <w:szCs w:val="20"/>
                  <w:bdr w:val="none" w:sz="0" w:space="0" w:color="auto"/>
                </w:rPr>
                <w:t>0.34</w:t>
              </w:r>
            </w:ins>
          </w:p>
        </w:tc>
        <w:tc>
          <w:tcPr>
            <w:tcW w:w="652" w:type="dxa"/>
            <w:tcBorders>
              <w:top w:val="nil"/>
              <w:left w:val="nil"/>
              <w:bottom w:val="nil"/>
              <w:right w:val="nil"/>
            </w:tcBorders>
            <w:shd w:val="clear" w:color="C75762" w:fill="C75762"/>
            <w:noWrap/>
            <w:vAlign w:val="center"/>
            <w:hideMark/>
          </w:tcPr>
          <w:p w14:paraId="6702190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856" w:author="Office" w:date="2025-09-19T11:02:00Z" w16du:dateUtc="2025-09-19T09:02:00Z"/>
                <w:rFonts w:eastAsia="Times New Roman"/>
                <w:color w:val="000000"/>
                <w:sz w:val="20"/>
                <w:szCs w:val="20"/>
                <w:bdr w:val="none" w:sz="0" w:space="0" w:color="auto"/>
              </w:rPr>
            </w:pPr>
            <w:ins w:id="857" w:author="Office" w:date="2025-09-19T11:02:00Z" w16du:dateUtc="2025-09-19T09:02:00Z">
              <w:r w:rsidRPr="00EA2502">
                <w:rPr>
                  <w:rFonts w:eastAsia="Times New Roman"/>
                  <w:color w:val="000000"/>
                  <w:sz w:val="20"/>
                  <w:szCs w:val="20"/>
                  <w:bdr w:val="none" w:sz="0" w:space="0" w:color="auto"/>
                </w:rPr>
                <w:t>0.31</w:t>
              </w:r>
            </w:ins>
          </w:p>
        </w:tc>
      </w:tr>
      <w:tr w:rsidR="001951C1" w:rsidRPr="00EA2502" w14:paraId="777041C2" w14:textId="77777777" w:rsidTr="00F41DE9">
        <w:trPr>
          <w:trHeight w:val="258"/>
          <w:ins w:id="858" w:author="Office" w:date="2025-09-19T11:02:00Z" w16du:dateUtc="2025-09-19T09:02:00Z"/>
        </w:trPr>
        <w:tc>
          <w:tcPr>
            <w:tcW w:w="1134" w:type="dxa"/>
            <w:vMerge/>
            <w:tcBorders>
              <w:top w:val="nil"/>
              <w:left w:val="nil"/>
              <w:bottom w:val="nil"/>
              <w:right w:val="nil"/>
            </w:tcBorders>
            <w:vAlign w:val="center"/>
            <w:hideMark/>
          </w:tcPr>
          <w:p w14:paraId="3701B62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59" w:author="Office" w:date="2025-09-19T11:02:00Z" w16du:dateUtc="2025-09-19T09:02:00Z"/>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57B6EA1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60" w:author="Office" w:date="2025-09-19T11:02:00Z" w16du:dateUtc="2025-09-19T09:02:00Z"/>
                <w:rFonts w:eastAsia="Times New Roman"/>
                <w:color w:val="000000"/>
                <w:sz w:val="20"/>
                <w:szCs w:val="20"/>
                <w:bdr w:val="none" w:sz="0" w:space="0" w:color="auto"/>
              </w:rPr>
            </w:pPr>
            <w:ins w:id="861" w:author="Office" w:date="2025-09-19T11:02:00Z" w16du:dateUtc="2025-09-19T09:02:00Z">
              <w:r w:rsidRPr="00EA2502">
                <w:rPr>
                  <w:rFonts w:eastAsia="Times New Roman"/>
                  <w:color w:val="000000"/>
                  <w:sz w:val="20"/>
                  <w:szCs w:val="20"/>
                  <w:bdr w:val="none" w:sz="0" w:space="0" w:color="auto"/>
                </w:rPr>
                <w:t>west</w:t>
              </w:r>
            </w:ins>
          </w:p>
        </w:tc>
        <w:tc>
          <w:tcPr>
            <w:tcW w:w="582" w:type="dxa"/>
            <w:tcBorders>
              <w:top w:val="nil"/>
              <w:left w:val="nil"/>
              <w:bottom w:val="nil"/>
              <w:right w:val="nil"/>
            </w:tcBorders>
            <w:noWrap/>
            <w:vAlign w:val="center"/>
            <w:hideMark/>
          </w:tcPr>
          <w:p w14:paraId="1F40277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62" w:author="Office" w:date="2025-09-19T11:02:00Z" w16du:dateUtc="2025-09-19T09:02:00Z"/>
                <w:rFonts w:eastAsia="Times New Roman"/>
                <w:color w:val="000000"/>
                <w:sz w:val="20"/>
                <w:szCs w:val="20"/>
                <w:bdr w:val="none" w:sz="0" w:space="0" w:color="auto"/>
              </w:rPr>
            </w:pPr>
          </w:p>
        </w:tc>
        <w:tc>
          <w:tcPr>
            <w:tcW w:w="685" w:type="dxa"/>
            <w:tcBorders>
              <w:top w:val="nil"/>
              <w:left w:val="nil"/>
              <w:bottom w:val="nil"/>
              <w:right w:val="nil"/>
            </w:tcBorders>
            <w:shd w:val="clear" w:color="277D87" w:fill="277D87"/>
            <w:noWrap/>
            <w:vAlign w:val="center"/>
            <w:hideMark/>
          </w:tcPr>
          <w:p w14:paraId="7B37AEC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863" w:author="Office" w:date="2025-09-19T11:02:00Z" w16du:dateUtc="2025-09-19T09:02:00Z"/>
                <w:rFonts w:eastAsia="Times New Roman"/>
                <w:color w:val="000000"/>
                <w:sz w:val="20"/>
                <w:szCs w:val="20"/>
                <w:bdr w:val="none" w:sz="0" w:space="0" w:color="auto"/>
              </w:rPr>
            </w:pPr>
            <w:ins w:id="864" w:author="Office" w:date="2025-09-19T11:02:00Z" w16du:dateUtc="2025-09-19T09:02:00Z">
              <w:r w:rsidRPr="00EA2502">
                <w:rPr>
                  <w:rFonts w:eastAsia="Times New Roman"/>
                  <w:color w:val="000000"/>
                  <w:sz w:val="20"/>
                  <w:szCs w:val="20"/>
                  <w:bdr w:val="none" w:sz="0" w:space="0" w:color="auto"/>
                </w:rPr>
                <w:t>0.07</w:t>
              </w:r>
            </w:ins>
          </w:p>
        </w:tc>
        <w:tc>
          <w:tcPr>
            <w:tcW w:w="808" w:type="dxa"/>
            <w:tcBorders>
              <w:top w:val="nil"/>
              <w:left w:val="nil"/>
              <w:bottom w:val="nil"/>
              <w:right w:val="nil"/>
            </w:tcBorders>
            <w:noWrap/>
            <w:vAlign w:val="center"/>
            <w:hideMark/>
          </w:tcPr>
          <w:p w14:paraId="2239670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865" w:author="Office" w:date="2025-09-19T11:02:00Z" w16du:dateUtc="2025-09-19T09:02:00Z"/>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0F335EA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66"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40C3DD7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67" w:author="Office" w:date="2025-09-19T11:02:00Z" w16du:dateUtc="2025-09-19T09:02:00Z"/>
                <w:rFonts w:eastAsia="Times New Roman"/>
                <w:color w:val="000000"/>
                <w:sz w:val="20"/>
                <w:szCs w:val="20"/>
                <w:bdr w:val="none" w:sz="0" w:space="0" w:color="auto"/>
              </w:rPr>
            </w:pPr>
            <w:proofErr w:type="spellStart"/>
            <w:ins w:id="868" w:author="Office" w:date="2025-09-19T11:02:00Z" w16du:dateUtc="2025-09-19T09:02:00Z">
              <w:r w:rsidRPr="00EA2502">
                <w:rPr>
                  <w:rFonts w:eastAsia="Times New Roman"/>
                  <w:color w:val="000000"/>
                  <w:sz w:val="20"/>
                  <w:szCs w:val="20"/>
                  <w:bdr w:val="none" w:sz="0" w:space="0" w:color="auto"/>
                </w:rPr>
                <w:t>Psaxi</w:t>
              </w:r>
              <w:proofErr w:type="spellEnd"/>
            </w:ins>
          </w:p>
        </w:tc>
        <w:tc>
          <w:tcPr>
            <w:tcW w:w="619" w:type="dxa"/>
            <w:tcBorders>
              <w:top w:val="nil"/>
              <w:left w:val="nil"/>
              <w:bottom w:val="nil"/>
              <w:right w:val="nil"/>
            </w:tcBorders>
            <w:noWrap/>
            <w:vAlign w:val="center"/>
            <w:hideMark/>
          </w:tcPr>
          <w:p w14:paraId="351467D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69"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shd w:val="clear" w:color="DC851E" w:fill="DC851E"/>
            <w:noWrap/>
            <w:vAlign w:val="center"/>
            <w:hideMark/>
          </w:tcPr>
          <w:p w14:paraId="6AE15B4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870" w:author="Office" w:date="2025-09-19T11:02:00Z" w16du:dateUtc="2025-09-19T09:02:00Z"/>
                <w:rFonts w:eastAsia="Times New Roman"/>
                <w:color w:val="000000"/>
                <w:sz w:val="20"/>
                <w:szCs w:val="20"/>
                <w:bdr w:val="none" w:sz="0" w:space="0" w:color="auto"/>
              </w:rPr>
            </w:pPr>
            <w:ins w:id="871" w:author="Office" w:date="2025-09-19T11:02:00Z" w16du:dateUtc="2025-09-19T09:02:00Z">
              <w:r w:rsidRPr="00EA2502">
                <w:rPr>
                  <w:rFonts w:eastAsia="Times New Roman"/>
                  <w:color w:val="000000"/>
                  <w:sz w:val="20"/>
                  <w:szCs w:val="20"/>
                  <w:bdr w:val="none" w:sz="0" w:space="0" w:color="auto"/>
                </w:rPr>
                <w:t>0.24</w:t>
              </w:r>
            </w:ins>
          </w:p>
        </w:tc>
        <w:tc>
          <w:tcPr>
            <w:tcW w:w="526" w:type="dxa"/>
            <w:tcBorders>
              <w:top w:val="nil"/>
              <w:left w:val="nil"/>
              <w:bottom w:val="nil"/>
              <w:right w:val="nil"/>
            </w:tcBorders>
            <w:shd w:val="clear" w:color="CC5D02" w:fill="CC5D02"/>
            <w:noWrap/>
            <w:vAlign w:val="center"/>
            <w:hideMark/>
          </w:tcPr>
          <w:p w14:paraId="6276C1E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872" w:author="Office" w:date="2025-09-19T11:02:00Z" w16du:dateUtc="2025-09-19T09:02:00Z"/>
                <w:rFonts w:eastAsia="Times New Roman"/>
                <w:color w:val="000000"/>
                <w:sz w:val="20"/>
                <w:szCs w:val="20"/>
                <w:bdr w:val="none" w:sz="0" w:space="0" w:color="auto"/>
              </w:rPr>
            </w:pPr>
            <w:ins w:id="873" w:author="Office" w:date="2025-09-19T11:02:00Z" w16du:dateUtc="2025-09-19T09:02:00Z">
              <w:r w:rsidRPr="00EA2502">
                <w:rPr>
                  <w:rFonts w:eastAsia="Times New Roman"/>
                  <w:color w:val="000000"/>
                  <w:sz w:val="20"/>
                  <w:szCs w:val="20"/>
                  <w:bdr w:val="none" w:sz="0" w:space="0" w:color="auto"/>
                </w:rPr>
                <w:t>0.31</w:t>
              </w:r>
            </w:ins>
          </w:p>
        </w:tc>
        <w:tc>
          <w:tcPr>
            <w:tcW w:w="808" w:type="dxa"/>
            <w:tcBorders>
              <w:top w:val="nil"/>
              <w:left w:val="nil"/>
              <w:bottom w:val="nil"/>
              <w:right w:val="nil"/>
            </w:tcBorders>
            <w:noWrap/>
            <w:vAlign w:val="center"/>
            <w:hideMark/>
          </w:tcPr>
          <w:p w14:paraId="00F8928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874" w:author="Office" w:date="2025-09-19T11:02:00Z" w16du:dateUtc="2025-09-19T09:02:00Z"/>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5B1B25C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75" w:author="Office" w:date="2025-09-19T11:02:00Z" w16du:dateUtc="2025-09-19T09:02:00Z"/>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3B862FF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76" w:author="Office" w:date="2025-09-19T11:02:00Z" w16du:dateUtc="2025-09-19T09:02:00Z"/>
                <w:rFonts w:eastAsia="Times New Roman"/>
                <w:color w:val="000000"/>
                <w:sz w:val="20"/>
                <w:szCs w:val="20"/>
                <w:bdr w:val="none" w:sz="0" w:space="0" w:color="auto"/>
              </w:rPr>
            </w:pPr>
            <w:ins w:id="877" w:author="Office" w:date="2025-09-19T11:02:00Z" w16du:dateUtc="2025-09-19T09:02:00Z">
              <w:r w:rsidRPr="00EA2502">
                <w:rPr>
                  <w:rFonts w:eastAsia="Times New Roman"/>
                  <w:color w:val="000000"/>
                  <w:sz w:val="20"/>
                  <w:szCs w:val="20"/>
                  <w:bdr w:val="none" w:sz="0" w:space="0" w:color="auto"/>
                </w:rPr>
                <w:t>para</w:t>
              </w:r>
            </w:ins>
          </w:p>
        </w:tc>
        <w:tc>
          <w:tcPr>
            <w:tcW w:w="652" w:type="dxa"/>
            <w:tcBorders>
              <w:top w:val="nil"/>
              <w:left w:val="nil"/>
              <w:bottom w:val="nil"/>
              <w:right w:val="nil"/>
            </w:tcBorders>
            <w:noWrap/>
            <w:vAlign w:val="center"/>
            <w:hideMark/>
          </w:tcPr>
          <w:p w14:paraId="25EB241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78" w:author="Office" w:date="2025-09-19T11:02:00Z" w16du:dateUtc="2025-09-19T09:02:00Z"/>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48D589B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79" w:author="Office" w:date="2025-09-19T11:02:00Z" w16du:dateUtc="2025-09-19T09:02:00Z"/>
                <w:rFonts w:eastAsia="Times New Roman"/>
                <w:sz w:val="20"/>
                <w:szCs w:val="20"/>
                <w:bdr w:val="none" w:sz="0" w:space="0" w:color="auto"/>
              </w:rPr>
            </w:pPr>
          </w:p>
        </w:tc>
        <w:tc>
          <w:tcPr>
            <w:tcW w:w="604" w:type="dxa"/>
            <w:tcBorders>
              <w:top w:val="nil"/>
              <w:left w:val="nil"/>
              <w:bottom w:val="nil"/>
              <w:right w:val="nil"/>
            </w:tcBorders>
            <w:noWrap/>
            <w:vAlign w:val="center"/>
            <w:hideMark/>
          </w:tcPr>
          <w:p w14:paraId="4311CE4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80" w:author="Office" w:date="2025-09-19T11:02:00Z" w16du:dateUtc="2025-09-19T09:02:00Z"/>
                <w:rFonts w:eastAsia="Times New Roman"/>
                <w:sz w:val="20"/>
                <w:szCs w:val="20"/>
                <w:bdr w:val="none" w:sz="0" w:space="0" w:color="auto"/>
              </w:rPr>
            </w:pPr>
          </w:p>
        </w:tc>
        <w:tc>
          <w:tcPr>
            <w:tcW w:w="652" w:type="dxa"/>
            <w:tcBorders>
              <w:top w:val="nil"/>
              <w:left w:val="nil"/>
              <w:bottom w:val="nil"/>
              <w:right w:val="nil"/>
            </w:tcBorders>
            <w:shd w:val="clear" w:color="C44D58" w:fill="C44D58"/>
            <w:noWrap/>
            <w:vAlign w:val="center"/>
            <w:hideMark/>
          </w:tcPr>
          <w:p w14:paraId="1D2389F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881" w:author="Office" w:date="2025-09-19T11:02:00Z" w16du:dateUtc="2025-09-19T09:02:00Z"/>
                <w:rFonts w:eastAsia="Times New Roman"/>
                <w:color w:val="000000"/>
                <w:sz w:val="20"/>
                <w:szCs w:val="20"/>
                <w:bdr w:val="none" w:sz="0" w:space="0" w:color="auto"/>
              </w:rPr>
            </w:pPr>
            <w:ins w:id="882" w:author="Office" w:date="2025-09-19T11:02:00Z" w16du:dateUtc="2025-09-19T09:02:00Z">
              <w:r w:rsidRPr="00EA2502">
                <w:rPr>
                  <w:rFonts w:eastAsia="Times New Roman"/>
                  <w:color w:val="000000"/>
                  <w:sz w:val="20"/>
                  <w:szCs w:val="20"/>
                  <w:bdr w:val="none" w:sz="0" w:space="0" w:color="auto"/>
                </w:rPr>
                <w:t>0.30</w:t>
              </w:r>
            </w:ins>
          </w:p>
        </w:tc>
      </w:tr>
      <w:tr w:rsidR="001951C1" w:rsidRPr="00EA2502" w14:paraId="43F2FADC" w14:textId="77777777" w:rsidTr="00F41DE9">
        <w:trPr>
          <w:trHeight w:val="258"/>
          <w:ins w:id="883" w:author="Office" w:date="2025-09-19T11:02:00Z" w16du:dateUtc="2025-09-19T09:02:00Z"/>
        </w:trPr>
        <w:tc>
          <w:tcPr>
            <w:tcW w:w="1134" w:type="dxa"/>
            <w:vMerge w:val="restart"/>
            <w:tcBorders>
              <w:top w:val="nil"/>
              <w:left w:val="nil"/>
              <w:bottom w:val="nil"/>
              <w:right w:val="nil"/>
            </w:tcBorders>
            <w:noWrap/>
            <w:vAlign w:val="center"/>
            <w:hideMark/>
          </w:tcPr>
          <w:p w14:paraId="2897B3C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884" w:author="Office" w:date="2025-09-19T11:02:00Z" w16du:dateUtc="2025-09-19T09:02:00Z"/>
                <w:rFonts w:eastAsia="Times New Roman"/>
                <w:color w:val="000000"/>
                <w:sz w:val="20"/>
                <w:szCs w:val="20"/>
                <w:bdr w:val="none" w:sz="0" w:space="0" w:color="auto"/>
              </w:rPr>
            </w:pPr>
            <w:proofErr w:type="spellStart"/>
            <w:ins w:id="885" w:author="Office" w:date="2025-09-19T11:02:00Z" w16du:dateUtc="2025-09-19T09:02:00Z">
              <w:r w:rsidRPr="00EA2502">
                <w:rPr>
                  <w:rFonts w:eastAsia="Times New Roman"/>
                  <w:color w:val="000000"/>
                  <w:sz w:val="20"/>
                  <w:szCs w:val="20"/>
                  <w:bdr w:val="none" w:sz="0" w:space="0" w:color="auto"/>
                </w:rPr>
                <w:t>habro</w:t>
              </w:r>
              <w:proofErr w:type="spellEnd"/>
            </w:ins>
          </w:p>
        </w:tc>
        <w:tc>
          <w:tcPr>
            <w:tcW w:w="641" w:type="dxa"/>
            <w:tcBorders>
              <w:top w:val="nil"/>
              <w:left w:val="nil"/>
              <w:bottom w:val="nil"/>
              <w:right w:val="nil"/>
            </w:tcBorders>
            <w:noWrap/>
            <w:vAlign w:val="center"/>
            <w:hideMark/>
          </w:tcPr>
          <w:p w14:paraId="5ED990C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886" w:author="Office" w:date="2025-09-19T11:02:00Z" w16du:dateUtc="2025-09-19T09:02:00Z"/>
                <w:rFonts w:eastAsia="Times New Roman"/>
                <w:color w:val="000000"/>
                <w:sz w:val="20"/>
                <w:szCs w:val="20"/>
                <w:bdr w:val="none" w:sz="0" w:space="0" w:color="auto"/>
              </w:rPr>
            </w:pPr>
          </w:p>
        </w:tc>
        <w:tc>
          <w:tcPr>
            <w:tcW w:w="582" w:type="dxa"/>
            <w:tcBorders>
              <w:top w:val="nil"/>
              <w:left w:val="nil"/>
              <w:bottom w:val="nil"/>
              <w:right w:val="nil"/>
            </w:tcBorders>
            <w:noWrap/>
            <w:vAlign w:val="center"/>
            <w:hideMark/>
          </w:tcPr>
          <w:p w14:paraId="5B93B27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87" w:author="Office" w:date="2025-09-19T11:02:00Z" w16du:dateUtc="2025-09-19T09:02:00Z"/>
                <w:rFonts w:eastAsia="Times New Roman"/>
                <w:sz w:val="20"/>
                <w:szCs w:val="20"/>
                <w:bdr w:val="none" w:sz="0" w:space="0" w:color="auto"/>
              </w:rPr>
            </w:pPr>
          </w:p>
        </w:tc>
        <w:tc>
          <w:tcPr>
            <w:tcW w:w="685" w:type="dxa"/>
            <w:tcBorders>
              <w:top w:val="nil"/>
              <w:left w:val="nil"/>
              <w:bottom w:val="nil"/>
              <w:right w:val="nil"/>
            </w:tcBorders>
            <w:noWrap/>
            <w:vAlign w:val="center"/>
            <w:hideMark/>
          </w:tcPr>
          <w:p w14:paraId="4C32D52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88"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5528030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89" w:author="Office" w:date="2025-09-19T11:02:00Z" w16du:dateUtc="2025-09-19T09:02:00Z"/>
                <w:rFonts w:eastAsia="Times New Roman"/>
                <w:sz w:val="20"/>
                <w:szCs w:val="20"/>
                <w:bdr w:val="none" w:sz="0" w:space="0" w:color="auto"/>
              </w:rPr>
            </w:pPr>
          </w:p>
        </w:tc>
        <w:tc>
          <w:tcPr>
            <w:tcW w:w="1135" w:type="dxa"/>
            <w:vMerge/>
            <w:tcBorders>
              <w:top w:val="nil"/>
              <w:left w:val="nil"/>
              <w:bottom w:val="nil"/>
              <w:right w:val="nil"/>
            </w:tcBorders>
            <w:vAlign w:val="center"/>
            <w:hideMark/>
          </w:tcPr>
          <w:p w14:paraId="7B09C0F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90"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403BD8B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91" w:author="Office" w:date="2025-09-19T11:02:00Z" w16du:dateUtc="2025-09-19T09:02:00Z"/>
                <w:rFonts w:eastAsia="Times New Roman"/>
                <w:color w:val="000000"/>
                <w:sz w:val="20"/>
                <w:szCs w:val="20"/>
                <w:bdr w:val="none" w:sz="0" w:space="0" w:color="auto"/>
              </w:rPr>
            </w:pPr>
            <w:proofErr w:type="spellStart"/>
            <w:ins w:id="892" w:author="Office" w:date="2025-09-19T11:02:00Z" w16du:dateUtc="2025-09-19T09:02:00Z">
              <w:r w:rsidRPr="00EA2502">
                <w:rPr>
                  <w:rFonts w:eastAsia="Times New Roman"/>
                  <w:color w:val="000000"/>
                  <w:sz w:val="20"/>
                  <w:szCs w:val="20"/>
                  <w:bdr w:val="none" w:sz="0" w:space="0" w:color="auto"/>
                </w:rPr>
                <w:t>Psche</w:t>
              </w:r>
              <w:proofErr w:type="spellEnd"/>
            </w:ins>
          </w:p>
        </w:tc>
        <w:tc>
          <w:tcPr>
            <w:tcW w:w="619" w:type="dxa"/>
            <w:tcBorders>
              <w:top w:val="nil"/>
              <w:left w:val="nil"/>
              <w:bottom w:val="nil"/>
              <w:right w:val="nil"/>
            </w:tcBorders>
            <w:noWrap/>
            <w:vAlign w:val="center"/>
            <w:hideMark/>
          </w:tcPr>
          <w:p w14:paraId="52F66F7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93"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531E6FB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94" w:author="Office" w:date="2025-09-19T11:02:00Z" w16du:dateUtc="2025-09-19T09:02:00Z"/>
                <w:rFonts w:eastAsia="Times New Roman"/>
                <w:sz w:val="20"/>
                <w:szCs w:val="20"/>
                <w:bdr w:val="none" w:sz="0" w:space="0" w:color="auto"/>
              </w:rPr>
            </w:pPr>
          </w:p>
        </w:tc>
        <w:tc>
          <w:tcPr>
            <w:tcW w:w="526" w:type="dxa"/>
            <w:tcBorders>
              <w:top w:val="nil"/>
              <w:left w:val="nil"/>
              <w:bottom w:val="nil"/>
              <w:right w:val="nil"/>
            </w:tcBorders>
            <w:shd w:val="clear" w:color="DE8922" w:fill="DE8922"/>
            <w:noWrap/>
            <w:vAlign w:val="center"/>
            <w:hideMark/>
          </w:tcPr>
          <w:p w14:paraId="51B15AC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895" w:author="Office" w:date="2025-09-19T11:02:00Z" w16du:dateUtc="2025-09-19T09:02:00Z"/>
                <w:rFonts w:eastAsia="Times New Roman"/>
                <w:color w:val="000000"/>
                <w:sz w:val="20"/>
                <w:szCs w:val="20"/>
                <w:bdr w:val="none" w:sz="0" w:space="0" w:color="auto"/>
              </w:rPr>
            </w:pPr>
            <w:ins w:id="896" w:author="Office" w:date="2025-09-19T11:02:00Z" w16du:dateUtc="2025-09-19T09:02:00Z">
              <w:r w:rsidRPr="00EA2502">
                <w:rPr>
                  <w:rFonts w:eastAsia="Times New Roman"/>
                  <w:color w:val="000000"/>
                  <w:sz w:val="20"/>
                  <w:szCs w:val="20"/>
                  <w:bdr w:val="none" w:sz="0" w:space="0" w:color="auto"/>
                </w:rPr>
                <w:t>0.23</w:t>
              </w:r>
            </w:ins>
          </w:p>
        </w:tc>
        <w:tc>
          <w:tcPr>
            <w:tcW w:w="808" w:type="dxa"/>
            <w:tcBorders>
              <w:top w:val="nil"/>
              <w:left w:val="nil"/>
              <w:bottom w:val="nil"/>
              <w:right w:val="nil"/>
            </w:tcBorders>
            <w:noWrap/>
            <w:vAlign w:val="center"/>
            <w:hideMark/>
          </w:tcPr>
          <w:p w14:paraId="1BF4A28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897" w:author="Office" w:date="2025-09-19T11:02:00Z" w16du:dateUtc="2025-09-19T09:02:00Z"/>
                <w:rFonts w:eastAsia="Times New Roman"/>
                <w:color w:val="000000"/>
                <w:sz w:val="20"/>
                <w:szCs w:val="20"/>
                <w:bdr w:val="none" w:sz="0" w:space="0" w:color="auto"/>
              </w:rPr>
            </w:pPr>
          </w:p>
        </w:tc>
        <w:tc>
          <w:tcPr>
            <w:tcW w:w="1135" w:type="dxa"/>
            <w:tcBorders>
              <w:top w:val="nil"/>
              <w:left w:val="nil"/>
              <w:bottom w:val="nil"/>
              <w:right w:val="nil"/>
            </w:tcBorders>
            <w:noWrap/>
            <w:vAlign w:val="center"/>
            <w:hideMark/>
          </w:tcPr>
          <w:p w14:paraId="130C79F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98" w:author="Office" w:date="2025-09-19T11:02:00Z" w16du:dateUtc="2025-09-19T09:02:00Z"/>
                <w:rFonts w:eastAsia="Times New Roman"/>
                <w:sz w:val="20"/>
                <w:szCs w:val="20"/>
                <w:bdr w:val="none" w:sz="0" w:space="0" w:color="auto"/>
              </w:rPr>
            </w:pPr>
          </w:p>
        </w:tc>
        <w:tc>
          <w:tcPr>
            <w:tcW w:w="652" w:type="dxa"/>
            <w:tcBorders>
              <w:top w:val="nil"/>
              <w:left w:val="nil"/>
              <w:bottom w:val="nil"/>
              <w:right w:val="nil"/>
            </w:tcBorders>
            <w:noWrap/>
            <w:vAlign w:val="center"/>
            <w:hideMark/>
          </w:tcPr>
          <w:p w14:paraId="60AF35B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899" w:author="Office" w:date="2025-09-19T11:02:00Z" w16du:dateUtc="2025-09-19T09:02:00Z"/>
                <w:rFonts w:eastAsia="Times New Roman"/>
                <w:sz w:val="20"/>
                <w:szCs w:val="20"/>
                <w:bdr w:val="none" w:sz="0" w:space="0" w:color="auto"/>
              </w:rPr>
            </w:pPr>
          </w:p>
        </w:tc>
        <w:tc>
          <w:tcPr>
            <w:tcW w:w="652" w:type="dxa"/>
            <w:tcBorders>
              <w:top w:val="nil"/>
              <w:left w:val="nil"/>
              <w:bottom w:val="nil"/>
              <w:right w:val="nil"/>
            </w:tcBorders>
            <w:noWrap/>
            <w:vAlign w:val="center"/>
            <w:hideMark/>
          </w:tcPr>
          <w:p w14:paraId="3CADAB6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00" w:author="Office" w:date="2025-09-19T11:02:00Z" w16du:dateUtc="2025-09-19T09:02:00Z"/>
                <w:rFonts w:eastAsia="Times New Roman"/>
                <w:sz w:val="20"/>
                <w:szCs w:val="20"/>
                <w:bdr w:val="none" w:sz="0" w:space="0" w:color="auto"/>
              </w:rPr>
            </w:pPr>
          </w:p>
        </w:tc>
        <w:tc>
          <w:tcPr>
            <w:tcW w:w="620" w:type="dxa"/>
            <w:tcBorders>
              <w:top w:val="nil"/>
              <w:left w:val="nil"/>
              <w:bottom w:val="nil"/>
              <w:right w:val="nil"/>
            </w:tcBorders>
            <w:noWrap/>
            <w:vAlign w:val="center"/>
            <w:hideMark/>
          </w:tcPr>
          <w:p w14:paraId="6D94EE5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01" w:author="Office" w:date="2025-09-19T11:02:00Z" w16du:dateUtc="2025-09-19T09:02:00Z"/>
                <w:rFonts w:eastAsia="Times New Roman"/>
                <w:sz w:val="20"/>
                <w:szCs w:val="20"/>
                <w:bdr w:val="none" w:sz="0" w:space="0" w:color="auto"/>
              </w:rPr>
            </w:pPr>
          </w:p>
        </w:tc>
        <w:tc>
          <w:tcPr>
            <w:tcW w:w="604" w:type="dxa"/>
            <w:tcBorders>
              <w:top w:val="nil"/>
              <w:left w:val="nil"/>
              <w:bottom w:val="nil"/>
              <w:right w:val="nil"/>
            </w:tcBorders>
            <w:noWrap/>
            <w:vAlign w:val="center"/>
            <w:hideMark/>
          </w:tcPr>
          <w:p w14:paraId="0588B01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02" w:author="Office" w:date="2025-09-19T11:02:00Z" w16du:dateUtc="2025-09-19T09:02:00Z"/>
                <w:rFonts w:eastAsia="Times New Roman"/>
                <w:sz w:val="20"/>
                <w:szCs w:val="20"/>
                <w:bdr w:val="none" w:sz="0" w:space="0" w:color="auto"/>
              </w:rPr>
            </w:pPr>
          </w:p>
        </w:tc>
        <w:tc>
          <w:tcPr>
            <w:tcW w:w="652" w:type="dxa"/>
            <w:tcBorders>
              <w:top w:val="nil"/>
              <w:left w:val="nil"/>
              <w:bottom w:val="nil"/>
              <w:right w:val="nil"/>
            </w:tcBorders>
            <w:noWrap/>
            <w:vAlign w:val="center"/>
            <w:hideMark/>
          </w:tcPr>
          <w:p w14:paraId="67D726A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03" w:author="Office" w:date="2025-09-19T11:02:00Z" w16du:dateUtc="2025-09-19T09:02:00Z"/>
                <w:rFonts w:eastAsia="Times New Roman"/>
                <w:sz w:val="20"/>
                <w:szCs w:val="20"/>
                <w:bdr w:val="none" w:sz="0" w:space="0" w:color="auto"/>
              </w:rPr>
            </w:pPr>
          </w:p>
        </w:tc>
      </w:tr>
      <w:tr w:rsidR="001951C1" w:rsidRPr="00EA2502" w14:paraId="2BBA4705" w14:textId="77777777" w:rsidTr="00F41DE9">
        <w:trPr>
          <w:trHeight w:val="258"/>
          <w:ins w:id="904" w:author="Office" w:date="2025-09-19T11:02:00Z" w16du:dateUtc="2025-09-19T09:02:00Z"/>
        </w:trPr>
        <w:tc>
          <w:tcPr>
            <w:tcW w:w="1134" w:type="dxa"/>
            <w:vMerge/>
            <w:tcBorders>
              <w:top w:val="nil"/>
              <w:left w:val="nil"/>
              <w:bottom w:val="nil"/>
              <w:right w:val="nil"/>
            </w:tcBorders>
            <w:vAlign w:val="center"/>
            <w:hideMark/>
          </w:tcPr>
          <w:p w14:paraId="5B8E9F1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05" w:author="Office" w:date="2025-09-19T11:02:00Z" w16du:dateUtc="2025-09-19T09:02:00Z"/>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097B098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06" w:author="Office" w:date="2025-09-19T11:02:00Z" w16du:dateUtc="2025-09-19T09:02:00Z"/>
                <w:rFonts w:eastAsia="Times New Roman"/>
                <w:color w:val="000000"/>
                <w:sz w:val="20"/>
                <w:szCs w:val="20"/>
                <w:bdr w:val="none" w:sz="0" w:space="0" w:color="auto"/>
              </w:rPr>
            </w:pPr>
            <w:ins w:id="907" w:author="Office" w:date="2025-09-19T11:02:00Z" w16du:dateUtc="2025-09-19T09:02:00Z">
              <w:r w:rsidRPr="00EA2502">
                <w:rPr>
                  <w:rFonts w:eastAsia="Times New Roman"/>
                  <w:color w:val="000000"/>
                  <w:sz w:val="20"/>
                  <w:szCs w:val="20"/>
                  <w:bdr w:val="none" w:sz="0" w:space="0" w:color="auto"/>
                </w:rPr>
                <w:t>north</w:t>
              </w:r>
            </w:ins>
          </w:p>
        </w:tc>
        <w:tc>
          <w:tcPr>
            <w:tcW w:w="582" w:type="dxa"/>
            <w:tcBorders>
              <w:top w:val="nil"/>
              <w:left w:val="nil"/>
              <w:bottom w:val="nil"/>
              <w:right w:val="nil"/>
            </w:tcBorders>
            <w:shd w:val="clear" w:color="005F73" w:fill="005F73"/>
            <w:noWrap/>
            <w:vAlign w:val="center"/>
            <w:hideMark/>
          </w:tcPr>
          <w:p w14:paraId="502972C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08" w:author="Office" w:date="2025-09-19T11:02:00Z" w16du:dateUtc="2025-09-19T09:02:00Z"/>
                <w:rFonts w:eastAsia="Times New Roman"/>
                <w:color w:val="000000"/>
                <w:sz w:val="20"/>
                <w:szCs w:val="20"/>
                <w:bdr w:val="none" w:sz="0" w:space="0" w:color="auto"/>
              </w:rPr>
            </w:pPr>
            <w:ins w:id="909" w:author="Office" w:date="2025-09-19T11:02:00Z" w16du:dateUtc="2025-09-19T09:02:00Z">
              <w:r w:rsidRPr="00EA2502">
                <w:rPr>
                  <w:rFonts w:eastAsia="Times New Roman"/>
                  <w:color w:val="000000"/>
                  <w:sz w:val="20"/>
                  <w:szCs w:val="20"/>
                  <w:bdr w:val="none" w:sz="0" w:space="0" w:color="auto"/>
                </w:rPr>
                <w:t>0.08</w:t>
              </w:r>
            </w:ins>
          </w:p>
        </w:tc>
        <w:tc>
          <w:tcPr>
            <w:tcW w:w="685" w:type="dxa"/>
            <w:tcBorders>
              <w:top w:val="nil"/>
              <w:left w:val="nil"/>
              <w:bottom w:val="nil"/>
              <w:right w:val="nil"/>
            </w:tcBorders>
            <w:shd w:val="clear" w:color="94D2BD" w:fill="94D2BD"/>
            <w:noWrap/>
            <w:vAlign w:val="center"/>
            <w:hideMark/>
          </w:tcPr>
          <w:p w14:paraId="612459D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10" w:author="Office" w:date="2025-09-19T11:02:00Z" w16du:dateUtc="2025-09-19T09:02:00Z"/>
                <w:rFonts w:eastAsia="Times New Roman"/>
                <w:color w:val="000000"/>
                <w:sz w:val="20"/>
                <w:szCs w:val="20"/>
                <w:bdr w:val="none" w:sz="0" w:space="0" w:color="auto"/>
              </w:rPr>
            </w:pPr>
            <w:ins w:id="911" w:author="Office" w:date="2025-09-19T11:02:00Z" w16du:dateUtc="2025-09-19T09:02:00Z">
              <w:r w:rsidRPr="00EA2502">
                <w:rPr>
                  <w:rFonts w:eastAsia="Times New Roman"/>
                  <w:color w:val="000000"/>
                  <w:sz w:val="20"/>
                  <w:szCs w:val="20"/>
                  <w:bdr w:val="none" w:sz="0" w:space="0" w:color="auto"/>
                </w:rPr>
                <w:t>0.03</w:t>
              </w:r>
            </w:ins>
          </w:p>
        </w:tc>
        <w:tc>
          <w:tcPr>
            <w:tcW w:w="808" w:type="dxa"/>
            <w:tcBorders>
              <w:top w:val="nil"/>
              <w:left w:val="nil"/>
              <w:bottom w:val="nil"/>
              <w:right w:val="nil"/>
            </w:tcBorders>
            <w:noWrap/>
            <w:vAlign w:val="center"/>
            <w:hideMark/>
          </w:tcPr>
          <w:p w14:paraId="4A974D0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12" w:author="Office" w:date="2025-09-19T11:02:00Z" w16du:dateUtc="2025-09-19T09:02:00Z"/>
                <w:rFonts w:eastAsia="Times New Roman"/>
                <w:color w:val="000000"/>
                <w:sz w:val="20"/>
                <w:szCs w:val="20"/>
                <w:bdr w:val="none" w:sz="0" w:space="0" w:color="auto"/>
              </w:rPr>
            </w:pPr>
          </w:p>
        </w:tc>
        <w:tc>
          <w:tcPr>
            <w:tcW w:w="1135" w:type="dxa"/>
            <w:tcBorders>
              <w:top w:val="nil"/>
              <w:left w:val="nil"/>
              <w:bottom w:val="nil"/>
              <w:right w:val="nil"/>
            </w:tcBorders>
            <w:noWrap/>
            <w:vAlign w:val="center"/>
            <w:hideMark/>
          </w:tcPr>
          <w:p w14:paraId="2972905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13" w:author="Office" w:date="2025-09-19T11:02:00Z" w16du:dateUtc="2025-09-19T09:02:00Z"/>
                <w:rFonts w:eastAsia="Times New Roman"/>
                <w:sz w:val="20"/>
                <w:szCs w:val="20"/>
                <w:bdr w:val="none" w:sz="0" w:space="0" w:color="auto"/>
              </w:rPr>
            </w:pPr>
          </w:p>
        </w:tc>
        <w:tc>
          <w:tcPr>
            <w:tcW w:w="700" w:type="dxa"/>
            <w:tcBorders>
              <w:top w:val="nil"/>
              <w:left w:val="nil"/>
              <w:bottom w:val="nil"/>
              <w:right w:val="nil"/>
            </w:tcBorders>
            <w:noWrap/>
            <w:vAlign w:val="center"/>
            <w:hideMark/>
          </w:tcPr>
          <w:p w14:paraId="2B17ECB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14" w:author="Office" w:date="2025-09-19T11:02:00Z" w16du:dateUtc="2025-09-19T09:02:00Z"/>
                <w:rFonts w:eastAsia="Times New Roman"/>
                <w:sz w:val="20"/>
                <w:szCs w:val="20"/>
                <w:bdr w:val="none" w:sz="0" w:space="0" w:color="auto"/>
              </w:rPr>
            </w:pPr>
          </w:p>
        </w:tc>
        <w:tc>
          <w:tcPr>
            <w:tcW w:w="619" w:type="dxa"/>
            <w:tcBorders>
              <w:top w:val="nil"/>
              <w:left w:val="nil"/>
              <w:bottom w:val="nil"/>
              <w:right w:val="nil"/>
            </w:tcBorders>
            <w:noWrap/>
            <w:vAlign w:val="center"/>
            <w:hideMark/>
          </w:tcPr>
          <w:p w14:paraId="4FE0E82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15" w:author="Office" w:date="2025-09-19T11:02:00Z" w16du:dateUtc="2025-09-19T09:02:00Z"/>
                <w:rFonts w:eastAsia="Times New Roman"/>
                <w:sz w:val="20"/>
                <w:szCs w:val="20"/>
                <w:bdr w:val="none" w:sz="0" w:space="0" w:color="auto"/>
              </w:rPr>
            </w:pPr>
          </w:p>
        </w:tc>
        <w:tc>
          <w:tcPr>
            <w:tcW w:w="700" w:type="dxa"/>
            <w:tcBorders>
              <w:top w:val="nil"/>
              <w:left w:val="nil"/>
              <w:bottom w:val="nil"/>
              <w:right w:val="nil"/>
            </w:tcBorders>
            <w:noWrap/>
            <w:vAlign w:val="center"/>
            <w:hideMark/>
          </w:tcPr>
          <w:p w14:paraId="0237A29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16" w:author="Office" w:date="2025-09-19T11:02:00Z" w16du:dateUtc="2025-09-19T09:02:00Z"/>
                <w:rFonts w:eastAsia="Times New Roman"/>
                <w:sz w:val="20"/>
                <w:szCs w:val="20"/>
                <w:bdr w:val="none" w:sz="0" w:space="0" w:color="auto"/>
              </w:rPr>
            </w:pPr>
          </w:p>
        </w:tc>
        <w:tc>
          <w:tcPr>
            <w:tcW w:w="526" w:type="dxa"/>
            <w:tcBorders>
              <w:top w:val="nil"/>
              <w:left w:val="nil"/>
              <w:bottom w:val="nil"/>
              <w:right w:val="nil"/>
            </w:tcBorders>
            <w:noWrap/>
            <w:vAlign w:val="center"/>
            <w:hideMark/>
          </w:tcPr>
          <w:p w14:paraId="2B658D6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17"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71EF007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18" w:author="Office" w:date="2025-09-19T11:02:00Z" w16du:dateUtc="2025-09-19T09:02:00Z"/>
                <w:rFonts w:eastAsia="Times New Roman"/>
                <w:sz w:val="20"/>
                <w:szCs w:val="20"/>
                <w:bdr w:val="none" w:sz="0" w:space="0" w:color="auto"/>
              </w:rPr>
            </w:pPr>
          </w:p>
        </w:tc>
        <w:tc>
          <w:tcPr>
            <w:tcW w:w="1135" w:type="dxa"/>
            <w:vMerge w:val="restart"/>
            <w:tcBorders>
              <w:top w:val="nil"/>
              <w:left w:val="nil"/>
              <w:bottom w:val="nil"/>
              <w:right w:val="nil"/>
            </w:tcBorders>
            <w:noWrap/>
            <w:vAlign w:val="center"/>
            <w:hideMark/>
          </w:tcPr>
          <w:p w14:paraId="78F0ACD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919" w:author="Office" w:date="2025-09-19T11:02:00Z" w16du:dateUtc="2025-09-19T09:02:00Z"/>
                <w:rFonts w:eastAsia="Times New Roman"/>
                <w:color w:val="000000"/>
                <w:sz w:val="20"/>
                <w:szCs w:val="20"/>
                <w:bdr w:val="none" w:sz="0" w:space="0" w:color="auto"/>
              </w:rPr>
            </w:pPr>
            <w:ins w:id="920" w:author="Office" w:date="2025-09-19T11:02:00Z" w16du:dateUtc="2025-09-19T09:02:00Z">
              <w:r w:rsidRPr="00EA2502">
                <w:rPr>
                  <w:rFonts w:eastAsia="Times New Roman"/>
                  <w:color w:val="000000"/>
                  <w:sz w:val="20"/>
                  <w:szCs w:val="20"/>
                  <w:bdr w:val="none" w:sz="0" w:space="0" w:color="auto"/>
                </w:rPr>
                <w:t>sec</w:t>
              </w:r>
            </w:ins>
          </w:p>
        </w:tc>
        <w:tc>
          <w:tcPr>
            <w:tcW w:w="652" w:type="dxa"/>
            <w:tcBorders>
              <w:top w:val="nil"/>
              <w:left w:val="nil"/>
              <w:bottom w:val="nil"/>
              <w:right w:val="nil"/>
            </w:tcBorders>
            <w:noWrap/>
            <w:vAlign w:val="center"/>
            <w:hideMark/>
          </w:tcPr>
          <w:p w14:paraId="442494F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21" w:author="Office" w:date="2025-09-19T11:02:00Z" w16du:dateUtc="2025-09-19T09:02:00Z"/>
                <w:rFonts w:eastAsia="Times New Roman"/>
                <w:color w:val="000000"/>
                <w:sz w:val="20"/>
                <w:szCs w:val="20"/>
                <w:bdr w:val="none" w:sz="0" w:space="0" w:color="auto"/>
              </w:rPr>
            </w:pPr>
            <w:proofErr w:type="spellStart"/>
            <w:ins w:id="922" w:author="Office" w:date="2025-09-19T11:02:00Z" w16du:dateUtc="2025-09-19T09:02:00Z">
              <w:r w:rsidRPr="00EA2502">
                <w:rPr>
                  <w:rFonts w:eastAsia="Times New Roman"/>
                  <w:color w:val="000000"/>
                  <w:sz w:val="20"/>
                  <w:szCs w:val="20"/>
                  <w:bdr w:val="none" w:sz="0" w:space="0" w:color="auto"/>
                </w:rPr>
                <w:t>caes</w:t>
              </w:r>
              <w:proofErr w:type="spellEnd"/>
            </w:ins>
          </w:p>
        </w:tc>
        <w:tc>
          <w:tcPr>
            <w:tcW w:w="652" w:type="dxa"/>
            <w:tcBorders>
              <w:top w:val="nil"/>
              <w:left w:val="nil"/>
              <w:bottom w:val="nil"/>
              <w:right w:val="nil"/>
            </w:tcBorders>
            <w:shd w:val="clear" w:color="D07079" w:fill="D07079"/>
            <w:noWrap/>
            <w:vAlign w:val="center"/>
            <w:hideMark/>
          </w:tcPr>
          <w:p w14:paraId="4A72C8B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23" w:author="Office" w:date="2025-09-19T11:02:00Z" w16du:dateUtc="2025-09-19T09:02:00Z"/>
                <w:rFonts w:eastAsia="Times New Roman"/>
                <w:color w:val="000000"/>
                <w:sz w:val="20"/>
                <w:szCs w:val="20"/>
                <w:bdr w:val="none" w:sz="0" w:space="0" w:color="auto"/>
              </w:rPr>
            </w:pPr>
            <w:ins w:id="924" w:author="Office" w:date="2025-09-19T11:02:00Z" w16du:dateUtc="2025-09-19T09:02:00Z">
              <w:r w:rsidRPr="00EA2502">
                <w:rPr>
                  <w:rFonts w:eastAsia="Times New Roman"/>
                  <w:color w:val="000000"/>
                  <w:sz w:val="20"/>
                  <w:szCs w:val="20"/>
                  <w:bdr w:val="none" w:sz="0" w:space="0" w:color="auto"/>
                </w:rPr>
                <w:t>0.35</w:t>
              </w:r>
            </w:ins>
          </w:p>
        </w:tc>
        <w:tc>
          <w:tcPr>
            <w:tcW w:w="620" w:type="dxa"/>
            <w:tcBorders>
              <w:top w:val="nil"/>
              <w:left w:val="nil"/>
              <w:bottom w:val="nil"/>
              <w:right w:val="nil"/>
            </w:tcBorders>
            <w:shd w:val="clear" w:color="DA8E95" w:fill="DA8E95"/>
            <w:noWrap/>
            <w:vAlign w:val="center"/>
            <w:hideMark/>
          </w:tcPr>
          <w:p w14:paraId="308B65F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25" w:author="Office" w:date="2025-09-19T11:02:00Z" w16du:dateUtc="2025-09-19T09:02:00Z"/>
                <w:rFonts w:eastAsia="Times New Roman"/>
                <w:color w:val="000000"/>
                <w:sz w:val="20"/>
                <w:szCs w:val="20"/>
                <w:bdr w:val="none" w:sz="0" w:space="0" w:color="auto"/>
              </w:rPr>
            </w:pPr>
            <w:ins w:id="926" w:author="Office" w:date="2025-09-19T11:02:00Z" w16du:dateUtc="2025-09-19T09:02:00Z">
              <w:r w:rsidRPr="00EA2502">
                <w:rPr>
                  <w:rFonts w:eastAsia="Times New Roman"/>
                  <w:color w:val="000000"/>
                  <w:sz w:val="20"/>
                  <w:szCs w:val="20"/>
                  <w:bdr w:val="none" w:sz="0" w:space="0" w:color="auto"/>
                </w:rPr>
                <w:t>0.39</w:t>
              </w:r>
            </w:ins>
          </w:p>
        </w:tc>
        <w:tc>
          <w:tcPr>
            <w:tcW w:w="604" w:type="dxa"/>
            <w:tcBorders>
              <w:top w:val="nil"/>
              <w:left w:val="nil"/>
              <w:bottom w:val="nil"/>
              <w:right w:val="nil"/>
            </w:tcBorders>
            <w:shd w:val="clear" w:color="CF6E77" w:fill="CF6E77"/>
            <w:noWrap/>
            <w:vAlign w:val="center"/>
            <w:hideMark/>
          </w:tcPr>
          <w:p w14:paraId="6ED422E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27" w:author="Office" w:date="2025-09-19T11:02:00Z" w16du:dateUtc="2025-09-19T09:02:00Z"/>
                <w:rFonts w:eastAsia="Times New Roman"/>
                <w:color w:val="000000"/>
                <w:sz w:val="20"/>
                <w:szCs w:val="20"/>
                <w:bdr w:val="none" w:sz="0" w:space="0" w:color="auto"/>
              </w:rPr>
            </w:pPr>
            <w:ins w:id="928" w:author="Office" w:date="2025-09-19T11:02:00Z" w16du:dateUtc="2025-09-19T09:02:00Z">
              <w:r w:rsidRPr="00EA2502">
                <w:rPr>
                  <w:rFonts w:eastAsia="Times New Roman"/>
                  <w:color w:val="000000"/>
                  <w:sz w:val="20"/>
                  <w:szCs w:val="20"/>
                  <w:bdr w:val="none" w:sz="0" w:space="0" w:color="auto"/>
                </w:rPr>
                <w:t>0.35</w:t>
              </w:r>
            </w:ins>
          </w:p>
        </w:tc>
        <w:tc>
          <w:tcPr>
            <w:tcW w:w="652" w:type="dxa"/>
            <w:tcBorders>
              <w:top w:val="nil"/>
              <w:left w:val="nil"/>
              <w:bottom w:val="nil"/>
              <w:right w:val="nil"/>
            </w:tcBorders>
            <w:shd w:val="clear" w:color="CD6972" w:fill="CD6972"/>
            <w:noWrap/>
            <w:vAlign w:val="center"/>
            <w:hideMark/>
          </w:tcPr>
          <w:p w14:paraId="5B4CC8A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29" w:author="Office" w:date="2025-09-19T11:02:00Z" w16du:dateUtc="2025-09-19T09:02:00Z"/>
                <w:rFonts w:eastAsia="Times New Roman"/>
                <w:color w:val="000000"/>
                <w:sz w:val="20"/>
                <w:szCs w:val="20"/>
                <w:bdr w:val="none" w:sz="0" w:space="0" w:color="auto"/>
              </w:rPr>
            </w:pPr>
            <w:ins w:id="930" w:author="Office" w:date="2025-09-19T11:02:00Z" w16du:dateUtc="2025-09-19T09:02:00Z">
              <w:r w:rsidRPr="00EA2502">
                <w:rPr>
                  <w:rFonts w:eastAsia="Times New Roman"/>
                  <w:color w:val="000000"/>
                  <w:sz w:val="20"/>
                  <w:szCs w:val="20"/>
                  <w:bdr w:val="none" w:sz="0" w:space="0" w:color="auto"/>
                </w:rPr>
                <w:t>0.34</w:t>
              </w:r>
            </w:ins>
          </w:p>
        </w:tc>
      </w:tr>
      <w:tr w:rsidR="001951C1" w:rsidRPr="00EA2502" w14:paraId="445712C9" w14:textId="77777777" w:rsidTr="00F41DE9">
        <w:trPr>
          <w:trHeight w:val="258"/>
          <w:ins w:id="931" w:author="Office" w:date="2025-09-19T11:02:00Z" w16du:dateUtc="2025-09-19T09:02:00Z"/>
        </w:trPr>
        <w:tc>
          <w:tcPr>
            <w:tcW w:w="1134" w:type="dxa"/>
            <w:vMerge/>
            <w:tcBorders>
              <w:top w:val="nil"/>
              <w:left w:val="nil"/>
              <w:bottom w:val="nil"/>
              <w:right w:val="nil"/>
            </w:tcBorders>
            <w:vAlign w:val="center"/>
            <w:hideMark/>
          </w:tcPr>
          <w:p w14:paraId="244365E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32" w:author="Office" w:date="2025-09-19T11:02:00Z" w16du:dateUtc="2025-09-19T09:02:00Z"/>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48AA308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33" w:author="Office" w:date="2025-09-19T11:02:00Z" w16du:dateUtc="2025-09-19T09:02:00Z"/>
                <w:rFonts w:eastAsia="Times New Roman"/>
                <w:color w:val="000000"/>
                <w:sz w:val="20"/>
                <w:szCs w:val="20"/>
                <w:bdr w:val="none" w:sz="0" w:space="0" w:color="auto"/>
              </w:rPr>
            </w:pPr>
            <w:ins w:id="934" w:author="Office" w:date="2025-09-19T11:02:00Z" w16du:dateUtc="2025-09-19T09:02:00Z">
              <w:r w:rsidRPr="00EA2502">
                <w:rPr>
                  <w:rFonts w:eastAsia="Times New Roman"/>
                  <w:color w:val="000000"/>
                  <w:sz w:val="20"/>
                  <w:szCs w:val="20"/>
                  <w:bdr w:val="none" w:sz="0" w:space="0" w:color="auto"/>
                </w:rPr>
                <w:t>west</w:t>
              </w:r>
            </w:ins>
          </w:p>
        </w:tc>
        <w:tc>
          <w:tcPr>
            <w:tcW w:w="582" w:type="dxa"/>
            <w:tcBorders>
              <w:top w:val="nil"/>
              <w:left w:val="nil"/>
              <w:bottom w:val="nil"/>
              <w:right w:val="nil"/>
            </w:tcBorders>
            <w:noWrap/>
            <w:vAlign w:val="center"/>
            <w:hideMark/>
          </w:tcPr>
          <w:p w14:paraId="4413A4E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35" w:author="Office" w:date="2025-09-19T11:02:00Z" w16du:dateUtc="2025-09-19T09:02:00Z"/>
                <w:rFonts w:eastAsia="Times New Roman"/>
                <w:color w:val="000000"/>
                <w:sz w:val="20"/>
                <w:szCs w:val="20"/>
                <w:bdr w:val="none" w:sz="0" w:space="0" w:color="auto"/>
              </w:rPr>
            </w:pPr>
          </w:p>
        </w:tc>
        <w:tc>
          <w:tcPr>
            <w:tcW w:w="685" w:type="dxa"/>
            <w:tcBorders>
              <w:top w:val="nil"/>
              <w:left w:val="nil"/>
              <w:bottom w:val="nil"/>
              <w:right w:val="nil"/>
            </w:tcBorders>
            <w:shd w:val="clear" w:color="277D87" w:fill="277D87"/>
            <w:noWrap/>
            <w:vAlign w:val="center"/>
            <w:hideMark/>
          </w:tcPr>
          <w:p w14:paraId="40AAC65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36" w:author="Office" w:date="2025-09-19T11:02:00Z" w16du:dateUtc="2025-09-19T09:02:00Z"/>
                <w:rFonts w:eastAsia="Times New Roman"/>
                <w:color w:val="000000"/>
                <w:sz w:val="20"/>
                <w:szCs w:val="20"/>
                <w:bdr w:val="none" w:sz="0" w:space="0" w:color="auto"/>
              </w:rPr>
            </w:pPr>
            <w:ins w:id="937" w:author="Office" w:date="2025-09-19T11:02:00Z" w16du:dateUtc="2025-09-19T09:02:00Z">
              <w:r w:rsidRPr="00EA2502">
                <w:rPr>
                  <w:rFonts w:eastAsia="Times New Roman"/>
                  <w:color w:val="000000"/>
                  <w:sz w:val="20"/>
                  <w:szCs w:val="20"/>
                  <w:bdr w:val="none" w:sz="0" w:space="0" w:color="auto"/>
                </w:rPr>
                <w:t>0.07</w:t>
              </w:r>
            </w:ins>
          </w:p>
        </w:tc>
        <w:tc>
          <w:tcPr>
            <w:tcW w:w="808" w:type="dxa"/>
            <w:tcBorders>
              <w:top w:val="nil"/>
              <w:left w:val="nil"/>
              <w:bottom w:val="nil"/>
              <w:right w:val="nil"/>
            </w:tcBorders>
            <w:noWrap/>
            <w:vAlign w:val="center"/>
            <w:hideMark/>
          </w:tcPr>
          <w:p w14:paraId="7287612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38" w:author="Office" w:date="2025-09-19T11:02:00Z" w16du:dateUtc="2025-09-19T09:02:00Z"/>
                <w:rFonts w:eastAsia="Times New Roman"/>
                <w:color w:val="000000"/>
                <w:sz w:val="20"/>
                <w:szCs w:val="20"/>
                <w:bdr w:val="none" w:sz="0" w:space="0" w:color="auto"/>
              </w:rPr>
            </w:pPr>
          </w:p>
        </w:tc>
        <w:tc>
          <w:tcPr>
            <w:tcW w:w="1135" w:type="dxa"/>
            <w:vMerge w:val="restart"/>
            <w:tcBorders>
              <w:top w:val="nil"/>
              <w:left w:val="nil"/>
              <w:bottom w:val="nil"/>
              <w:right w:val="nil"/>
            </w:tcBorders>
            <w:noWrap/>
            <w:vAlign w:val="center"/>
            <w:hideMark/>
          </w:tcPr>
          <w:p w14:paraId="4EA5F5F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939" w:author="Office" w:date="2025-09-19T11:02:00Z" w16du:dateUtc="2025-09-19T09:02:00Z"/>
                <w:rFonts w:eastAsia="Times New Roman"/>
                <w:color w:val="000000"/>
                <w:sz w:val="20"/>
                <w:szCs w:val="20"/>
                <w:bdr w:val="none" w:sz="0" w:space="0" w:color="auto"/>
              </w:rPr>
            </w:pPr>
            <w:proofErr w:type="spellStart"/>
            <w:ins w:id="940" w:author="Office" w:date="2025-09-19T11:02:00Z" w16du:dateUtc="2025-09-19T09:02:00Z">
              <w:r w:rsidRPr="00EA2502">
                <w:rPr>
                  <w:rFonts w:eastAsia="Times New Roman"/>
                  <w:color w:val="000000"/>
                  <w:sz w:val="20"/>
                  <w:szCs w:val="20"/>
                  <w:bdr w:val="none" w:sz="0" w:space="0" w:color="auto"/>
                </w:rPr>
                <w:t>nico</w:t>
              </w:r>
              <w:proofErr w:type="spellEnd"/>
            </w:ins>
          </w:p>
        </w:tc>
        <w:tc>
          <w:tcPr>
            <w:tcW w:w="700" w:type="dxa"/>
            <w:tcBorders>
              <w:top w:val="nil"/>
              <w:left w:val="nil"/>
              <w:bottom w:val="nil"/>
              <w:right w:val="nil"/>
            </w:tcBorders>
            <w:noWrap/>
            <w:vAlign w:val="center"/>
            <w:hideMark/>
          </w:tcPr>
          <w:p w14:paraId="4FD91F5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41" w:author="Office" w:date="2025-09-19T11:02:00Z" w16du:dateUtc="2025-09-19T09:02:00Z"/>
                <w:rFonts w:eastAsia="Times New Roman"/>
                <w:color w:val="000000"/>
                <w:sz w:val="20"/>
                <w:szCs w:val="20"/>
                <w:bdr w:val="none" w:sz="0" w:space="0" w:color="auto"/>
              </w:rPr>
            </w:pPr>
            <w:proofErr w:type="spellStart"/>
            <w:ins w:id="942" w:author="Office" w:date="2025-09-19T11:02:00Z" w16du:dateUtc="2025-09-19T09:02:00Z">
              <w:r w:rsidRPr="00EA2502">
                <w:rPr>
                  <w:rFonts w:eastAsia="Times New Roman"/>
                  <w:color w:val="000000"/>
                  <w:sz w:val="20"/>
                  <w:szCs w:val="20"/>
                  <w:bdr w:val="none" w:sz="0" w:space="0" w:color="auto"/>
                </w:rPr>
                <w:t>Preit</w:t>
              </w:r>
              <w:proofErr w:type="spellEnd"/>
            </w:ins>
          </w:p>
        </w:tc>
        <w:tc>
          <w:tcPr>
            <w:tcW w:w="619" w:type="dxa"/>
            <w:tcBorders>
              <w:top w:val="nil"/>
              <w:left w:val="nil"/>
              <w:bottom w:val="nil"/>
              <w:right w:val="nil"/>
            </w:tcBorders>
            <w:shd w:val="clear" w:color="EEB13E" w:fill="EEB13E"/>
            <w:noWrap/>
            <w:vAlign w:val="center"/>
            <w:hideMark/>
          </w:tcPr>
          <w:p w14:paraId="5794A2C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43" w:author="Office" w:date="2025-09-19T11:02:00Z" w16du:dateUtc="2025-09-19T09:02:00Z"/>
                <w:rFonts w:eastAsia="Times New Roman"/>
                <w:color w:val="000000"/>
                <w:sz w:val="20"/>
                <w:szCs w:val="20"/>
                <w:bdr w:val="none" w:sz="0" w:space="0" w:color="auto"/>
              </w:rPr>
            </w:pPr>
            <w:ins w:id="944" w:author="Office" w:date="2025-09-19T11:02:00Z" w16du:dateUtc="2025-09-19T09:02:00Z">
              <w:r w:rsidRPr="00EA2502">
                <w:rPr>
                  <w:rFonts w:eastAsia="Times New Roman"/>
                  <w:color w:val="000000"/>
                  <w:sz w:val="20"/>
                  <w:szCs w:val="20"/>
                  <w:bdr w:val="none" w:sz="0" w:space="0" w:color="auto"/>
                </w:rPr>
                <w:t>0.15</w:t>
              </w:r>
            </w:ins>
          </w:p>
        </w:tc>
        <w:tc>
          <w:tcPr>
            <w:tcW w:w="700" w:type="dxa"/>
            <w:tcBorders>
              <w:top w:val="nil"/>
              <w:left w:val="nil"/>
              <w:bottom w:val="nil"/>
              <w:right w:val="nil"/>
            </w:tcBorders>
            <w:shd w:val="clear" w:color="E29228" w:fill="E29228"/>
            <w:noWrap/>
            <w:vAlign w:val="center"/>
            <w:hideMark/>
          </w:tcPr>
          <w:p w14:paraId="7C347E8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45" w:author="Office" w:date="2025-09-19T11:02:00Z" w16du:dateUtc="2025-09-19T09:02:00Z"/>
                <w:rFonts w:eastAsia="Times New Roman"/>
                <w:color w:val="000000"/>
                <w:sz w:val="20"/>
                <w:szCs w:val="20"/>
                <w:bdr w:val="none" w:sz="0" w:space="0" w:color="auto"/>
              </w:rPr>
            </w:pPr>
            <w:ins w:id="946" w:author="Office" w:date="2025-09-19T11:02:00Z" w16du:dateUtc="2025-09-19T09:02:00Z">
              <w:r w:rsidRPr="00EA2502">
                <w:rPr>
                  <w:rFonts w:eastAsia="Times New Roman"/>
                  <w:color w:val="000000"/>
                  <w:sz w:val="20"/>
                  <w:szCs w:val="20"/>
                  <w:bdr w:val="none" w:sz="0" w:space="0" w:color="auto"/>
                </w:rPr>
                <w:t>0.19</w:t>
              </w:r>
            </w:ins>
          </w:p>
        </w:tc>
        <w:tc>
          <w:tcPr>
            <w:tcW w:w="526" w:type="dxa"/>
            <w:tcBorders>
              <w:top w:val="nil"/>
              <w:left w:val="nil"/>
              <w:bottom w:val="nil"/>
              <w:right w:val="nil"/>
            </w:tcBorders>
            <w:shd w:val="clear" w:color="D87916" w:fill="D87916"/>
            <w:noWrap/>
            <w:vAlign w:val="center"/>
            <w:hideMark/>
          </w:tcPr>
          <w:p w14:paraId="04E71EF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47" w:author="Office" w:date="2025-09-19T11:02:00Z" w16du:dateUtc="2025-09-19T09:02:00Z"/>
                <w:rFonts w:eastAsia="Times New Roman"/>
                <w:color w:val="000000"/>
                <w:sz w:val="20"/>
                <w:szCs w:val="20"/>
                <w:bdr w:val="none" w:sz="0" w:space="0" w:color="auto"/>
              </w:rPr>
            </w:pPr>
            <w:ins w:id="948" w:author="Office" w:date="2025-09-19T11:02:00Z" w16du:dateUtc="2025-09-19T09:02:00Z">
              <w:r w:rsidRPr="00EA2502">
                <w:rPr>
                  <w:rFonts w:eastAsia="Times New Roman"/>
                  <w:color w:val="000000"/>
                  <w:sz w:val="20"/>
                  <w:szCs w:val="20"/>
                  <w:bdr w:val="none" w:sz="0" w:space="0" w:color="auto"/>
                </w:rPr>
                <w:t>0.23</w:t>
              </w:r>
            </w:ins>
          </w:p>
        </w:tc>
        <w:tc>
          <w:tcPr>
            <w:tcW w:w="808" w:type="dxa"/>
            <w:tcBorders>
              <w:top w:val="nil"/>
              <w:left w:val="nil"/>
              <w:bottom w:val="nil"/>
              <w:right w:val="nil"/>
            </w:tcBorders>
            <w:noWrap/>
            <w:vAlign w:val="center"/>
            <w:hideMark/>
          </w:tcPr>
          <w:p w14:paraId="319CCC3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49" w:author="Office" w:date="2025-09-19T11:02:00Z" w16du:dateUtc="2025-09-19T09:02:00Z"/>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675340E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50" w:author="Office" w:date="2025-09-19T11:02:00Z" w16du:dateUtc="2025-09-19T09:02:00Z"/>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7FEEDA5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51" w:author="Office" w:date="2025-09-19T11:02:00Z" w16du:dateUtc="2025-09-19T09:02:00Z"/>
                <w:rFonts w:eastAsia="Times New Roman"/>
                <w:color w:val="000000"/>
                <w:sz w:val="20"/>
                <w:szCs w:val="20"/>
                <w:bdr w:val="none" w:sz="0" w:space="0" w:color="auto"/>
              </w:rPr>
            </w:pPr>
            <w:proofErr w:type="spellStart"/>
            <w:ins w:id="952" w:author="Office" w:date="2025-09-19T11:02:00Z" w16du:dateUtc="2025-09-19T09:02:00Z">
              <w:r w:rsidRPr="00EA2502">
                <w:rPr>
                  <w:rFonts w:eastAsia="Times New Roman"/>
                  <w:color w:val="000000"/>
                  <w:sz w:val="20"/>
                  <w:szCs w:val="20"/>
                  <w:bdr w:val="none" w:sz="0" w:space="0" w:color="auto"/>
                </w:rPr>
                <w:t>duse</w:t>
              </w:r>
              <w:proofErr w:type="spellEnd"/>
            </w:ins>
          </w:p>
        </w:tc>
        <w:tc>
          <w:tcPr>
            <w:tcW w:w="652" w:type="dxa"/>
            <w:tcBorders>
              <w:top w:val="nil"/>
              <w:left w:val="nil"/>
              <w:bottom w:val="nil"/>
              <w:right w:val="nil"/>
            </w:tcBorders>
            <w:noWrap/>
            <w:vAlign w:val="center"/>
            <w:hideMark/>
          </w:tcPr>
          <w:p w14:paraId="093AA9A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53" w:author="Office" w:date="2025-09-19T11:02:00Z" w16du:dateUtc="2025-09-19T09:02:00Z"/>
                <w:rFonts w:eastAsia="Times New Roman"/>
                <w:color w:val="000000"/>
                <w:sz w:val="20"/>
                <w:szCs w:val="20"/>
                <w:bdr w:val="none" w:sz="0" w:space="0" w:color="auto"/>
              </w:rPr>
            </w:pPr>
          </w:p>
        </w:tc>
        <w:tc>
          <w:tcPr>
            <w:tcW w:w="620" w:type="dxa"/>
            <w:tcBorders>
              <w:top w:val="nil"/>
              <w:left w:val="nil"/>
              <w:bottom w:val="nil"/>
              <w:right w:val="nil"/>
            </w:tcBorders>
            <w:shd w:val="clear" w:color="CB636D" w:fill="CB636D"/>
            <w:noWrap/>
            <w:vAlign w:val="center"/>
            <w:hideMark/>
          </w:tcPr>
          <w:p w14:paraId="2A8A223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54" w:author="Office" w:date="2025-09-19T11:02:00Z" w16du:dateUtc="2025-09-19T09:02:00Z"/>
                <w:rFonts w:eastAsia="Times New Roman"/>
                <w:color w:val="000000"/>
                <w:sz w:val="20"/>
                <w:szCs w:val="20"/>
                <w:bdr w:val="none" w:sz="0" w:space="0" w:color="auto"/>
              </w:rPr>
            </w:pPr>
            <w:ins w:id="955" w:author="Office" w:date="2025-09-19T11:02:00Z" w16du:dateUtc="2025-09-19T09:02:00Z">
              <w:r w:rsidRPr="00EA2502">
                <w:rPr>
                  <w:rFonts w:eastAsia="Times New Roman"/>
                  <w:color w:val="000000"/>
                  <w:sz w:val="20"/>
                  <w:szCs w:val="20"/>
                  <w:bdr w:val="none" w:sz="0" w:space="0" w:color="auto"/>
                </w:rPr>
                <w:t>0.33</w:t>
              </w:r>
            </w:ins>
          </w:p>
        </w:tc>
        <w:tc>
          <w:tcPr>
            <w:tcW w:w="604" w:type="dxa"/>
            <w:tcBorders>
              <w:top w:val="nil"/>
              <w:left w:val="nil"/>
              <w:bottom w:val="nil"/>
              <w:right w:val="nil"/>
            </w:tcBorders>
            <w:shd w:val="clear" w:color="C34B56" w:fill="C34B56"/>
            <w:noWrap/>
            <w:vAlign w:val="center"/>
            <w:hideMark/>
          </w:tcPr>
          <w:p w14:paraId="104E54B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56" w:author="Office" w:date="2025-09-19T11:02:00Z" w16du:dateUtc="2025-09-19T09:02:00Z"/>
                <w:rFonts w:eastAsia="Times New Roman"/>
                <w:color w:val="000000"/>
                <w:sz w:val="20"/>
                <w:szCs w:val="20"/>
                <w:bdr w:val="none" w:sz="0" w:space="0" w:color="auto"/>
              </w:rPr>
            </w:pPr>
            <w:ins w:id="957" w:author="Office" w:date="2025-09-19T11:02:00Z" w16du:dateUtc="2025-09-19T09:02:00Z">
              <w:r w:rsidRPr="00EA2502">
                <w:rPr>
                  <w:rFonts w:eastAsia="Times New Roman"/>
                  <w:color w:val="000000"/>
                  <w:sz w:val="20"/>
                  <w:szCs w:val="20"/>
                  <w:bdr w:val="none" w:sz="0" w:space="0" w:color="auto"/>
                </w:rPr>
                <w:t>0.29</w:t>
              </w:r>
            </w:ins>
          </w:p>
        </w:tc>
        <w:tc>
          <w:tcPr>
            <w:tcW w:w="652" w:type="dxa"/>
            <w:tcBorders>
              <w:top w:val="nil"/>
              <w:left w:val="nil"/>
              <w:bottom w:val="nil"/>
              <w:right w:val="nil"/>
            </w:tcBorders>
            <w:shd w:val="clear" w:color="C0414D" w:fill="C0414D"/>
            <w:noWrap/>
            <w:vAlign w:val="center"/>
            <w:hideMark/>
          </w:tcPr>
          <w:p w14:paraId="2814E30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58" w:author="Office" w:date="2025-09-19T11:02:00Z" w16du:dateUtc="2025-09-19T09:02:00Z"/>
                <w:rFonts w:eastAsia="Times New Roman"/>
                <w:color w:val="000000"/>
                <w:sz w:val="20"/>
                <w:szCs w:val="20"/>
                <w:bdr w:val="none" w:sz="0" w:space="0" w:color="auto"/>
              </w:rPr>
            </w:pPr>
            <w:ins w:id="959" w:author="Office" w:date="2025-09-19T11:02:00Z" w16du:dateUtc="2025-09-19T09:02:00Z">
              <w:r w:rsidRPr="00EA2502">
                <w:rPr>
                  <w:rFonts w:eastAsia="Times New Roman"/>
                  <w:color w:val="000000"/>
                  <w:sz w:val="20"/>
                  <w:szCs w:val="20"/>
                  <w:bdr w:val="none" w:sz="0" w:space="0" w:color="auto"/>
                </w:rPr>
                <w:t>0.28</w:t>
              </w:r>
            </w:ins>
          </w:p>
        </w:tc>
      </w:tr>
      <w:tr w:rsidR="001951C1" w:rsidRPr="00EA2502" w14:paraId="1883C440" w14:textId="77777777" w:rsidTr="00F41DE9">
        <w:trPr>
          <w:trHeight w:val="258"/>
          <w:ins w:id="960" w:author="Office" w:date="2025-09-19T11:02:00Z" w16du:dateUtc="2025-09-19T09:02:00Z"/>
        </w:trPr>
        <w:tc>
          <w:tcPr>
            <w:tcW w:w="1134" w:type="dxa"/>
            <w:tcBorders>
              <w:top w:val="nil"/>
              <w:left w:val="nil"/>
              <w:bottom w:val="nil"/>
              <w:right w:val="nil"/>
            </w:tcBorders>
            <w:noWrap/>
            <w:vAlign w:val="center"/>
            <w:hideMark/>
          </w:tcPr>
          <w:p w14:paraId="5B78712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61" w:author="Office" w:date="2025-09-19T11:02:00Z" w16du:dateUtc="2025-09-19T09:02:00Z"/>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369AA21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62" w:author="Office" w:date="2025-09-19T11:02:00Z" w16du:dateUtc="2025-09-19T09:02:00Z"/>
                <w:rFonts w:eastAsia="Times New Roman"/>
                <w:sz w:val="20"/>
                <w:szCs w:val="20"/>
                <w:bdr w:val="none" w:sz="0" w:space="0" w:color="auto"/>
              </w:rPr>
            </w:pPr>
          </w:p>
        </w:tc>
        <w:tc>
          <w:tcPr>
            <w:tcW w:w="582" w:type="dxa"/>
            <w:tcBorders>
              <w:top w:val="nil"/>
              <w:left w:val="nil"/>
              <w:bottom w:val="nil"/>
              <w:right w:val="nil"/>
            </w:tcBorders>
            <w:noWrap/>
            <w:vAlign w:val="center"/>
            <w:hideMark/>
          </w:tcPr>
          <w:p w14:paraId="654A196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63" w:author="Office" w:date="2025-09-19T11:02:00Z" w16du:dateUtc="2025-09-19T09:02:00Z"/>
                <w:rFonts w:eastAsia="Times New Roman"/>
                <w:sz w:val="20"/>
                <w:szCs w:val="20"/>
                <w:bdr w:val="none" w:sz="0" w:space="0" w:color="auto"/>
              </w:rPr>
            </w:pPr>
          </w:p>
        </w:tc>
        <w:tc>
          <w:tcPr>
            <w:tcW w:w="685" w:type="dxa"/>
            <w:tcBorders>
              <w:top w:val="nil"/>
              <w:left w:val="nil"/>
              <w:bottom w:val="nil"/>
              <w:right w:val="nil"/>
            </w:tcBorders>
            <w:noWrap/>
            <w:vAlign w:val="center"/>
            <w:hideMark/>
          </w:tcPr>
          <w:p w14:paraId="66BDBA0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64"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17971D3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65" w:author="Office" w:date="2025-09-19T11:02:00Z" w16du:dateUtc="2025-09-19T09:02:00Z"/>
                <w:rFonts w:eastAsia="Times New Roman"/>
                <w:sz w:val="20"/>
                <w:szCs w:val="20"/>
                <w:bdr w:val="none" w:sz="0" w:space="0" w:color="auto"/>
              </w:rPr>
            </w:pPr>
          </w:p>
        </w:tc>
        <w:tc>
          <w:tcPr>
            <w:tcW w:w="1135" w:type="dxa"/>
            <w:vMerge/>
            <w:tcBorders>
              <w:top w:val="nil"/>
              <w:left w:val="nil"/>
              <w:bottom w:val="nil"/>
              <w:right w:val="nil"/>
            </w:tcBorders>
            <w:vAlign w:val="center"/>
            <w:hideMark/>
          </w:tcPr>
          <w:p w14:paraId="1B48FCC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66"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5A156B4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67" w:author="Office" w:date="2025-09-19T11:02:00Z" w16du:dateUtc="2025-09-19T09:02:00Z"/>
                <w:rFonts w:eastAsia="Times New Roman"/>
                <w:color w:val="000000"/>
                <w:sz w:val="20"/>
                <w:szCs w:val="20"/>
                <w:bdr w:val="none" w:sz="0" w:space="0" w:color="auto"/>
              </w:rPr>
            </w:pPr>
            <w:proofErr w:type="spellStart"/>
            <w:ins w:id="968" w:author="Office" w:date="2025-09-19T11:02:00Z" w16du:dateUtc="2025-09-19T09:02:00Z">
              <w:r w:rsidRPr="00EA2502">
                <w:rPr>
                  <w:rFonts w:eastAsia="Times New Roman"/>
                  <w:color w:val="000000"/>
                  <w:sz w:val="20"/>
                  <w:szCs w:val="20"/>
                  <w:bdr w:val="none" w:sz="0" w:space="0" w:color="auto"/>
                </w:rPr>
                <w:t>Psaxi</w:t>
              </w:r>
              <w:proofErr w:type="spellEnd"/>
            </w:ins>
          </w:p>
        </w:tc>
        <w:tc>
          <w:tcPr>
            <w:tcW w:w="619" w:type="dxa"/>
            <w:tcBorders>
              <w:top w:val="nil"/>
              <w:left w:val="nil"/>
              <w:bottom w:val="nil"/>
              <w:right w:val="nil"/>
            </w:tcBorders>
            <w:noWrap/>
            <w:vAlign w:val="center"/>
            <w:hideMark/>
          </w:tcPr>
          <w:p w14:paraId="02C1639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69"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shd w:val="clear" w:color="DC841E" w:fill="DC841E"/>
            <w:noWrap/>
            <w:vAlign w:val="center"/>
            <w:hideMark/>
          </w:tcPr>
          <w:p w14:paraId="5016D87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70" w:author="Office" w:date="2025-09-19T11:02:00Z" w16du:dateUtc="2025-09-19T09:02:00Z"/>
                <w:rFonts w:eastAsia="Times New Roman"/>
                <w:color w:val="000000"/>
                <w:sz w:val="20"/>
                <w:szCs w:val="20"/>
                <w:bdr w:val="none" w:sz="0" w:space="0" w:color="auto"/>
              </w:rPr>
            </w:pPr>
            <w:ins w:id="971" w:author="Office" w:date="2025-09-19T11:02:00Z" w16du:dateUtc="2025-09-19T09:02:00Z">
              <w:r w:rsidRPr="00EA2502">
                <w:rPr>
                  <w:rFonts w:eastAsia="Times New Roman"/>
                  <w:color w:val="000000"/>
                  <w:sz w:val="20"/>
                  <w:szCs w:val="20"/>
                  <w:bdr w:val="none" w:sz="0" w:space="0" w:color="auto"/>
                </w:rPr>
                <w:t>0.21</w:t>
              </w:r>
            </w:ins>
          </w:p>
        </w:tc>
        <w:tc>
          <w:tcPr>
            <w:tcW w:w="526" w:type="dxa"/>
            <w:tcBorders>
              <w:top w:val="nil"/>
              <w:left w:val="nil"/>
              <w:bottom w:val="nil"/>
              <w:right w:val="nil"/>
            </w:tcBorders>
            <w:shd w:val="clear" w:color="CC5D02" w:fill="CC5D02"/>
            <w:noWrap/>
            <w:vAlign w:val="center"/>
            <w:hideMark/>
          </w:tcPr>
          <w:p w14:paraId="177C59E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72" w:author="Office" w:date="2025-09-19T11:02:00Z" w16du:dateUtc="2025-09-19T09:02:00Z"/>
                <w:rFonts w:eastAsia="Times New Roman"/>
                <w:color w:val="000000"/>
                <w:sz w:val="20"/>
                <w:szCs w:val="20"/>
                <w:bdr w:val="none" w:sz="0" w:space="0" w:color="auto"/>
              </w:rPr>
            </w:pPr>
            <w:ins w:id="973" w:author="Office" w:date="2025-09-19T11:02:00Z" w16du:dateUtc="2025-09-19T09:02:00Z">
              <w:r w:rsidRPr="00EA2502">
                <w:rPr>
                  <w:rFonts w:eastAsia="Times New Roman"/>
                  <w:color w:val="000000"/>
                  <w:sz w:val="20"/>
                  <w:szCs w:val="20"/>
                  <w:bdr w:val="none" w:sz="0" w:space="0" w:color="auto"/>
                </w:rPr>
                <w:t>0.27</w:t>
              </w:r>
            </w:ins>
          </w:p>
        </w:tc>
        <w:tc>
          <w:tcPr>
            <w:tcW w:w="808" w:type="dxa"/>
            <w:tcBorders>
              <w:top w:val="nil"/>
              <w:left w:val="nil"/>
              <w:bottom w:val="nil"/>
              <w:right w:val="nil"/>
            </w:tcBorders>
            <w:noWrap/>
            <w:vAlign w:val="center"/>
            <w:hideMark/>
          </w:tcPr>
          <w:p w14:paraId="1891D4A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74" w:author="Office" w:date="2025-09-19T11:02:00Z" w16du:dateUtc="2025-09-19T09:02:00Z"/>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2D96D29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75" w:author="Office" w:date="2025-09-19T11:02:00Z" w16du:dateUtc="2025-09-19T09:02:00Z"/>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0E18F9B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76" w:author="Office" w:date="2025-09-19T11:02:00Z" w16du:dateUtc="2025-09-19T09:02:00Z"/>
                <w:rFonts w:eastAsia="Times New Roman"/>
                <w:color w:val="000000"/>
                <w:sz w:val="20"/>
                <w:szCs w:val="20"/>
                <w:bdr w:val="none" w:sz="0" w:space="0" w:color="auto"/>
              </w:rPr>
            </w:pPr>
            <w:ins w:id="977" w:author="Office" w:date="2025-09-19T11:02:00Z" w16du:dateUtc="2025-09-19T09:02:00Z">
              <w:r w:rsidRPr="00EA2502">
                <w:rPr>
                  <w:rFonts w:eastAsia="Times New Roman"/>
                  <w:color w:val="000000"/>
                  <w:sz w:val="20"/>
                  <w:szCs w:val="20"/>
                  <w:bdr w:val="none" w:sz="0" w:space="0" w:color="auto"/>
                </w:rPr>
                <w:t>miss</w:t>
              </w:r>
            </w:ins>
          </w:p>
        </w:tc>
        <w:tc>
          <w:tcPr>
            <w:tcW w:w="652" w:type="dxa"/>
            <w:tcBorders>
              <w:top w:val="nil"/>
              <w:left w:val="nil"/>
              <w:bottom w:val="nil"/>
              <w:right w:val="nil"/>
            </w:tcBorders>
            <w:noWrap/>
            <w:vAlign w:val="center"/>
            <w:hideMark/>
          </w:tcPr>
          <w:p w14:paraId="6F30B0A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78" w:author="Office" w:date="2025-09-19T11:02:00Z" w16du:dateUtc="2025-09-19T09:02:00Z"/>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39F6DCD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79" w:author="Office" w:date="2025-09-19T11:02:00Z" w16du:dateUtc="2025-09-19T09:02:00Z"/>
                <w:rFonts w:eastAsia="Times New Roman"/>
                <w:sz w:val="20"/>
                <w:szCs w:val="20"/>
                <w:bdr w:val="none" w:sz="0" w:space="0" w:color="auto"/>
              </w:rPr>
            </w:pPr>
          </w:p>
        </w:tc>
        <w:tc>
          <w:tcPr>
            <w:tcW w:w="604" w:type="dxa"/>
            <w:tcBorders>
              <w:top w:val="nil"/>
              <w:left w:val="nil"/>
              <w:bottom w:val="nil"/>
              <w:right w:val="nil"/>
            </w:tcBorders>
            <w:shd w:val="clear" w:color="CF6E77" w:fill="CF6E77"/>
            <w:noWrap/>
            <w:vAlign w:val="center"/>
            <w:hideMark/>
          </w:tcPr>
          <w:p w14:paraId="4E826DC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80" w:author="Office" w:date="2025-09-19T11:02:00Z" w16du:dateUtc="2025-09-19T09:02:00Z"/>
                <w:rFonts w:eastAsia="Times New Roman"/>
                <w:color w:val="000000"/>
                <w:sz w:val="20"/>
                <w:szCs w:val="20"/>
                <w:bdr w:val="none" w:sz="0" w:space="0" w:color="auto"/>
              </w:rPr>
            </w:pPr>
            <w:ins w:id="981" w:author="Office" w:date="2025-09-19T11:02:00Z" w16du:dateUtc="2025-09-19T09:02:00Z">
              <w:r w:rsidRPr="00EA2502">
                <w:rPr>
                  <w:rFonts w:eastAsia="Times New Roman"/>
                  <w:color w:val="000000"/>
                  <w:sz w:val="20"/>
                  <w:szCs w:val="20"/>
                  <w:bdr w:val="none" w:sz="0" w:space="0" w:color="auto"/>
                </w:rPr>
                <w:t>0.34</w:t>
              </w:r>
            </w:ins>
          </w:p>
        </w:tc>
        <w:tc>
          <w:tcPr>
            <w:tcW w:w="652" w:type="dxa"/>
            <w:tcBorders>
              <w:top w:val="nil"/>
              <w:left w:val="nil"/>
              <w:bottom w:val="nil"/>
              <w:right w:val="nil"/>
            </w:tcBorders>
            <w:shd w:val="clear" w:color="C75863" w:fill="C75863"/>
            <w:noWrap/>
            <w:vAlign w:val="center"/>
            <w:hideMark/>
          </w:tcPr>
          <w:p w14:paraId="7CBA776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82" w:author="Office" w:date="2025-09-19T11:02:00Z" w16du:dateUtc="2025-09-19T09:02:00Z"/>
                <w:rFonts w:eastAsia="Times New Roman"/>
                <w:color w:val="000000"/>
                <w:sz w:val="20"/>
                <w:szCs w:val="20"/>
                <w:bdr w:val="none" w:sz="0" w:space="0" w:color="auto"/>
              </w:rPr>
            </w:pPr>
            <w:ins w:id="983" w:author="Office" w:date="2025-09-19T11:02:00Z" w16du:dateUtc="2025-09-19T09:02:00Z">
              <w:r w:rsidRPr="00EA2502">
                <w:rPr>
                  <w:rFonts w:eastAsia="Times New Roman"/>
                  <w:color w:val="000000"/>
                  <w:sz w:val="20"/>
                  <w:szCs w:val="20"/>
                  <w:bdr w:val="none" w:sz="0" w:space="0" w:color="auto"/>
                </w:rPr>
                <w:t>0.31</w:t>
              </w:r>
            </w:ins>
          </w:p>
        </w:tc>
      </w:tr>
      <w:tr w:rsidR="001951C1" w:rsidRPr="00EA2502" w14:paraId="5B14B81A" w14:textId="77777777" w:rsidTr="00F41DE9">
        <w:trPr>
          <w:trHeight w:val="258"/>
          <w:ins w:id="984" w:author="Office" w:date="2025-09-19T11:02:00Z" w16du:dateUtc="2025-09-19T09:02:00Z"/>
        </w:trPr>
        <w:tc>
          <w:tcPr>
            <w:tcW w:w="1134" w:type="dxa"/>
            <w:tcBorders>
              <w:top w:val="nil"/>
              <w:left w:val="nil"/>
              <w:bottom w:val="nil"/>
              <w:right w:val="nil"/>
            </w:tcBorders>
            <w:noWrap/>
            <w:vAlign w:val="center"/>
            <w:hideMark/>
          </w:tcPr>
          <w:p w14:paraId="120C7B4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85" w:author="Office" w:date="2025-09-19T11:02:00Z" w16du:dateUtc="2025-09-19T09:02:00Z"/>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03E23D3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86" w:author="Office" w:date="2025-09-19T11:02:00Z" w16du:dateUtc="2025-09-19T09:02:00Z"/>
                <w:rFonts w:eastAsia="Times New Roman"/>
                <w:sz w:val="20"/>
                <w:szCs w:val="20"/>
                <w:bdr w:val="none" w:sz="0" w:space="0" w:color="auto"/>
              </w:rPr>
            </w:pPr>
          </w:p>
        </w:tc>
        <w:tc>
          <w:tcPr>
            <w:tcW w:w="582" w:type="dxa"/>
            <w:tcBorders>
              <w:top w:val="nil"/>
              <w:left w:val="nil"/>
              <w:bottom w:val="nil"/>
              <w:right w:val="nil"/>
            </w:tcBorders>
            <w:noWrap/>
            <w:vAlign w:val="center"/>
            <w:hideMark/>
          </w:tcPr>
          <w:p w14:paraId="195257F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87" w:author="Office" w:date="2025-09-19T11:02:00Z" w16du:dateUtc="2025-09-19T09:02:00Z"/>
                <w:rFonts w:eastAsia="Times New Roman"/>
                <w:sz w:val="20"/>
                <w:szCs w:val="20"/>
                <w:bdr w:val="none" w:sz="0" w:space="0" w:color="auto"/>
              </w:rPr>
            </w:pPr>
          </w:p>
        </w:tc>
        <w:tc>
          <w:tcPr>
            <w:tcW w:w="685" w:type="dxa"/>
            <w:tcBorders>
              <w:top w:val="nil"/>
              <w:left w:val="nil"/>
              <w:bottom w:val="nil"/>
              <w:right w:val="nil"/>
            </w:tcBorders>
            <w:noWrap/>
            <w:vAlign w:val="center"/>
            <w:hideMark/>
          </w:tcPr>
          <w:p w14:paraId="07049BE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88"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56DDE79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89" w:author="Office" w:date="2025-09-19T11:02:00Z" w16du:dateUtc="2025-09-19T09:02:00Z"/>
                <w:rFonts w:eastAsia="Times New Roman"/>
                <w:sz w:val="20"/>
                <w:szCs w:val="20"/>
                <w:bdr w:val="none" w:sz="0" w:space="0" w:color="auto"/>
              </w:rPr>
            </w:pPr>
          </w:p>
        </w:tc>
        <w:tc>
          <w:tcPr>
            <w:tcW w:w="1135" w:type="dxa"/>
            <w:vMerge/>
            <w:tcBorders>
              <w:top w:val="nil"/>
              <w:left w:val="nil"/>
              <w:bottom w:val="nil"/>
              <w:right w:val="nil"/>
            </w:tcBorders>
            <w:vAlign w:val="center"/>
            <w:hideMark/>
          </w:tcPr>
          <w:p w14:paraId="1A09D98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90"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06EA014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91" w:author="Office" w:date="2025-09-19T11:02:00Z" w16du:dateUtc="2025-09-19T09:02:00Z"/>
                <w:rFonts w:eastAsia="Times New Roman"/>
                <w:color w:val="000000"/>
                <w:sz w:val="20"/>
                <w:szCs w:val="20"/>
                <w:bdr w:val="none" w:sz="0" w:space="0" w:color="auto"/>
              </w:rPr>
            </w:pPr>
            <w:proofErr w:type="spellStart"/>
            <w:ins w:id="992" w:author="Office" w:date="2025-09-19T11:02:00Z" w16du:dateUtc="2025-09-19T09:02:00Z">
              <w:r w:rsidRPr="00EA2502">
                <w:rPr>
                  <w:rFonts w:eastAsia="Times New Roman"/>
                  <w:color w:val="000000"/>
                  <w:sz w:val="20"/>
                  <w:szCs w:val="20"/>
                  <w:bdr w:val="none" w:sz="0" w:space="0" w:color="auto"/>
                </w:rPr>
                <w:t>Psche</w:t>
              </w:r>
              <w:proofErr w:type="spellEnd"/>
            </w:ins>
          </w:p>
        </w:tc>
        <w:tc>
          <w:tcPr>
            <w:tcW w:w="619" w:type="dxa"/>
            <w:tcBorders>
              <w:top w:val="nil"/>
              <w:left w:val="nil"/>
              <w:bottom w:val="nil"/>
              <w:right w:val="nil"/>
            </w:tcBorders>
            <w:noWrap/>
            <w:vAlign w:val="center"/>
            <w:hideMark/>
          </w:tcPr>
          <w:p w14:paraId="5A40E63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93"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06CC1CB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94" w:author="Office" w:date="2025-09-19T11:02:00Z" w16du:dateUtc="2025-09-19T09:02:00Z"/>
                <w:rFonts w:eastAsia="Times New Roman"/>
                <w:sz w:val="20"/>
                <w:szCs w:val="20"/>
                <w:bdr w:val="none" w:sz="0" w:space="0" w:color="auto"/>
              </w:rPr>
            </w:pPr>
          </w:p>
        </w:tc>
        <w:tc>
          <w:tcPr>
            <w:tcW w:w="526" w:type="dxa"/>
            <w:tcBorders>
              <w:top w:val="nil"/>
              <w:left w:val="nil"/>
              <w:bottom w:val="nil"/>
              <w:right w:val="nil"/>
            </w:tcBorders>
            <w:shd w:val="clear" w:color="DE8921" w:fill="DE8921"/>
            <w:noWrap/>
            <w:vAlign w:val="center"/>
            <w:hideMark/>
          </w:tcPr>
          <w:p w14:paraId="5F75E7A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95" w:author="Office" w:date="2025-09-19T11:02:00Z" w16du:dateUtc="2025-09-19T09:02:00Z"/>
                <w:rFonts w:eastAsia="Times New Roman"/>
                <w:color w:val="000000"/>
                <w:sz w:val="20"/>
                <w:szCs w:val="20"/>
                <w:bdr w:val="none" w:sz="0" w:space="0" w:color="auto"/>
              </w:rPr>
            </w:pPr>
            <w:ins w:id="996" w:author="Office" w:date="2025-09-19T11:02:00Z" w16du:dateUtc="2025-09-19T09:02:00Z">
              <w:r w:rsidRPr="00EA2502">
                <w:rPr>
                  <w:rFonts w:eastAsia="Times New Roman"/>
                  <w:color w:val="000000"/>
                  <w:sz w:val="20"/>
                  <w:szCs w:val="20"/>
                  <w:bdr w:val="none" w:sz="0" w:space="0" w:color="auto"/>
                </w:rPr>
                <w:t>0.21</w:t>
              </w:r>
            </w:ins>
          </w:p>
        </w:tc>
        <w:tc>
          <w:tcPr>
            <w:tcW w:w="808" w:type="dxa"/>
            <w:tcBorders>
              <w:top w:val="nil"/>
              <w:left w:val="nil"/>
              <w:bottom w:val="nil"/>
              <w:right w:val="nil"/>
            </w:tcBorders>
            <w:noWrap/>
            <w:vAlign w:val="center"/>
            <w:hideMark/>
          </w:tcPr>
          <w:p w14:paraId="4943D4D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997" w:author="Office" w:date="2025-09-19T11:02:00Z" w16du:dateUtc="2025-09-19T09:02:00Z"/>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4A4935A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98" w:author="Office" w:date="2025-09-19T11:02:00Z" w16du:dateUtc="2025-09-19T09:02:00Z"/>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759B9FE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999" w:author="Office" w:date="2025-09-19T11:02:00Z" w16du:dateUtc="2025-09-19T09:02:00Z"/>
                <w:rFonts w:eastAsia="Times New Roman"/>
                <w:color w:val="000000"/>
                <w:sz w:val="20"/>
                <w:szCs w:val="20"/>
                <w:bdr w:val="none" w:sz="0" w:space="0" w:color="auto"/>
              </w:rPr>
            </w:pPr>
            <w:ins w:id="1000" w:author="Office" w:date="2025-09-19T11:02:00Z" w16du:dateUtc="2025-09-19T09:02:00Z">
              <w:r w:rsidRPr="00EA2502">
                <w:rPr>
                  <w:rFonts w:eastAsia="Times New Roman"/>
                  <w:color w:val="000000"/>
                  <w:sz w:val="20"/>
                  <w:szCs w:val="20"/>
                  <w:bdr w:val="none" w:sz="0" w:space="0" w:color="auto"/>
                </w:rPr>
                <w:t>para</w:t>
              </w:r>
            </w:ins>
          </w:p>
        </w:tc>
        <w:tc>
          <w:tcPr>
            <w:tcW w:w="652" w:type="dxa"/>
            <w:tcBorders>
              <w:top w:val="nil"/>
              <w:left w:val="nil"/>
              <w:bottom w:val="nil"/>
              <w:right w:val="nil"/>
            </w:tcBorders>
            <w:noWrap/>
            <w:vAlign w:val="center"/>
            <w:hideMark/>
          </w:tcPr>
          <w:p w14:paraId="6E5169A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01" w:author="Office" w:date="2025-09-19T11:02:00Z" w16du:dateUtc="2025-09-19T09:02:00Z"/>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444E3F1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02" w:author="Office" w:date="2025-09-19T11:02:00Z" w16du:dateUtc="2025-09-19T09:02:00Z"/>
                <w:rFonts w:eastAsia="Times New Roman"/>
                <w:sz w:val="20"/>
                <w:szCs w:val="20"/>
                <w:bdr w:val="none" w:sz="0" w:space="0" w:color="auto"/>
              </w:rPr>
            </w:pPr>
          </w:p>
        </w:tc>
        <w:tc>
          <w:tcPr>
            <w:tcW w:w="604" w:type="dxa"/>
            <w:tcBorders>
              <w:top w:val="nil"/>
              <w:left w:val="nil"/>
              <w:bottom w:val="nil"/>
              <w:right w:val="nil"/>
            </w:tcBorders>
            <w:noWrap/>
            <w:vAlign w:val="center"/>
            <w:hideMark/>
          </w:tcPr>
          <w:p w14:paraId="08D7746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03" w:author="Office" w:date="2025-09-19T11:02:00Z" w16du:dateUtc="2025-09-19T09:02:00Z"/>
                <w:rFonts w:eastAsia="Times New Roman"/>
                <w:sz w:val="20"/>
                <w:szCs w:val="20"/>
                <w:bdr w:val="none" w:sz="0" w:space="0" w:color="auto"/>
              </w:rPr>
            </w:pPr>
          </w:p>
        </w:tc>
        <w:tc>
          <w:tcPr>
            <w:tcW w:w="652" w:type="dxa"/>
            <w:tcBorders>
              <w:top w:val="nil"/>
              <w:left w:val="nil"/>
              <w:bottom w:val="nil"/>
              <w:right w:val="nil"/>
            </w:tcBorders>
            <w:shd w:val="clear" w:color="C44E59" w:fill="C44E59"/>
            <w:noWrap/>
            <w:vAlign w:val="center"/>
            <w:hideMark/>
          </w:tcPr>
          <w:p w14:paraId="4C9A6B5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004" w:author="Office" w:date="2025-09-19T11:02:00Z" w16du:dateUtc="2025-09-19T09:02:00Z"/>
                <w:rFonts w:eastAsia="Times New Roman"/>
                <w:color w:val="000000"/>
                <w:sz w:val="20"/>
                <w:szCs w:val="20"/>
                <w:bdr w:val="none" w:sz="0" w:space="0" w:color="auto"/>
              </w:rPr>
            </w:pPr>
            <w:ins w:id="1005" w:author="Office" w:date="2025-09-19T11:02:00Z" w16du:dateUtc="2025-09-19T09:02:00Z">
              <w:r w:rsidRPr="00EA2502">
                <w:rPr>
                  <w:rFonts w:eastAsia="Times New Roman"/>
                  <w:color w:val="000000"/>
                  <w:sz w:val="20"/>
                  <w:szCs w:val="20"/>
                  <w:bdr w:val="none" w:sz="0" w:space="0" w:color="auto"/>
                </w:rPr>
                <w:t>0.30</w:t>
              </w:r>
            </w:ins>
          </w:p>
        </w:tc>
      </w:tr>
      <w:tr w:rsidR="001951C1" w:rsidRPr="00EA2502" w14:paraId="5C89E70B" w14:textId="77777777" w:rsidTr="00F41DE9">
        <w:trPr>
          <w:trHeight w:val="258"/>
          <w:ins w:id="1006" w:author="Office" w:date="2025-09-19T11:02:00Z" w16du:dateUtc="2025-09-19T09:02:00Z"/>
        </w:trPr>
        <w:tc>
          <w:tcPr>
            <w:tcW w:w="1134" w:type="dxa"/>
            <w:tcBorders>
              <w:top w:val="nil"/>
              <w:left w:val="nil"/>
              <w:bottom w:val="nil"/>
              <w:right w:val="nil"/>
            </w:tcBorders>
            <w:noWrap/>
            <w:vAlign w:val="center"/>
            <w:hideMark/>
          </w:tcPr>
          <w:p w14:paraId="44E7B2E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007" w:author="Office" w:date="2025-09-19T11:02:00Z" w16du:dateUtc="2025-09-19T09:02:00Z"/>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07C84D7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08" w:author="Office" w:date="2025-09-19T11:02:00Z" w16du:dateUtc="2025-09-19T09:02:00Z"/>
                <w:rFonts w:eastAsia="Times New Roman"/>
                <w:sz w:val="20"/>
                <w:szCs w:val="20"/>
                <w:bdr w:val="none" w:sz="0" w:space="0" w:color="auto"/>
              </w:rPr>
            </w:pPr>
          </w:p>
        </w:tc>
        <w:tc>
          <w:tcPr>
            <w:tcW w:w="582" w:type="dxa"/>
            <w:tcBorders>
              <w:top w:val="nil"/>
              <w:left w:val="nil"/>
              <w:bottom w:val="nil"/>
              <w:right w:val="nil"/>
            </w:tcBorders>
            <w:noWrap/>
            <w:vAlign w:val="center"/>
            <w:hideMark/>
          </w:tcPr>
          <w:p w14:paraId="2A50DBD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09" w:author="Office" w:date="2025-09-19T11:02:00Z" w16du:dateUtc="2025-09-19T09:02:00Z"/>
                <w:rFonts w:eastAsia="Times New Roman"/>
                <w:sz w:val="20"/>
                <w:szCs w:val="20"/>
                <w:bdr w:val="none" w:sz="0" w:space="0" w:color="auto"/>
              </w:rPr>
            </w:pPr>
          </w:p>
        </w:tc>
        <w:tc>
          <w:tcPr>
            <w:tcW w:w="685" w:type="dxa"/>
            <w:tcBorders>
              <w:top w:val="nil"/>
              <w:left w:val="nil"/>
              <w:bottom w:val="nil"/>
              <w:right w:val="nil"/>
            </w:tcBorders>
            <w:noWrap/>
            <w:vAlign w:val="center"/>
            <w:hideMark/>
          </w:tcPr>
          <w:p w14:paraId="7B0ED2D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10"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02BB9F7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11" w:author="Office" w:date="2025-09-19T11:02:00Z" w16du:dateUtc="2025-09-19T09:02:00Z"/>
                <w:rFonts w:eastAsia="Times New Roman"/>
                <w:sz w:val="20"/>
                <w:szCs w:val="20"/>
                <w:bdr w:val="none" w:sz="0" w:space="0" w:color="auto"/>
              </w:rPr>
            </w:pPr>
          </w:p>
        </w:tc>
        <w:tc>
          <w:tcPr>
            <w:tcW w:w="1135" w:type="dxa"/>
            <w:tcBorders>
              <w:top w:val="nil"/>
              <w:left w:val="nil"/>
              <w:bottom w:val="nil"/>
              <w:right w:val="nil"/>
            </w:tcBorders>
            <w:noWrap/>
            <w:vAlign w:val="center"/>
            <w:hideMark/>
          </w:tcPr>
          <w:p w14:paraId="72E1100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12" w:author="Office" w:date="2025-09-19T11:02:00Z" w16du:dateUtc="2025-09-19T09:02:00Z"/>
                <w:rFonts w:eastAsia="Times New Roman"/>
                <w:sz w:val="20"/>
                <w:szCs w:val="20"/>
                <w:bdr w:val="none" w:sz="0" w:space="0" w:color="auto"/>
              </w:rPr>
            </w:pPr>
          </w:p>
        </w:tc>
        <w:tc>
          <w:tcPr>
            <w:tcW w:w="700" w:type="dxa"/>
            <w:tcBorders>
              <w:top w:val="nil"/>
              <w:left w:val="nil"/>
              <w:bottom w:val="nil"/>
              <w:right w:val="nil"/>
            </w:tcBorders>
            <w:noWrap/>
            <w:vAlign w:val="center"/>
            <w:hideMark/>
          </w:tcPr>
          <w:p w14:paraId="3F32175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13" w:author="Office" w:date="2025-09-19T11:02:00Z" w16du:dateUtc="2025-09-19T09:02:00Z"/>
                <w:rFonts w:eastAsia="Times New Roman"/>
                <w:sz w:val="20"/>
                <w:szCs w:val="20"/>
                <w:bdr w:val="none" w:sz="0" w:space="0" w:color="auto"/>
              </w:rPr>
            </w:pPr>
          </w:p>
        </w:tc>
        <w:tc>
          <w:tcPr>
            <w:tcW w:w="619" w:type="dxa"/>
            <w:tcBorders>
              <w:top w:val="nil"/>
              <w:left w:val="nil"/>
              <w:bottom w:val="nil"/>
              <w:right w:val="nil"/>
            </w:tcBorders>
            <w:noWrap/>
            <w:vAlign w:val="center"/>
            <w:hideMark/>
          </w:tcPr>
          <w:p w14:paraId="7FB774F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14" w:author="Office" w:date="2025-09-19T11:02:00Z" w16du:dateUtc="2025-09-19T09:02:00Z"/>
                <w:rFonts w:eastAsia="Times New Roman"/>
                <w:sz w:val="20"/>
                <w:szCs w:val="20"/>
                <w:bdr w:val="none" w:sz="0" w:space="0" w:color="auto"/>
              </w:rPr>
            </w:pPr>
          </w:p>
        </w:tc>
        <w:tc>
          <w:tcPr>
            <w:tcW w:w="700" w:type="dxa"/>
            <w:tcBorders>
              <w:top w:val="nil"/>
              <w:left w:val="nil"/>
              <w:bottom w:val="nil"/>
              <w:right w:val="nil"/>
            </w:tcBorders>
            <w:noWrap/>
            <w:vAlign w:val="center"/>
            <w:hideMark/>
          </w:tcPr>
          <w:p w14:paraId="3C0E552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15" w:author="Office" w:date="2025-09-19T11:02:00Z" w16du:dateUtc="2025-09-19T09:02:00Z"/>
                <w:rFonts w:eastAsia="Times New Roman"/>
                <w:sz w:val="20"/>
                <w:szCs w:val="20"/>
                <w:bdr w:val="none" w:sz="0" w:space="0" w:color="auto"/>
              </w:rPr>
            </w:pPr>
          </w:p>
        </w:tc>
        <w:tc>
          <w:tcPr>
            <w:tcW w:w="526" w:type="dxa"/>
            <w:tcBorders>
              <w:top w:val="nil"/>
              <w:left w:val="nil"/>
              <w:bottom w:val="nil"/>
              <w:right w:val="nil"/>
            </w:tcBorders>
            <w:noWrap/>
            <w:vAlign w:val="center"/>
            <w:hideMark/>
          </w:tcPr>
          <w:p w14:paraId="0CE5D94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16"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68CDCC1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17" w:author="Office" w:date="2025-09-19T11:02:00Z" w16du:dateUtc="2025-09-19T09:02:00Z"/>
                <w:rFonts w:eastAsia="Times New Roman"/>
                <w:sz w:val="20"/>
                <w:szCs w:val="20"/>
                <w:bdr w:val="none" w:sz="0" w:space="0" w:color="auto"/>
              </w:rPr>
            </w:pPr>
          </w:p>
        </w:tc>
        <w:tc>
          <w:tcPr>
            <w:tcW w:w="1135" w:type="dxa"/>
            <w:tcBorders>
              <w:top w:val="nil"/>
              <w:left w:val="nil"/>
              <w:bottom w:val="nil"/>
              <w:right w:val="nil"/>
            </w:tcBorders>
            <w:noWrap/>
            <w:vAlign w:val="center"/>
            <w:hideMark/>
          </w:tcPr>
          <w:p w14:paraId="3A1B70E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18" w:author="Office" w:date="2025-09-19T11:02:00Z" w16du:dateUtc="2025-09-19T09:02:00Z"/>
                <w:rFonts w:eastAsia="Times New Roman"/>
                <w:sz w:val="20"/>
                <w:szCs w:val="20"/>
                <w:bdr w:val="none" w:sz="0" w:space="0" w:color="auto"/>
              </w:rPr>
            </w:pPr>
          </w:p>
        </w:tc>
        <w:tc>
          <w:tcPr>
            <w:tcW w:w="652" w:type="dxa"/>
            <w:tcBorders>
              <w:top w:val="nil"/>
              <w:left w:val="nil"/>
              <w:bottom w:val="nil"/>
              <w:right w:val="nil"/>
            </w:tcBorders>
            <w:noWrap/>
            <w:vAlign w:val="center"/>
            <w:hideMark/>
          </w:tcPr>
          <w:p w14:paraId="49C688D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19" w:author="Office" w:date="2025-09-19T11:02:00Z" w16du:dateUtc="2025-09-19T09:02:00Z"/>
                <w:rFonts w:eastAsia="Times New Roman"/>
                <w:sz w:val="20"/>
                <w:szCs w:val="20"/>
                <w:bdr w:val="none" w:sz="0" w:space="0" w:color="auto"/>
              </w:rPr>
            </w:pPr>
          </w:p>
        </w:tc>
        <w:tc>
          <w:tcPr>
            <w:tcW w:w="652" w:type="dxa"/>
            <w:tcBorders>
              <w:top w:val="nil"/>
              <w:left w:val="nil"/>
              <w:bottom w:val="nil"/>
              <w:right w:val="nil"/>
            </w:tcBorders>
            <w:noWrap/>
            <w:vAlign w:val="center"/>
            <w:hideMark/>
          </w:tcPr>
          <w:p w14:paraId="607C417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20" w:author="Office" w:date="2025-09-19T11:02:00Z" w16du:dateUtc="2025-09-19T09:02:00Z"/>
                <w:rFonts w:eastAsia="Times New Roman"/>
                <w:sz w:val="20"/>
                <w:szCs w:val="20"/>
                <w:bdr w:val="none" w:sz="0" w:space="0" w:color="auto"/>
              </w:rPr>
            </w:pPr>
          </w:p>
        </w:tc>
        <w:tc>
          <w:tcPr>
            <w:tcW w:w="620" w:type="dxa"/>
            <w:tcBorders>
              <w:top w:val="nil"/>
              <w:left w:val="nil"/>
              <w:bottom w:val="nil"/>
              <w:right w:val="nil"/>
            </w:tcBorders>
            <w:noWrap/>
            <w:vAlign w:val="center"/>
            <w:hideMark/>
          </w:tcPr>
          <w:p w14:paraId="19E7AC1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21" w:author="Office" w:date="2025-09-19T11:02:00Z" w16du:dateUtc="2025-09-19T09:02:00Z"/>
                <w:rFonts w:eastAsia="Times New Roman"/>
                <w:sz w:val="20"/>
                <w:szCs w:val="20"/>
                <w:bdr w:val="none" w:sz="0" w:space="0" w:color="auto"/>
              </w:rPr>
            </w:pPr>
          </w:p>
        </w:tc>
        <w:tc>
          <w:tcPr>
            <w:tcW w:w="604" w:type="dxa"/>
            <w:tcBorders>
              <w:top w:val="nil"/>
              <w:left w:val="nil"/>
              <w:bottom w:val="nil"/>
              <w:right w:val="nil"/>
            </w:tcBorders>
            <w:noWrap/>
            <w:vAlign w:val="center"/>
            <w:hideMark/>
          </w:tcPr>
          <w:p w14:paraId="67C2145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22" w:author="Office" w:date="2025-09-19T11:02:00Z" w16du:dateUtc="2025-09-19T09:02:00Z"/>
                <w:rFonts w:eastAsia="Times New Roman"/>
                <w:sz w:val="20"/>
                <w:szCs w:val="20"/>
                <w:bdr w:val="none" w:sz="0" w:space="0" w:color="auto"/>
              </w:rPr>
            </w:pPr>
          </w:p>
        </w:tc>
        <w:tc>
          <w:tcPr>
            <w:tcW w:w="652" w:type="dxa"/>
            <w:tcBorders>
              <w:top w:val="nil"/>
              <w:left w:val="nil"/>
              <w:bottom w:val="nil"/>
              <w:right w:val="nil"/>
            </w:tcBorders>
            <w:noWrap/>
            <w:vAlign w:val="center"/>
            <w:hideMark/>
          </w:tcPr>
          <w:p w14:paraId="1B92747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23" w:author="Office" w:date="2025-09-19T11:02:00Z" w16du:dateUtc="2025-09-19T09:02:00Z"/>
                <w:rFonts w:eastAsia="Times New Roman"/>
                <w:sz w:val="20"/>
                <w:szCs w:val="20"/>
                <w:bdr w:val="none" w:sz="0" w:space="0" w:color="auto"/>
              </w:rPr>
            </w:pPr>
          </w:p>
        </w:tc>
      </w:tr>
      <w:tr w:rsidR="001951C1" w:rsidRPr="00EA2502" w14:paraId="20D78E25" w14:textId="77777777" w:rsidTr="00F41DE9">
        <w:trPr>
          <w:trHeight w:val="258"/>
          <w:ins w:id="1024" w:author="Office" w:date="2025-09-19T11:02:00Z" w16du:dateUtc="2025-09-19T09:02:00Z"/>
        </w:trPr>
        <w:tc>
          <w:tcPr>
            <w:tcW w:w="1134" w:type="dxa"/>
            <w:tcBorders>
              <w:top w:val="nil"/>
              <w:left w:val="nil"/>
              <w:bottom w:val="nil"/>
              <w:right w:val="nil"/>
            </w:tcBorders>
            <w:noWrap/>
            <w:vAlign w:val="center"/>
            <w:hideMark/>
          </w:tcPr>
          <w:p w14:paraId="3171829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25" w:author="Office" w:date="2025-09-19T11:02:00Z" w16du:dateUtc="2025-09-19T09:02:00Z"/>
                <w:rFonts w:eastAsia="Times New Roman"/>
                <w:sz w:val="20"/>
                <w:szCs w:val="20"/>
                <w:bdr w:val="none" w:sz="0" w:space="0" w:color="auto"/>
              </w:rPr>
            </w:pPr>
          </w:p>
        </w:tc>
        <w:tc>
          <w:tcPr>
            <w:tcW w:w="641" w:type="dxa"/>
            <w:tcBorders>
              <w:top w:val="nil"/>
              <w:left w:val="nil"/>
              <w:bottom w:val="nil"/>
              <w:right w:val="nil"/>
            </w:tcBorders>
            <w:noWrap/>
            <w:vAlign w:val="center"/>
            <w:hideMark/>
          </w:tcPr>
          <w:p w14:paraId="6AAB9C6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26" w:author="Office" w:date="2025-09-19T11:02:00Z" w16du:dateUtc="2025-09-19T09:02:00Z"/>
                <w:rFonts w:eastAsia="Times New Roman"/>
                <w:sz w:val="20"/>
                <w:szCs w:val="20"/>
                <w:bdr w:val="none" w:sz="0" w:space="0" w:color="auto"/>
              </w:rPr>
            </w:pPr>
          </w:p>
        </w:tc>
        <w:tc>
          <w:tcPr>
            <w:tcW w:w="582" w:type="dxa"/>
            <w:tcBorders>
              <w:top w:val="nil"/>
              <w:left w:val="nil"/>
              <w:bottom w:val="nil"/>
              <w:right w:val="nil"/>
            </w:tcBorders>
            <w:noWrap/>
            <w:vAlign w:val="center"/>
            <w:hideMark/>
          </w:tcPr>
          <w:p w14:paraId="549C8C3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27" w:author="Office" w:date="2025-09-19T11:02:00Z" w16du:dateUtc="2025-09-19T09:02:00Z"/>
                <w:rFonts w:eastAsia="Times New Roman"/>
                <w:sz w:val="20"/>
                <w:szCs w:val="20"/>
                <w:bdr w:val="none" w:sz="0" w:space="0" w:color="auto"/>
              </w:rPr>
            </w:pPr>
          </w:p>
        </w:tc>
        <w:tc>
          <w:tcPr>
            <w:tcW w:w="685" w:type="dxa"/>
            <w:tcBorders>
              <w:top w:val="nil"/>
              <w:left w:val="nil"/>
              <w:bottom w:val="nil"/>
              <w:right w:val="nil"/>
            </w:tcBorders>
            <w:noWrap/>
            <w:vAlign w:val="center"/>
            <w:hideMark/>
          </w:tcPr>
          <w:p w14:paraId="14BCD20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28"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2AD3516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29" w:author="Office" w:date="2025-09-19T11:02:00Z" w16du:dateUtc="2025-09-19T09:02:00Z"/>
                <w:rFonts w:eastAsia="Times New Roman"/>
                <w:sz w:val="20"/>
                <w:szCs w:val="20"/>
                <w:bdr w:val="none" w:sz="0" w:space="0" w:color="auto"/>
              </w:rPr>
            </w:pPr>
          </w:p>
        </w:tc>
        <w:tc>
          <w:tcPr>
            <w:tcW w:w="1135" w:type="dxa"/>
            <w:vMerge w:val="restart"/>
            <w:tcBorders>
              <w:top w:val="nil"/>
              <w:left w:val="nil"/>
              <w:bottom w:val="nil"/>
              <w:right w:val="nil"/>
            </w:tcBorders>
            <w:noWrap/>
            <w:vAlign w:val="center"/>
            <w:hideMark/>
          </w:tcPr>
          <w:p w14:paraId="07E5DE7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030" w:author="Office" w:date="2025-09-19T11:02:00Z" w16du:dateUtc="2025-09-19T09:02:00Z"/>
                <w:rFonts w:eastAsia="Times New Roman"/>
                <w:color w:val="000000"/>
                <w:sz w:val="20"/>
                <w:szCs w:val="20"/>
                <w:bdr w:val="none" w:sz="0" w:space="0" w:color="auto"/>
              </w:rPr>
            </w:pPr>
            <w:proofErr w:type="spellStart"/>
            <w:ins w:id="1031" w:author="Office" w:date="2025-09-19T11:02:00Z" w16du:dateUtc="2025-09-19T09:02:00Z">
              <w:r w:rsidRPr="00EA2502">
                <w:rPr>
                  <w:rFonts w:eastAsia="Times New Roman"/>
                  <w:color w:val="000000"/>
                  <w:sz w:val="20"/>
                  <w:szCs w:val="20"/>
                  <w:bdr w:val="none" w:sz="0" w:space="0" w:color="auto"/>
                </w:rPr>
                <w:t>habro</w:t>
              </w:r>
              <w:proofErr w:type="spellEnd"/>
            </w:ins>
          </w:p>
        </w:tc>
        <w:tc>
          <w:tcPr>
            <w:tcW w:w="700" w:type="dxa"/>
            <w:tcBorders>
              <w:top w:val="nil"/>
              <w:left w:val="nil"/>
              <w:bottom w:val="nil"/>
              <w:right w:val="nil"/>
            </w:tcBorders>
            <w:noWrap/>
            <w:vAlign w:val="center"/>
            <w:hideMark/>
          </w:tcPr>
          <w:p w14:paraId="1894481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32" w:author="Office" w:date="2025-09-19T11:02:00Z" w16du:dateUtc="2025-09-19T09:02:00Z"/>
                <w:rFonts w:eastAsia="Times New Roman"/>
                <w:color w:val="000000"/>
                <w:sz w:val="20"/>
                <w:szCs w:val="20"/>
                <w:bdr w:val="none" w:sz="0" w:space="0" w:color="auto"/>
              </w:rPr>
            </w:pPr>
            <w:proofErr w:type="spellStart"/>
            <w:ins w:id="1033" w:author="Office" w:date="2025-09-19T11:02:00Z" w16du:dateUtc="2025-09-19T09:02:00Z">
              <w:r w:rsidRPr="00EA2502">
                <w:rPr>
                  <w:rFonts w:eastAsia="Times New Roman"/>
                  <w:color w:val="000000"/>
                  <w:sz w:val="20"/>
                  <w:szCs w:val="20"/>
                  <w:bdr w:val="none" w:sz="0" w:space="0" w:color="auto"/>
                </w:rPr>
                <w:t>Preit</w:t>
              </w:r>
              <w:proofErr w:type="spellEnd"/>
            </w:ins>
          </w:p>
        </w:tc>
        <w:tc>
          <w:tcPr>
            <w:tcW w:w="619" w:type="dxa"/>
            <w:tcBorders>
              <w:top w:val="nil"/>
              <w:left w:val="nil"/>
              <w:bottom w:val="nil"/>
              <w:right w:val="nil"/>
            </w:tcBorders>
            <w:shd w:val="clear" w:color="EEB13E" w:fill="EEB13E"/>
            <w:noWrap/>
            <w:vAlign w:val="center"/>
            <w:hideMark/>
          </w:tcPr>
          <w:p w14:paraId="0B9F1B9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034" w:author="Office" w:date="2025-09-19T11:02:00Z" w16du:dateUtc="2025-09-19T09:02:00Z"/>
                <w:rFonts w:eastAsia="Times New Roman"/>
                <w:color w:val="000000"/>
                <w:sz w:val="20"/>
                <w:szCs w:val="20"/>
                <w:bdr w:val="none" w:sz="0" w:space="0" w:color="auto"/>
              </w:rPr>
            </w:pPr>
            <w:ins w:id="1035" w:author="Office" w:date="2025-09-19T11:02:00Z" w16du:dateUtc="2025-09-19T09:02:00Z">
              <w:r w:rsidRPr="00EA2502">
                <w:rPr>
                  <w:rFonts w:eastAsia="Times New Roman"/>
                  <w:color w:val="000000"/>
                  <w:sz w:val="20"/>
                  <w:szCs w:val="20"/>
                  <w:bdr w:val="none" w:sz="0" w:space="0" w:color="auto"/>
                </w:rPr>
                <w:t>0.14</w:t>
              </w:r>
            </w:ins>
          </w:p>
        </w:tc>
        <w:tc>
          <w:tcPr>
            <w:tcW w:w="700" w:type="dxa"/>
            <w:tcBorders>
              <w:top w:val="nil"/>
              <w:left w:val="nil"/>
              <w:bottom w:val="nil"/>
              <w:right w:val="nil"/>
            </w:tcBorders>
            <w:shd w:val="clear" w:color="E19127" w:fill="E19127"/>
            <w:noWrap/>
            <w:vAlign w:val="center"/>
            <w:hideMark/>
          </w:tcPr>
          <w:p w14:paraId="71F212E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036" w:author="Office" w:date="2025-09-19T11:02:00Z" w16du:dateUtc="2025-09-19T09:02:00Z"/>
                <w:rFonts w:eastAsia="Times New Roman"/>
                <w:color w:val="000000"/>
                <w:sz w:val="20"/>
                <w:szCs w:val="20"/>
                <w:bdr w:val="none" w:sz="0" w:space="0" w:color="auto"/>
              </w:rPr>
            </w:pPr>
            <w:ins w:id="1037" w:author="Office" w:date="2025-09-19T11:02:00Z" w16du:dateUtc="2025-09-19T09:02:00Z">
              <w:r w:rsidRPr="00EA2502">
                <w:rPr>
                  <w:rFonts w:eastAsia="Times New Roman"/>
                  <w:color w:val="000000"/>
                  <w:sz w:val="20"/>
                  <w:szCs w:val="20"/>
                  <w:bdr w:val="none" w:sz="0" w:space="0" w:color="auto"/>
                </w:rPr>
                <w:t>0.19</w:t>
              </w:r>
            </w:ins>
          </w:p>
        </w:tc>
        <w:tc>
          <w:tcPr>
            <w:tcW w:w="526" w:type="dxa"/>
            <w:tcBorders>
              <w:top w:val="nil"/>
              <w:left w:val="nil"/>
              <w:bottom w:val="nil"/>
              <w:right w:val="nil"/>
            </w:tcBorders>
            <w:shd w:val="clear" w:color="D77916" w:fill="D77916"/>
            <w:noWrap/>
            <w:vAlign w:val="center"/>
            <w:hideMark/>
          </w:tcPr>
          <w:p w14:paraId="6ECCC1D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038" w:author="Office" w:date="2025-09-19T11:02:00Z" w16du:dateUtc="2025-09-19T09:02:00Z"/>
                <w:rFonts w:eastAsia="Times New Roman"/>
                <w:color w:val="000000"/>
                <w:sz w:val="20"/>
                <w:szCs w:val="20"/>
                <w:bdr w:val="none" w:sz="0" w:space="0" w:color="auto"/>
              </w:rPr>
            </w:pPr>
            <w:ins w:id="1039" w:author="Office" w:date="2025-09-19T11:02:00Z" w16du:dateUtc="2025-09-19T09:02:00Z">
              <w:r w:rsidRPr="00EA2502">
                <w:rPr>
                  <w:rFonts w:eastAsia="Times New Roman"/>
                  <w:color w:val="000000"/>
                  <w:sz w:val="20"/>
                  <w:szCs w:val="20"/>
                  <w:bdr w:val="none" w:sz="0" w:space="0" w:color="auto"/>
                </w:rPr>
                <w:t>0.22</w:t>
              </w:r>
            </w:ins>
          </w:p>
        </w:tc>
        <w:tc>
          <w:tcPr>
            <w:tcW w:w="808" w:type="dxa"/>
            <w:tcBorders>
              <w:top w:val="nil"/>
              <w:left w:val="nil"/>
              <w:bottom w:val="nil"/>
              <w:right w:val="nil"/>
            </w:tcBorders>
            <w:noWrap/>
            <w:vAlign w:val="center"/>
            <w:hideMark/>
          </w:tcPr>
          <w:p w14:paraId="403675A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040" w:author="Office" w:date="2025-09-19T11:02:00Z" w16du:dateUtc="2025-09-19T09:02:00Z"/>
                <w:rFonts w:eastAsia="Times New Roman"/>
                <w:color w:val="000000"/>
                <w:sz w:val="20"/>
                <w:szCs w:val="20"/>
                <w:bdr w:val="none" w:sz="0" w:space="0" w:color="auto"/>
              </w:rPr>
            </w:pPr>
          </w:p>
        </w:tc>
        <w:tc>
          <w:tcPr>
            <w:tcW w:w="1135" w:type="dxa"/>
            <w:vMerge w:val="restart"/>
            <w:tcBorders>
              <w:top w:val="nil"/>
              <w:left w:val="nil"/>
              <w:bottom w:val="nil"/>
              <w:right w:val="nil"/>
            </w:tcBorders>
            <w:noWrap/>
            <w:vAlign w:val="center"/>
            <w:hideMark/>
          </w:tcPr>
          <w:p w14:paraId="044B97C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041" w:author="Office" w:date="2025-09-19T11:02:00Z" w16du:dateUtc="2025-09-19T09:02:00Z"/>
                <w:rFonts w:eastAsia="Times New Roman"/>
                <w:color w:val="000000"/>
                <w:sz w:val="20"/>
                <w:szCs w:val="20"/>
                <w:bdr w:val="none" w:sz="0" w:space="0" w:color="auto"/>
              </w:rPr>
            </w:pPr>
            <w:proofErr w:type="spellStart"/>
            <w:ins w:id="1042" w:author="Office" w:date="2025-09-19T11:02:00Z" w16du:dateUtc="2025-09-19T09:02:00Z">
              <w:r w:rsidRPr="00EA2502">
                <w:rPr>
                  <w:rFonts w:eastAsia="Times New Roman"/>
                  <w:color w:val="000000"/>
                  <w:sz w:val="20"/>
                  <w:szCs w:val="20"/>
                  <w:bdr w:val="none" w:sz="0" w:space="0" w:color="auto"/>
                </w:rPr>
                <w:t>nico</w:t>
              </w:r>
              <w:proofErr w:type="spellEnd"/>
            </w:ins>
          </w:p>
        </w:tc>
        <w:tc>
          <w:tcPr>
            <w:tcW w:w="652" w:type="dxa"/>
            <w:tcBorders>
              <w:top w:val="nil"/>
              <w:left w:val="nil"/>
              <w:bottom w:val="nil"/>
              <w:right w:val="nil"/>
            </w:tcBorders>
            <w:noWrap/>
            <w:vAlign w:val="center"/>
            <w:hideMark/>
          </w:tcPr>
          <w:p w14:paraId="630B660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43" w:author="Office" w:date="2025-09-19T11:02:00Z" w16du:dateUtc="2025-09-19T09:02:00Z"/>
                <w:rFonts w:eastAsia="Times New Roman"/>
                <w:color w:val="000000"/>
                <w:sz w:val="20"/>
                <w:szCs w:val="20"/>
                <w:bdr w:val="none" w:sz="0" w:space="0" w:color="auto"/>
              </w:rPr>
            </w:pPr>
            <w:proofErr w:type="spellStart"/>
            <w:ins w:id="1044" w:author="Office" w:date="2025-09-19T11:02:00Z" w16du:dateUtc="2025-09-19T09:02:00Z">
              <w:r w:rsidRPr="00EA2502">
                <w:rPr>
                  <w:rFonts w:eastAsia="Times New Roman"/>
                  <w:color w:val="000000"/>
                  <w:sz w:val="20"/>
                  <w:szCs w:val="20"/>
                  <w:bdr w:val="none" w:sz="0" w:space="0" w:color="auto"/>
                </w:rPr>
                <w:t>caes</w:t>
              </w:r>
              <w:proofErr w:type="spellEnd"/>
            </w:ins>
          </w:p>
        </w:tc>
        <w:tc>
          <w:tcPr>
            <w:tcW w:w="652" w:type="dxa"/>
            <w:tcBorders>
              <w:top w:val="nil"/>
              <w:left w:val="nil"/>
              <w:bottom w:val="nil"/>
              <w:right w:val="nil"/>
            </w:tcBorders>
            <w:shd w:val="clear" w:color="CF6F78" w:fill="CF6F78"/>
            <w:noWrap/>
            <w:vAlign w:val="center"/>
            <w:hideMark/>
          </w:tcPr>
          <w:p w14:paraId="4756944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045" w:author="Office" w:date="2025-09-19T11:02:00Z" w16du:dateUtc="2025-09-19T09:02:00Z"/>
                <w:rFonts w:eastAsia="Times New Roman"/>
                <w:color w:val="000000"/>
                <w:sz w:val="20"/>
                <w:szCs w:val="20"/>
                <w:bdr w:val="none" w:sz="0" w:space="0" w:color="auto"/>
              </w:rPr>
            </w:pPr>
            <w:ins w:id="1046" w:author="Office" w:date="2025-09-19T11:02:00Z" w16du:dateUtc="2025-09-19T09:02:00Z">
              <w:r w:rsidRPr="00EA2502">
                <w:rPr>
                  <w:rFonts w:eastAsia="Times New Roman"/>
                  <w:color w:val="000000"/>
                  <w:sz w:val="20"/>
                  <w:szCs w:val="20"/>
                  <w:bdr w:val="none" w:sz="0" w:space="0" w:color="auto"/>
                </w:rPr>
                <w:t>0.32</w:t>
              </w:r>
            </w:ins>
          </w:p>
        </w:tc>
        <w:tc>
          <w:tcPr>
            <w:tcW w:w="620" w:type="dxa"/>
            <w:tcBorders>
              <w:top w:val="nil"/>
              <w:left w:val="nil"/>
              <w:bottom w:val="nil"/>
              <w:right w:val="nil"/>
            </w:tcBorders>
            <w:shd w:val="clear" w:color="DA8E95" w:fill="DA8E95"/>
            <w:noWrap/>
            <w:vAlign w:val="center"/>
            <w:hideMark/>
          </w:tcPr>
          <w:p w14:paraId="5F83514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047" w:author="Office" w:date="2025-09-19T11:02:00Z" w16du:dateUtc="2025-09-19T09:02:00Z"/>
                <w:rFonts w:eastAsia="Times New Roman"/>
                <w:color w:val="000000"/>
                <w:sz w:val="20"/>
                <w:szCs w:val="20"/>
                <w:bdr w:val="none" w:sz="0" w:space="0" w:color="auto"/>
              </w:rPr>
            </w:pPr>
            <w:ins w:id="1048" w:author="Office" w:date="2025-09-19T11:02:00Z" w16du:dateUtc="2025-09-19T09:02:00Z">
              <w:r w:rsidRPr="00EA2502">
                <w:rPr>
                  <w:rFonts w:eastAsia="Times New Roman"/>
                  <w:color w:val="000000"/>
                  <w:sz w:val="20"/>
                  <w:szCs w:val="20"/>
                  <w:bdr w:val="none" w:sz="0" w:space="0" w:color="auto"/>
                </w:rPr>
                <w:t>0.37</w:t>
              </w:r>
            </w:ins>
          </w:p>
        </w:tc>
        <w:tc>
          <w:tcPr>
            <w:tcW w:w="604" w:type="dxa"/>
            <w:tcBorders>
              <w:top w:val="nil"/>
              <w:left w:val="nil"/>
              <w:bottom w:val="nil"/>
              <w:right w:val="nil"/>
            </w:tcBorders>
            <w:shd w:val="clear" w:color="CD6972" w:fill="CD6972"/>
            <w:noWrap/>
            <w:vAlign w:val="center"/>
            <w:hideMark/>
          </w:tcPr>
          <w:p w14:paraId="4BD27A7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049" w:author="Office" w:date="2025-09-19T11:02:00Z" w16du:dateUtc="2025-09-19T09:02:00Z"/>
                <w:rFonts w:eastAsia="Times New Roman"/>
                <w:color w:val="000000"/>
                <w:sz w:val="20"/>
                <w:szCs w:val="20"/>
                <w:bdr w:val="none" w:sz="0" w:space="0" w:color="auto"/>
              </w:rPr>
            </w:pPr>
            <w:ins w:id="1050" w:author="Office" w:date="2025-09-19T11:02:00Z" w16du:dateUtc="2025-09-19T09:02:00Z">
              <w:r w:rsidRPr="00EA2502">
                <w:rPr>
                  <w:rFonts w:eastAsia="Times New Roman"/>
                  <w:color w:val="000000"/>
                  <w:sz w:val="20"/>
                  <w:szCs w:val="20"/>
                  <w:bdr w:val="none" w:sz="0" w:space="0" w:color="auto"/>
                </w:rPr>
                <w:t>0.31</w:t>
              </w:r>
            </w:ins>
          </w:p>
        </w:tc>
        <w:tc>
          <w:tcPr>
            <w:tcW w:w="652" w:type="dxa"/>
            <w:tcBorders>
              <w:top w:val="nil"/>
              <w:left w:val="nil"/>
              <w:bottom w:val="nil"/>
              <w:right w:val="nil"/>
            </w:tcBorders>
            <w:shd w:val="clear" w:color="CC666F" w:fill="CC666F"/>
            <w:noWrap/>
            <w:vAlign w:val="center"/>
            <w:hideMark/>
          </w:tcPr>
          <w:p w14:paraId="64B2223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051" w:author="Office" w:date="2025-09-19T11:02:00Z" w16du:dateUtc="2025-09-19T09:02:00Z"/>
                <w:rFonts w:eastAsia="Times New Roman"/>
                <w:color w:val="000000"/>
                <w:sz w:val="20"/>
                <w:szCs w:val="20"/>
                <w:bdr w:val="none" w:sz="0" w:space="0" w:color="auto"/>
              </w:rPr>
            </w:pPr>
            <w:ins w:id="1052" w:author="Office" w:date="2025-09-19T11:02:00Z" w16du:dateUtc="2025-09-19T09:02:00Z">
              <w:r w:rsidRPr="00EA2502">
                <w:rPr>
                  <w:rFonts w:eastAsia="Times New Roman"/>
                  <w:color w:val="000000"/>
                  <w:sz w:val="20"/>
                  <w:szCs w:val="20"/>
                  <w:bdr w:val="none" w:sz="0" w:space="0" w:color="auto"/>
                </w:rPr>
                <w:t>0.31</w:t>
              </w:r>
            </w:ins>
          </w:p>
        </w:tc>
      </w:tr>
      <w:tr w:rsidR="001951C1" w:rsidRPr="00EA2502" w14:paraId="27C10068" w14:textId="77777777" w:rsidTr="00F41DE9">
        <w:trPr>
          <w:trHeight w:val="258"/>
          <w:ins w:id="1053" w:author="Office" w:date="2025-09-19T11:02:00Z" w16du:dateUtc="2025-09-19T09:02:00Z"/>
        </w:trPr>
        <w:tc>
          <w:tcPr>
            <w:tcW w:w="1134" w:type="dxa"/>
            <w:tcBorders>
              <w:top w:val="nil"/>
              <w:left w:val="nil"/>
              <w:bottom w:val="nil"/>
              <w:right w:val="nil"/>
            </w:tcBorders>
            <w:noWrap/>
            <w:vAlign w:val="center"/>
            <w:hideMark/>
          </w:tcPr>
          <w:p w14:paraId="0874E61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054" w:author="Office" w:date="2025-09-19T11:02:00Z" w16du:dateUtc="2025-09-19T09:02:00Z"/>
                <w:rFonts w:eastAsia="Times New Roman"/>
                <w:color w:val="000000"/>
                <w:sz w:val="20"/>
                <w:szCs w:val="20"/>
                <w:bdr w:val="none" w:sz="0" w:space="0" w:color="auto"/>
              </w:rPr>
            </w:pPr>
          </w:p>
        </w:tc>
        <w:tc>
          <w:tcPr>
            <w:tcW w:w="641" w:type="dxa"/>
            <w:tcBorders>
              <w:top w:val="nil"/>
              <w:left w:val="nil"/>
              <w:bottom w:val="single" w:sz="4" w:space="0" w:color="808080"/>
              <w:right w:val="nil"/>
            </w:tcBorders>
            <w:noWrap/>
            <w:vAlign w:val="center"/>
            <w:hideMark/>
          </w:tcPr>
          <w:p w14:paraId="07AB4F6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55" w:author="Office" w:date="2025-09-19T11:02:00Z" w16du:dateUtc="2025-09-19T09:02:00Z"/>
                <w:rFonts w:eastAsia="Times New Roman"/>
                <w:color w:val="000000"/>
                <w:sz w:val="20"/>
                <w:szCs w:val="20"/>
                <w:bdr w:val="none" w:sz="0" w:space="0" w:color="auto"/>
              </w:rPr>
            </w:pPr>
            <w:ins w:id="1056" w:author="Office" w:date="2025-09-19T11:02:00Z" w16du:dateUtc="2025-09-19T09:02:00Z">
              <w:r w:rsidRPr="00EA2502">
                <w:rPr>
                  <w:rFonts w:eastAsia="Times New Roman"/>
                  <w:color w:val="000000"/>
                  <w:sz w:val="20"/>
                  <w:szCs w:val="20"/>
                  <w:bdr w:val="none" w:sz="0" w:space="0" w:color="auto"/>
                </w:rPr>
                <w:t> </w:t>
              </w:r>
            </w:ins>
          </w:p>
        </w:tc>
        <w:tc>
          <w:tcPr>
            <w:tcW w:w="582" w:type="dxa"/>
            <w:tcBorders>
              <w:top w:val="nil"/>
              <w:left w:val="nil"/>
              <w:bottom w:val="single" w:sz="4" w:space="0" w:color="808080"/>
              <w:right w:val="nil"/>
            </w:tcBorders>
            <w:noWrap/>
            <w:vAlign w:val="center"/>
            <w:hideMark/>
          </w:tcPr>
          <w:p w14:paraId="5212F15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57" w:author="Office" w:date="2025-09-19T11:02:00Z" w16du:dateUtc="2025-09-19T09:02:00Z"/>
                <w:rFonts w:eastAsia="Times New Roman"/>
                <w:color w:val="000000"/>
                <w:sz w:val="20"/>
                <w:szCs w:val="20"/>
                <w:bdr w:val="none" w:sz="0" w:space="0" w:color="auto"/>
              </w:rPr>
            </w:pPr>
            <w:ins w:id="1058" w:author="Office" w:date="2025-09-19T11:02:00Z" w16du:dateUtc="2025-09-19T09:02:00Z">
              <w:r w:rsidRPr="00EA2502">
                <w:rPr>
                  <w:rFonts w:eastAsia="Times New Roman"/>
                  <w:color w:val="000000"/>
                  <w:sz w:val="20"/>
                  <w:szCs w:val="20"/>
                  <w:bdr w:val="none" w:sz="0" w:space="0" w:color="auto"/>
                </w:rPr>
                <w:t> </w:t>
              </w:r>
            </w:ins>
          </w:p>
        </w:tc>
        <w:tc>
          <w:tcPr>
            <w:tcW w:w="685" w:type="dxa"/>
            <w:tcBorders>
              <w:top w:val="nil"/>
              <w:left w:val="nil"/>
              <w:bottom w:val="single" w:sz="4" w:space="0" w:color="808080"/>
              <w:right w:val="nil"/>
            </w:tcBorders>
            <w:noWrap/>
            <w:vAlign w:val="center"/>
            <w:hideMark/>
          </w:tcPr>
          <w:p w14:paraId="3BC1BAA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59" w:author="Office" w:date="2025-09-19T11:02:00Z" w16du:dateUtc="2025-09-19T09:02:00Z"/>
                <w:rFonts w:eastAsia="Times New Roman"/>
                <w:color w:val="000000"/>
                <w:sz w:val="20"/>
                <w:szCs w:val="20"/>
                <w:bdr w:val="none" w:sz="0" w:space="0" w:color="auto"/>
              </w:rPr>
            </w:pPr>
            <w:ins w:id="1060" w:author="Office" w:date="2025-09-19T11:02:00Z" w16du:dateUtc="2025-09-19T09:02:00Z">
              <w:r w:rsidRPr="00EA2502">
                <w:rPr>
                  <w:rFonts w:eastAsia="Times New Roman"/>
                  <w:color w:val="000000"/>
                  <w:sz w:val="20"/>
                  <w:szCs w:val="20"/>
                  <w:bdr w:val="none" w:sz="0" w:space="0" w:color="auto"/>
                </w:rPr>
                <w:t> </w:t>
              </w:r>
            </w:ins>
          </w:p>
        </w:tc>
        <w:tc>
          <w:tcPr>
            <w:tcW w:w="808" w:type="dxa"/>
            <w:tcBorders>
              <w:top w:val="nil"/>
              <w:left w:val="nil"/>
              <w:bottom w:val="nil"/>
              <w:right w:val="nil"/>
            </w:tcBorders>
            <w:noWrap/>
            <w:vAlign w:val="center"/>
            <w:hideMark/>
          </w:tcPr>
          <w:p w14:paraId="1221570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61" w:author="Office" w:date="2025-09-19T11:02:00Z" w16du:dateUtc="2025-09-19T09:02:00Z"/>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2415802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62"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67E1A69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63" w:author="Office" w:date="2025-09-19T11:02:00Z" w16du:dateUtc="2025-09-19T09:02:00Z"/>
                <w:rFonts w:eastAsia="Times New Roman"/>
                <w:color w:val="000000"/>
                <w:sz w:val="20"/>
                <w:szCs w:val="20"/>
                <w:bdr w:val="none" w:sz="0" w:space="0" w:color="auto"/>
              </w:rPr>
            </w:pPr>
            <w:proofErr w:type="spellStart"/>
            <w:ins w:id="1064" w:author="Office" w:date="2025-09-19T11:02:00Z" w16du:dateUtc="2025-09-19T09:02:00Z">
              <w:r w:rsidRPr="00EA2502">
                <w:rPr>
                  <w:rFonts w:eastAsia="Times New Roman"/>
                  <w:color w:val="000000"/>
                  <w:sz w:val="20"/>
                  <w:szCs w:val="20"/>
                  <w:bdr w:val="none" w:sz="0" w:space="0" w:color="auto"/>
                </w:rPr>
                <w:t>Psaxi</w:t>
              </w:r>
              <w:proofErr w:type="spellEnd"/>
            </w:ins>
          </w:p>
        </w:tc>
        <w:tc>
          <w:tcPr>
            <w:tcW w:w="619" w:type="dxa"/>
            <w:tcBorders>
              <w:top w:val="nil"/>
              <w:left w:val="nil"/>
              <w:bottom w:val="nil"/>
              <w:right w:val="nil"/>
            </w:tcBorders>
            <w:noWrap/>
            <w:vAlign w:val="center"/>
            <w:hideMark/>
          </w:tcPr>
          <w:p w14:paraId="56BFD91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65"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shd w:val="clear" w:color="DC831D" w:fill="DC831D"/>
            <w:noWrap/>
            <w:vAlign w:val="center"/>
            <w:hideMark/>
          </w:tcPr>
          <w:p w14:paraId="18F783E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066" w:author="Office" w:date="2025-09-19T11:02:00Z" w16du:dateUtc="2025-09-19T09:02:00Z"/>
                <w:rFonts w:eastAsia="Times New Roman"/>
                <w:color w:val="000000"/>
                <w:sz w:val="20"/>
                <w:szCs w:val="20"/>
                <w:bdr w:val="none" w:sz="0" w:space="0" w:color="auto"/>
              </w:rPr>
            </w:pPr>
            <w:ins w:id="1067" w:author="Office" w:date="2025-09-19T11:02:00Z" w16du:dateUtc="2025-09-19T09:02:00Z">
              <w:r w:rsidRPr="00EA2502">
                <w:rPr>
                  <w:rFonts w:eastAsia="Times New Roman"/>
                  <w:color w:val="000000"/>
                  <w:sz w:val="20"/>
                  <w:szCs w:val="20"/>
                  <w:bdr w:val="none" w:sz="0" w:space="0" w:color="auto"/>
                </w:rPr>
                <w:t>0.21</w:t>
              </w:r>
            </w:ins>
          </w:p>
        </w:tc>
        <w:tc>
          <w:tcPr>
            <w:tcW w:w="526" w:type="dxa"/>
            <w:tcBorders>
              <w:top w:val="nil"/>
              <w:left w:val="nil"/>
              <w:bottom w:val="nil"/>
              <w:right w:val="nil"/>
            </w:tcBorders>
            <w:shd w:val="clear" w:color="CC5D02" w:fill="CC5D02"/>
            <w:noWrap/>
            <w:vAlign w:val="center"/>
            <w:hideMark/>
          </w:tcPr>
          <w:p w14:paraId="6A8CBC4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068" w:author="Office" w:date="2025-09-19T11:02:00Z" w16du:dateUtc="2025-09-19T09:02:00Z"/>
                <w:rFonts w:eastAsia="Times New Roman"/>
                <w:color w:val="000000"/>
                <w:sz w:val="20"/>
                <w:szCs w:val="20"/>
                <w:bdr w:val="none" w:sz="0" w:space="0" w:color="auto"/>
              </w:rPr>
            </w:pPr>
            <w:ins w:id="1069" w:author="Office" w:date="2025-09-19T11:02:00Z" w16du:dateUtc="2025-09-19T09:02:00Z">
              <w:r w:rsidRPr="00EA2502">
                <w:rPr>
                  <w:rFonts w:eastAsia="Times New Roman"/>
                  <w:color w:val="000000"/>
                  <w:sz w:val="20"/>
                  <w:szCs w:val="20"/>
                  <w:bdr w:val="none" w:sz="0" w:space="0" w:color="auto"/>
                </w:rPr>
                <w:t>0.26</w:t>
              </w:r>
            </w:ins>
          </w:p>
        </w:tc>
        <w:tc>
          <w:tcPr>
            <w:tcW w:w="808" w:type="dxa"/>
            <w:tcBorders>
              <w:top w:val="nil"/>
              <w:left w:val="nil"/>
              <w:bottom w:val="nil"/>
              <w:right w:val="nil"/>
            </w:tcBorders>
            <w:noWrap/>
            <w:vAlign w:val="center"/>
            <w:hideMark/>
          </w:tcPr>
          <w:p w14:paraId="34204EA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070" w:author="Office" w:date="2025-09-19T11:02:00Z" w16du:dateUtc="2025-09-19T09:02:00Z"/>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567557F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71" w:author="Office" w:date="2025-09-19T11:02:00Z" w16du:dateUtc="2025-09-19T09:02:00Z"/>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6EBCAAF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72" w:author="Office" w:date="2025-09-19T11:02:00Z" w16du:dateUtc="2025-09-19T09:02:00Z"/>
                <w:rFonts w:eastAsia="Times New Roman"/>
                <w:color w:val="000000"/>
                <w:sz w:val="20"/>
                <w:szCs w:val="20"/>
                <w:bdr w:val="none" w:sz="0" w:space="0" w:color="auto"/>
              </w:rPr>
            </w:pPr>
            <w:proofErr w:type="spellStart"/>
            <w:ins w:id="1073" w:author="Office" w:date="2025-09-19T11:02:00Z" w16du:dateUtc="2025-09-19T09:02:00Z">
              <w:r w:rsidRPr="00EA2502">
                <w:rPr>
                  <w:rFonts w:eastAsia="Times New Roman"/>
                  <w:color w:val="000000"/>
                  <w:sz w:val="20"/>
                  <w:szCs w:val="20"/>
                  <w:bdr w:val="none" w:sz="0" w:space="0" w:color="auto"/>
                </w:rPr>
                <w:t>duse</w:t>
              </w:r>
              <w:proofErr w:type="spellEnd"/>
            </w:ins>
          </w:p>
        </w:tc>
        <w:tc>
          <w:tcPr>
            <w:tcW w:w="652" w:type="dxa"/>
            <w:tcBorders>
              <w:top w:val="nil"/>
              <w:left w:val="nil"/>
              <w:bottom w:val="nil"/>
              <w:right w:val="nil"/>
            </w:tcBorders>
            <w:noWrap/>
            <w:vAlign w:val="center"/>
            <w:hideMark/>
          </w:tcPr>
          <w:p w14:paraId="56F8D3A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74" w:author="Office" w:date="2025-09-19T11:02:00Z" w16du:dateUtc="2025-09-19T09:02:00Z"/>
                <w:rFonts w:eastAsia="Times New Roman"/>
                <w:color w:val="000000"/>
                <w:sz w:val="20"/>
                <w:szCs w:val="20"/>
                <w:bdr w:val="none" w:sz="0" w:space="0" w:color="auto"/>
              </w:rPr>
            </w:pPr>
          </w:p>
        </w:tc>
        <w:tc>
          <w:tcPr>
            <w:tcW w:w="620" w:type="dxa"/>
            <w:tcBorders>
              <w:top w:val="nil"/>
              <w:left w:val="nil"/>
              <w:bottom w:val="nil"/>
              <w:right w:val="nil"/>
            </w:tcBorders>
            <w:shd w:val="clear" w:color="CB636D" w:fill="CB636D"/>
            <w:noWrap/>
            <w:vAlign w:val="center"/>
            <w:hideMark/>
          </w:tcPr>
          <w:p w14:paraId="22DD620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075" w:author="Office" w:date="2025-09-19T11:02:00Z" w16du:dateUtc="2025-09-19T09:02:00Z"/>
                <w:rFonts w:eastAsia="Times New Roman"/>
                <w:color w:val="000000"/>
                <w:sz w:val="20"/>
                <w:szCs w:val="20"/>
                <w:bdr w:val="none" w:sz="0" w:space="0" w:color="auto"/>
              </w:rPr>
            </w:pPr>
            <w:ins w:id="1076" w:author="Office" w:date="2025-09-19T11:02:00Z" w16du:dateUtc="2025-09-19T09:02:00Z">
              <w:r w:rsidRPr="00EA2502">
                <w:rPr>
                  <w:rFonts w:eastAsia="Times New Roman"/>
                  <w:color w:val="000000"/>
                  <w:sz w:val="20"/>
                  <w:szCs w:val="20"/>
                  <w:bdr w:val="none" w:sz="0" w:space="0" w:color="auto"/>
                </w:rPr>
                <w:t>0.30</w:t>
              </w:r>
            </w:ins>
          </w:p>
        </w:tc>
        <w:tc>
          <w:tcPr>
            <w:tcW w:w="604" w:type="dxa"/>
            <w:tcBorders>
              <w:top w:val="nil"/>
              <w:left w:val="nil"/>
              <w:bottom w:val="nil"/>
              <w:right w:val="nil"/>
            </w:tcBorders>
            <w:shd w:val="clear" w:color="C34A55" w:fill="C34A55"/>
            <w:noWrap/>
            <w:vAlign w:val="center"/>
            <w:hideMark/>
          </w:tcPr>
          <w:p w14:paraId="22055EC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077" w:author="Office" w:date="2025-09-19T11:02:00Z" w16du:dateUtc="2025-09-19T09:02:00Z"/>
                <w:rFonts w:eastAsia="Times New Roman"/>
                <w:color w:val="000000"/>
                <w:sz w:val="20"/>
                <w:szCs w:val="20"/>
                <w:bdr w:val="none" w:sz="0" w:space="0" w:color="auto"/>
              </w:rPr>
            </w:pPr>
            <w:ins w:id="1078" w:author="Office" w:date="2025-09-19T11:02:00Z" w16du:dateUtc="2025-09-19T09:02:00Z">
              <w:r w:rsidRPr="00EA2502">
                <w:rPr>
                  <w:rFonts w:eastAsia="Times New Roman"/>
                  <w:color w:val="000000"/>
                  <w:sz w:val="20"/>
                  <w:szCs w:val="20"/>
                  <w:bdr w:val="none" w:sz="0" w:space="0" w:color="auto"/>
                </w:rPr>
                <w:t>0.26</w:t>
              </w:r>
            </w:ins>
          </w:p>
        </w:tc>
        <w:tc>
          <w:tcPr>
            <w:tcW w:w="652" w:type="dxa"/>
            <w:tcBorders>
              <w:top w:val="nil"/>
              <w:left w:val="nil"/>
              <w:bottom w:val="nil"/>
              <w:right w:val="nil"/>
            </w:tcBorders>
            <w:shd w:val="clear" w:color="C0414D" w:fill="C0414D"/>
            <w:noWrap/>
            <w:vAlign w:val="center"/>
            <w:hideMark/>
          </w:tcPr>
          <w:p w14:paraId="4312151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079" w:author="Office" w:date="2025-09-19T11:02:00Z" w16du:dateUtc="2025-09-19T09:02:00Z"/>
                <w:rFonts w:eastAsia="Times New Roman"/>
                <w:color w:val="000000"/>
                <w:sz w:val="20"/>
                <w:szCs w:val="20"/>
                <w:bdr w:val="none" w:sz="0" w:space="0" w:color="auto"/>
              </w:rPr>
            </w:pPr>
            <w:ins w:id="1080" w:author="Office" w:date="2025-09-19T11:02:00Z" w16du:dateUtc="2025-09-19T09:02:00Z">
              <w:r w:rsidRPr="00EA2502">
                <w:rPr>
                  <w:rFonts w:eastAsia="Times New Roman"/>
                  <w:color w:val="000000"/>
                  <w:sz w:val="20"/>
                  <w:szCs w:val="20"/>
                  <w:bdr w:val="none" w:sz="0" w:space="0" w:color="auto"/>
                </w:rPr>
                <w:t>0.25</w:t>
              </w:r>
            </w:ins>
          </w:p>
        </w:tc>
      </w:tr>
      <w:tr w:rsidR="001951C1" w:rsidRPr="00EA2502" w14:paraId="5B1C4719" w14:textId="77777777" w:rsidTr="00F41DE9">
        <w:trPr>
          <w:trHeight w:val="258"/>
          <w:ins w:id="1081" w:author="Office" w:date="2025-09-19T11:02:00Z" w16du:dateUtc="2025-09-19T09:02:00Z"/>
        </w:trPr>
        <w:tc>
          <w:tcPr>
            <w:tcW w:w="1134" w:type="dxa"/>
            <w:tcBorders>
              <w:top w:val="nil"/>
              <w:left w:val="nil"/>
              <w:bottom w:val="nil"/>
              <w:right w:val="nil"/>
            </w:tcBorders>
            <w:noWrap/>
            <w:vAlign w:val="center"/>
            <w:hideMark/>
          </w:tcPr>
          <w:p w14:paraId="32396DD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082" w:author="Office" w:date="2025-09-19T11:02:00Z" w16du:dateUtc="2025-09-19T09:02:00Z"/>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6036FB8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83" w:author="Office" w:date="2025-09-19T11:02:00Z" w16du:dateUtc="2025-09-19T09:02:00Z"/>
                <w:rFonts w:eastAsia="Times New Roman"/>
                <w:sz w:val="20"/>
                <w:szCs w:val="20"/>
                <w:bdr w:val="none" w:sz="0" w:space="0" w:color="auto"/>
              </w:rPr>
            </w:pPr>
          </w:p>
        </w:tc>
        <w:tc>
          <w:tcPr>
            <w:tcW w:w="582" w:type="dxa"/>
            <w:tcBorders>
              <w:top w:val="nil"/>
              <w:left w:val="nil"/>
              <w:bottom w:val="nil"/>
              <w:right w:val="nil"/>
            </w:tcBorders>
            <w:noWrap/>
            <w:vAlign w:val="center"/>
            <w:hideMark/>
          </w:tcPr>
          <w:p w14:paraId="385CA65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84" w:author="Office" w:date="2025-09-19T11:02:00Z" w16du:dateUtc="2025-09-19T09:02:00Z"/>
                <w:rFonts w:eastAsia="Times New Roman"/>
                <w:sz w:val="20"/>
                <w:szCs w:val="20"/>
                <w:bdr w:val="none" w:sz="0" w:space="0" w:color="auto"/>
              </w:rPr>
            </w:pPr>
          </w:p>
        </w:tc>
        <w:tc>
          <w:tcPr>
            <w:tcW w:w="685" w:type="dxa"/>
            <w:tcBorders>
              <w:top w:val="nil"/>
              <w:left w:val="nil"/>
              <w:bottom w:val="nil"/>
              <w:right w:val="nil"/>
            </w:tcBorders>
            <w:noWrap/>
            <w:vAlign w:val="center"/>
            <w:hideMark/>
          </w:tcPr>
          <w:p w14:paraId="55661CD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85"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496D37A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86" w:author="Office" w:date="2025-09-19T11:02:00Z" w16du:dateUtc="2025-09-19T09:02:00Z"/>
                <w:rFonts w:eastAsia="Times New Roman"/>
                <w:sz w:val="20"/>
                <w:szCs w:val="20"/>
                <w:bdr w:val="none" w:sz="0" w:space="0" w:color="auto"/>
              </w:rPr>
            </w:pPr>
          </w:p>
        </w:tc>
        <w:tc>
          <w:tcPr>
            <w:tcW w:w="1135" w:type="dxa"/>
            <w:vMerge/>
            <w:tcBorders>
              <w:top w:val="nil"/>
              <w:left w:val="nil"/>
              <w:bottom w:val="nil"/>
              <w:right w:val="nil"/>
            </w:tcBorders>
            <w:vAlign w:val="center"/>
            <w:hideMark/>
          </w:tcPr>
          <w:p w14:paraId="7DFCC97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87"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65C91B1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88" w:author="Office" w:date="2025-09-19T11:02:00Z" w16du:dateUtc="2025-09-19T09:02:00Z"/>
                <w:rFonts w:eastAsia="Times New Roman"/>
                <w:color w:val="000000"/>
                <w:sz w:val="20"/>
                <w:szCs w:val="20"/>
                <w:bdr w:val="none" w:sz="0" w:space="0" w:color="auto"/>
              </w:rPr>
            </w:pPr>
            <w:proofErr w:type="spellStart"/>
            <w:ins w:id="1089" w:author="Office" w:date="2025-09-19T11:02:00Z" w16du:dateUtc="2025-09-19T09:02:00Z">
              <w:r w:rsidRPr="00EA2502">
                <w:rPr>
                  <w:rFonts w:eastAsia="Times New Roman"/>
                  <w:color w:val="000000"/>
                  <w:sz w:val="20"/>
                  <w:szCs w:val="20"/>
                  <w:bdr w:val="none" w:sz="0" w:space="0" w:color="auto"/>
                </w:rPr>
                <w:t>Psche</w:t>
              </w:r>
              <w:proofErr w:type="spellEnd"/>
            </w:ins>
          </w:p>
        </w:tc>
        <w:tc>
          <w:tcPr>
            <w:tcW w:w="619" w:type="dxa"/>
            <w:tcBorders>
              <w:top w:val="nil"/>
              <w:left w:val="nil"/>
              <w:bottom w:val="nil"/>
              <w:right w:val="nil"/>
            </w:tcBorders>
            <w:noWrap/>
            <w:vAlign w:val="center"/>
            <w:hideMark/>
          </w:tcPr>
          <w:p w14:paraId="6F20305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90" w:author="Office" w:date="2025-09-19T11:02:00Z" w16du:dateUtc="2025-09-19T09:02:00Z"/>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40EC742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91" w:author="Office" w:date="2025-09-19T11:02:00Z" w16du:dateUtc="2025-09-19T09:02:00Z"/>
                <w:rFonts w:eastAsia="Times New Roman"/>
                <w:sz w:val="20"/>
                <w:szCs w:val="20"/>
                <w:bdr w:val="none" w:sz="0" w:space="0" w:color="auto"/>
              </w:rPr>
            </w:pPr>
          </w:p>
        </w:tc>
        <w:tc>
          <w:tcPr>
            <w:tcW w:w="526" w:type="dxa"/>
            <w:tcBorders>
              <w:top w:val="nil"/>
              <w:left w:val="nil"/>
              <w:bottom w:val="nil"/>
              <w:right w:val="nil"/>
            </w:tcBorders>
            <w:shd w:val="clear" w:color="DF8B23" w:fill="DF8B23"/>
            <w:noWrap/>
            <w:vAlign w:val="center"/>
            <w:hideMark/>
          </w:tcPr>
          <w:p w14:paraId="4A307BC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092" w:author="Office" w:date="2025-09-19T11:02:00Z" w16du:dateUtc="2025-09-19T09:02:00Z"/>
                <w:rFonts w:eastAsia="Times New Roman"/>
                <w:color w:val="000000"/>
                <w:sz w:val="20"/>
                <w:szCs w:val="20"/>
                <w:bdr w:val="none" w:sz="0" w:space="0" w:color="auto"/>
              </w:rPr>
            </w:pPr>
            <w:ins w:id="1093" w:author="Office" w:date="2025-09-19T11:02:00Z" w16du:dateUtc="2025-09-19T09:02:00Z">
              <w:r w:rsidRPr="00EA2502">
                <w:rPr>
                  <w:rFonts w:eastAsia="Times New Roman"/>
                  <w:color w:val="000000"/>
                  <w:sz w:val="20"/>
                  <w:szCs w:val="20"/>
                  <w:bdr w:val="none" w:sz="0" w:space="0" w:color="auto"/>
                </w:rPr>
                <w:t>0.20</w:t>
              </w:r>
            </w:ins>
          </w:p>
        </w:tc>
        <w:tc>
          <w:tcPr>
            <w:tcW w:w="808" w:type="dxa"/>
            <w:tcBorders>
              <w:top w:val="nil"/>
              <w:left w:val="nil"/>
              <w:bottom w:val="nil"/>
              <w:right w:val="nil"/>
            </w:tcBorders>
            <w:noWrap/>
            <w:vAlign w:val="center"/>
            <w:hideMark/>
          </w:tcPr>
          <w:p w14:paraId="4109F81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094" w:author="Office" w:date="2025-09-19T11:02:00Z" w16du:dateUtc="2025-09-19T09:02:00Z"/>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36800A1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95" w:author="Office" w:date="2025-09-19T11:02:00Z" w16du:dateUtc="2025-09-19T09:02:00Z"/>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690FC58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96" w:author="Office" w:date="2025-09-19T11:02:00Z" w16du:dateUtc="2025-09-19T09:02:00Z"/>
                <w:rFonts w:eastAsia="Times New Roman"/>
                <w:color w:val="000000"/>
                <w:sz w:val="20"/>
                <w:szCs w:val="20"/>
                <w:bdr w:val="none" w:sz="0" w:space="0" w:color="auto"/>
              </w:rPr>
            </w:pPr>
            <w:ins w:id="1097" w:author="Office" w:date="2025-09-19T11:02:00Z" w16du:dateUtc="2025-09-19T09:02:00Z">
              <w:r w:rsidRPr="00EA2502">
                <w:rPr>
                  <w:rFonts w:eastAsia="Times New Roman"/>
                  <w:color w:val="000000"/>
                  <w:sz w:val="20"/>
                  <w:szCs w:val="20"/>
                  <w:bdr w:val="none" w:sz="0" w:space="0" w:color="auto"/>
                </w:rPr>
                <w:t>miss</w:t>
              </w:r>
            </w:ins>
          </w:p>
        </w:tc>
        <w:tc>
          <w:tcPr>
            <w:tcW w:w="652" w:type="dxa"/>
            <w:tcBorders>
              <w:top w:val="nil"/>
              <w:left w:val="nil"/>
              <w:bottom w:val="nil"/>
              <w:right w:val="nil"/>
            </w:tcBorders>
            <w:noWrap/>
            <w:vAlign w:val="center"/>
            <w:hideMark/>
          </w:tcPr>
          <w:p w14:paraId="1D18EC1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98" w:author="Office" w:date="2025-09-19T11:02:00Z" w16du:dateUtc="2025-09-19T09:02:00Z"/>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6024E18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099" w:author="Office" w:date="2025-09-19T11:02:00Z" w16du:dateUtc="2025-09-19T09:02:00Z"/>
                <w:rFonts w:eastAsia="Times New Roman"/>
                <w:sz w:val="20"/>
                <w:szCs w:val="20"/>
                <w:bdr w:val="none" w:sz="0" w:space="0" w:color="auto"/>
              </w:rPr>
            </w:pPr>
          </w:p>
        </w:tc>
        <w:tc>
          <w:tcPr>
            <w:tcW w:w="604" w:type="dxa"/>
            <w:tcBorders>
              <w:top w:val="nil"/>
              <w:left w:val="nil"/>
              <w:bottom w:val="nil"/>
              <w:right w:val="nil"/>
            </w:tcBorders>
            <w:shd w:val="clear" w:color="CD6972" w:fill="CD6972"/>
            <w:noWrap/>
            <w:vAlign w:val="center"/>
            <w:hideMark/>
          </w:tcPr>
          <w:p w14:paraId="01EBD47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100" w:author="Office" w:date="2025-09-19T11:02:00Z" w16du:dateUtc="2025-09-19T09:02:00Z"/>
                <w:rFonts w:eastAsia="Times New Roman"/>
                <w:color w:val="000000"/>
                <w:sz w:val="20"/>
                <w:szCs w:val="20"/>
                <w:bdr w:val="none" w:sz="0" w:space="0" w:color="auto"/>
              </w:rPr>
            </w:pPr>
            <w:ins w:id="1101" w:author="Office" w:date="2025-09-19T11:02:00Z" w16du:dateUtc="2025-09-19T09:02:00Z">
              <w:r w:rsidRPr="00EA2502">
                <w:rPr>
                  <w:rFonts w:eastAsia="Times New Roman"/>
                  <w:color w:val="000000"/>
                  <w:sz w:val="20"/>
                  <w:szCs w:val="20"/>
                  <w:bdr w:val="none" w:sz="0" w:space="0" w:color="auto"/>
                </w:rPr>
                <w:t>0.31</w:t>
              </w:r>
            </w:ins>
          </w:p>
        </w:tc>
        <w:tc>
          <w:tcPr>
            <w:tcW w:w="652" w:type="dxa"/>
            <w:tcBorders>
              <w:top w:val="nil"/>
              <w:left w:val="nil"/>
              <w:bottom w:val="nil"/>
              <w:right w:val="nil"/>
            </w:tcBorders>
            <w:shd w:val="clear" w:color="C75660" w:fill="C75660"/>
            <w:noWrap/>
            <w:vAlign w:val="center"/>
            <w:hideMark/>
          </w:tcPr>
          <w:p w14:paraId="4F43122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102" w:author="Office" w:date="2025-09-19T11:02:00Z" w16du:dateUtc="2025-09-19T09:02:00Z"/>
                <w:rFonts w:eastAsia="Times New Roman"/>
                <w:color w:val="000000"/>
                <w:sz w:val="20"/>
                <w:szCs w:val="20"/>
                <w:bdr w:val="none" w:sz="0" w:space="0" w:color="auto"/>
              </w:rPr>
            </w:pPr>
            <w:ins w:id="1103" w:author="Office" w:date="2025-09-19T11:02:00Z" w16du:dateUtc="2025-09-19T09:02:00Z">
              <w:r w:rsidRPr="00EA2502">
                <w:rPr>
                  <w:rFonts w:eastAsia="Times New Roman"/>
                  <w:color w:val="000000"/>
                  <w:sz w:val="20"/>
                  <w:szCs w:val="20"/>
                  <w:bdr w:val="none" w:sz="0" w:space="0" w:color="auto"/>
                </w:rPr>
                <w:t>0.28</w:t>
              </w:r>
            </w:ins>
          </w:p>
        </w:tc>
      </w:tr>
      <w:tr w:rsidR="001951C1" w:rsidRPr="00EA2502" w14:paraId="51E298B1" w14:textId="77777777" w:rsidTr="00F41DE9">
        <w:trPr>
          <w:trHeight w:val="258"/>
          <w:ins w:id="1104" w:author="Office" w:date="2025-09-19T11:02:00Z" w16du:dateUtc="2025-09-19T09:02:00Z"/>
        </w:trPr>
        <w:tc>
          <w:tcPr>
            <w:tcW w:w="1134" w:type="dxa"/>
            <w:tcBorders>
              <w:top w:val="nil"/>
              <w:left w:val="nil"/>
              <w:bottom w:val="nil"/>
              <w:right w:val="nil"/>
            </w:tcBorders>
            <w:noWrap/>
            <w:vAlign w:val="center"/>
            <w:hideMark/>
          </w:tcPr>
          <w:p w14:paraId="66E06E4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105" w:author="Office" w:date="2025-09-19T11:02:00Z" w16du:dateUtc="2025-09-19T09:02:00Z"/>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4AF2D48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06" w:author="Office" w:date="2025-09-19T11:02:00Z" w16du:dateUtc="2025-09-19T09:02:00Z"/>
                <w:rFonts w:eastAsia="Times New Roman"/>
                <w:sz w:val="20"/>
                <w:szCs w:val="20"/>
                <w:bdr w:val="none" w:sz="0" w:space="0" w:color="auto"/>
              </w:rPr>
            </w:pPr>
          </w:p>
        </w:tc>
        <w:tc>
          <w:tcPr>
            <w:tcW w:w="582" w:type="dxa"/>
            <w:tcBorders>
              <w:top w:val="nil"/>
              <w:left w:val="nil"/>
              <w:bottom w:val="nil"/>
              <w:right w:val="nil"/>
            </w:tcBorders>
            <w:noWrap/>
            <w:vAlign w:val="center"/>
            <w:hideMark/>
          </w:tcPr>
          <w:p w14:paraId="60D1521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07" w:author="Office" w:date="2025-09-19T11:02:00Z" w16du:dateUtc="2025-09-19T09:02:00Z"/>
                <w:rFonts w:eastAsia="Times New Roman"/>
                <w:sz w:val="20"/>
                <w:szCs w:val="20"/>
                <w:bdr w:val="none" w:sz="0" w:space="0" w:color="auto"/>
              </w:rPr>
            </w:pPr>
          </w:p>
        </w:tc>
        <w:tc>
          <w:tcPr>
            <w:tcW w:w="685" w:type="dxa"/>
            <w:tcBorders>
              <w:top w:val="nil"/>
              <w:left w:val="nil"/>
              <w:bottom w:val="nil"/>
              <w:right w:val="nil"/>
            </w:tcBorders>
            <w:noWrap/>
            <w:vAlign w:val="center"/>
            <w:hideMark/>
          </w:tcPr>
          <w:p w14:paraId="5946CB3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08"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0BEDEF4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09" w:author="Office" w:date="2025-09-19T11:02:00Z" w16du:dateUtc="2025-09-19T09:02:00Z"/>
                <w:rFonts w:eastAsia="Times New Roman"/>
                <w:sz w:val="20"/>
                <w:szCs w:val="20"/>
                <w:bdr w:val="none" w:sz="0" w:space="0" w:color="auto"/>
              </w:rPr>
            </w:pPr>
          </w:p>
        </w:tc>
        <w:tc>
          <w:tcPr>
            <w:tcW w:w="1135" w:type="dxa"/>
            <w:tcBorders>
              <w:top w:val="nil"/>
              <w:left w:val="nil"/>
              <w:bottom w:val="nil"/>
              <w:right w:val="nil"/>
            </w:tcBorders>
            <w:noWrap/>
            <w:vAlign w:val="center"/>
            <w:hideMark/>
          </w:tcPr>
          <w:p w14:paraId="4201D79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10" w:author="Office" w:date="2025-09-19T11:02:00Z" w16du:dateUtc="2025-09-19T09:02:00Z"/>
                <w:rFonts w:eastAsia="Times New Roman"/>
                <w:sz w:val="20"/>
                <w:szCs w:val="20"/>
                <w:bdr w:val="none" w:sz="0" w:space="0" w:color="auto"/>
              </w:rPr>
            </w:pPr>
          </w:p>
        </w:tc>
        <w:tc>
          <w:tcPr>
            <w:tcW w:w="700" w:type="dxa"/>
            <w:tcBorders>
              <w:top w:val="nil"/>
              <w:left w:val="nil"/>
              <w:bottom w:val="nil"/>
              <w:right w:val="nil"/>
            </w:tcBorders>
            <w:noWrap/>
            <w:vAlign w:val="center"/>
            <w:hideMark/>
          </w:tcPr>
          <w:p w14:paraId="5BB81F9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11" w:author="Office" w:date="2025-09-19T11:02:00Z" w16du:dateUtc="2025-09-19T09:02:00Z"/>
                <w:rFonts w:eastAsia="Times New Roman"/>
                <w:sz w:val="20"/>
                <w:szCs w:val="20"/>
                <w:bdr w:val="none" w:sz="0" w:space="0" w:color="auto"/>
              </w:rPr>
            </w:pPr>
          </w:p>
        </w:tc>
        <w:tc>
          <w:tcPr>
            <w:tcW w:w="619" w:type="dxa"/>
            <w:tcBorders>
              <w:top w:val="nil"/>
              <w:left w:val="nil"/>
              <w:bottom w:val="nil"/>
              <w:right w:val="nil"/>
            </w:tcBorders>
            <w:noWrap/>
            <w:vAlign w:val="center"/>
            <w:hideMark/>
          </w:tcPr>
          <w:p w14:paraId="41A16B2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12" w:author="Office" w:date="2025-09-19T11:02:00Z" w16du:dateUtc="2025-09-19T09:02:00Z"/>
                <w:rFonts w:eastAsia="Times New Roman"/>
                <w:sz w:val="20"/>
                <w:szCs w:val="20"/>
                <w:bdr w:val="none" w:sz="0" w:space="0" w:color="auto"/>
              </w:rPr>
            </w:pPr>
          </w:p>
        </w:tc>
        <w:tc>
          <w:tcPr>
            <w:tcW w:w="700" w:type="dxa"/>
            <w:tcBorders>
              <w:top w:val="nil"/>
              <w:left w:val="nil"/>
              <w:bottom w:val="nil"/>
              <w:right w:val="nil"/>
            </w:tcBorders>
            <w:noWrap/>
            <w:vAlign w:val="center"/>
            <w:hideMark/>
          </w:tcPr>
          <w:p w14:paraId="68989BF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13" w:author="Office" w:date="2025-09-19T11:02:00Z" w16du:dateUtc="2025-09-19T09:02:00Z"/>
                <w:rFonts w:eastAsia="Times New Roman"/>
                <w:sz w:val="20"/>
                <w:szCs w:val="20"/>
                <w:bdr w:val="none" w:sz="0" w:space="0" w:color="auto"/>
              </w:rPr>
            </w:pPr>
          </w:p>
        </w:tc>
        <w:tc>
          <w:tcPr>
            <w:tcW w:w="526" w:type="dxa"/>
            <w:tcBorders>
              <w:top w:val="nil"/>
              <w:left w:val="nil"/>
              <w:bottom w:val="nil"/>
              <w:right w:val="nil"/>
            </w:tcBorders>
            <w:noWrap/>
            <w:vAlign w:val="center"/>
            <w:hideMark/>
          </w:tcPr>
          <w:p w14:paraId="41A3788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14"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3753457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15" w:author="Office" w:date="2025-09-19T11:02:00Z" w16du:dateUtc="2025-09-19T09:02:00Z"/>
                <w:rFonts w:eastAsia="Times New Roman"/>
                <w:sz w:val="20"/>
                <w:szCs w:val="20"/>
                <w:bdr w:val="none" w:sz="0" w:space="0" w:color="auto"/>
              </w:rPr>
            </w:pPr>
          </w:p>
        </w:tc>
        <w:tc>
          <w:tcPr>
            <w:tcW w:w="1135" w:type="dxa"/>
            <w:vMerge/>
            <w:tcBorders>
              <w:top w:val="nil"/>
              <w:left w:val="nil"/>
              <w:bottom w:val="nil"/>
              <w:right w:val="nil"/>
            </w:tcBorders>
            <w:vAlign w:val="center"/>
            <w:hideMark/>
          </w:tcPr>
          <w:p w14:paraId="109D5E3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16" w:author="Office" w:date="2025-09-19T11:02:00Z" w16du:dateUtc="2025-09-19T09:02:00Z"/>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0035533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17" w:author="Office" w:date="2025-09-19T11:02:00Z" w16du:dateUtc="2025-09-19T09:02:00Z"/>
                <w:rFonts w:eastAsia="Times New Roman"/>
                <w:color w:val="000000"/>
                <w:sz w:val="20"/>
                <w:szCs w:val="20"/>
                <w:bdr w:val="none" w:sz="0" w:space="0" w:color="auto"/>
              </w:rPr>
            </w:pPr>
            <w:ins w:id="1118" w:author="Office" w:date="2025-09-19T11:02:00Z" w16du:dateUtc="2025-09-19T09:02:00Z">
              <w:r w:rsidRPr="00EA2502">
                <w:rPr>
                  <w:rFonts w:eastAsia="Times New Roman"/>
                  <w:color w:val="000000"/>
                  <w:sz w:val="20"/>
                  <w:szCs w:val="20"/>
                  <w:bdr w:val="none" w:sz="0" w:space="0" w:color="auto"/>
                </w:rPr>
                <w:t>para</w:t>
              </w:r>
            </w:ins>
          </w:p>
        </w:tc>
        <w:tc>
          <w:tcPr>
            <w:tcW w:w="652" w:type="dxa"/>
            <w:tcBorders>
              <w:top w:val="nil"/>
              <w:left w:val="nil"/>
              <w:bottom w:val="nil"/>
              <w:right w:val="nil"/>
            </w:tcBorders>
            <w:noWrap/>
            <w:vAlign w:val="center"/>
            <w:hideMark/>
          </w:tcPr>
          <w:p w14:paraId="18C5D43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19" w:author="Office" w:date="2025-09-19T11:02:00Z" w16du:dateUtc="2025-09-19T09:02:00Z"/>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786A67F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20" w:author="Office" w:date="2025-09-19T11:02:00Z" w16du:dateUtc="2025-09-19T09:02:00Z"/>
                <w:rFonts w:eastAsia="Times New Roman"/>
                <w:sz w:val="20"/>
                <w:szCs w:val="20"/>
                <w:bdr w:val="none" w:sz="0" w:space="0" w:color="auto"/>
              </w:rPr>
            </w:pPr>
          </w:p>
        </w:tc>
        <w:tc>
          <w:tcPr>
            <w:tcW w:w="604" w:type="dxa"/>
            <w:tcBorders>
              <w:top w:val="nil"/>
              <w:left w:val="nil"/>
              <w:bottom w:val="nil"/>
              <w:right w:val="nil"/>
            </w:tcBorders>
            <w:noWrap/>
            <w:vAlign w:val="center"/>
            <w:hideMark/>
          </w:tcPr>
          <w:p w14:paraId="25245DB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21" w:author="Office" w:date="2025-09-19T11:02:00Z" w16du:dateUtc="2025-09-19T09:02:00Z"/>
                <w:rFonts w:eastAsia="Times New Roman"/>
                <w:sz w:val="20"/>
                <w:szCs w:val="20"/>
                <w:bdr w:val="none" w:sz="0" w:space="0" w:color="auto"/>
              </w:rPr>
            </w:pPr>
          </w:p>
        </w:tc>
        <w:tc>
          <w:tcPr>
            <w:tcW w:w="652" w:type="dxa"/>
            <w:tcBorders>
              <w:top w:val="nil"/>
              <w:left w:val="nil"/>
              <w:bottom w:val="nil"/>
              <w:right w:val="nil"/>
            </w:tcBorders>
            <w:shd w:val="clear" w:color="C24954" w:fill="C24954"/>
            <w:noWrap/>
            <w:vAlign w:val="center"/>
            <w:hideMark/>
          </w:tcPr>
          <w:p w14:paraId="7F2BE44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122" w:author="Office" w:date="2025-09-19T11:02:00Z" w16du:dateUtc="2025-09-19T09:02:00Z"/>
                <w:rFonts w:eastAsia="Times New Roman"/>
                <w:color w:val="000000"/>
                <w:sz w:val="20"/>
                <w:szCs w:val="20"/>
                <w:bdr w:val="none" w:sz="0" w:space="0" w:color="auto"/>
              </w:rPr>
            </w:pPr>
            <w:ins w:id="1123" w:author="Office" w:date="2025-09-19T11:02:00Z" w16du:dateUtc="2025-09-19T09:02:00Z">
              <w:r w:rsidRPr="00EA2502">
                <w:rPr>
                  <w:rFonts w:eastAsia="Times New Roman"/>
                  <w:color w:val="000000"/>
                  <w:sz w:val="20"/>
                  <w:szCs w:val="20"/>
                  <w:bdr w:val="none" w:sz="0" w:space="0" w:color="auto"/>
                </w:rPr>
                <w:t>0.26</w:t>
              </w:r>
            </w:ins>
          </w:p>
        </w:tc>
      </w:tr>
      <w:tr w:rsidR="001951C1" w:rsidRPr="00EA2502" w14:paraId="69D27FC4" w14:textId="77777777" w:rsidTr="00F41DE9">
        <w:trPr>
          <w:trHeight w:val="258"/>
          <w:ins w:id="1124" w:author="Office" w:date="2025-09-19T11:02:00Z" w16du:dateUtc="2025-09-19T09:02:00Z"/>
        </w:trPr>
        <w:tc>
          <w:tcPr>
            <w:tcW w:w="1134" w:type="dxa"/>
            <w:tcBorders>
              <w:top w:val="nil"/>
              <w:left w:val="nil"/>
              <w:bottom w:val="nil"/>
              <w:right w:val="nil"/>
            </w:tcBorders>
            <w:noWrap/>
            <w:vAlign w:val="center"/>
            <w:hideMark/>
          </w:tcPr>
          <w:p w14:paraId="7D08B10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125" w:author="Office" w:date="2025-09-19T11:02:00Z" w16du:dateUtc="2025-09-19T09:02:00Z"/>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517BC3D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26" w:author="Office" w:date="2025-09-19T11:02:00Z" w16du:dateUtc="2025-09-19T09:02:00Z"/>
                <w:rFonts w:eastAsia="Times New Roman"/>
                <w:sz w:val="20"/>
                <w:szCs w:val="20"/>
                <w:bdr w:val="none" w:sz="0" w:space="0" w:color="auto"/>
              </w:rPr>
            </w:pPr>
          </w:p>
        </w:tc>
        <w:tc>
          <w:tcPr>
            <w:tcW w:w="582" w:type="dxa"/>
            <w:tcBorders>
              <w:top w:val="nil"/>
              <w:left w:val="nil"/>
              <w:bottom w:val="nil"/>
              <w:right w:val="nil"/>
            </w:tcBorders>
            <w:noWrap/>
            <w:vAlign w:val="center"/>
            <w:hideMark/>
          </w:tcPr>
          <w:p w14:paraId="1413E8D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27" w:author="Office" w:date="2025-09-19T11:02:00Z" w16du:dateUtc="2025-09-19T09:02:00Z"/>
                <w:rFonts w:eastAsia="Times New Roman"/>
                <w:sz w:val="20"/>
                <w:szCs w:val="20"/>
                <w:bdr w:val="none" w:sz="0" w:space="0" w:color="auto"/>
              </w:rPr>
            </w:pPr>
          </w:p>
        </w:tc>
        <w:tc>
          <w:tcPr>
            <w:tcW w:w="685" w:type="dxa"/>
            <w:tcBorders>
              <w:top w:val="nil"/>
              <w:left w:val="nil"/>
              <w:bottom w:val="nil"/>
              <w:right w:val="nil"/>
            </w:tcBorders>
            <w:noWrap/>
            <w:vAlign w:val="center"/>
            <w:hideMark/>
          </w:tcPr>
          <w:p w14:paraId="5AD8579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28"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38A64E9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29" w:author="Office" w:date="2025-09-19T11:02:00Z" w16du:dateUtc="2025-09-19T09:02:00Z"/>
                <w:rFonts w:eastAsia="Times New Roman"/>
                <w:sz w:val="20"/>
                <w:szCs w:val="20"/>
                <w:bdr w:val="none" w:sz="0" w:space="0" w:color="auto"/>
              </w:rPr>
            </w:pPr>
          </w:p>
        </w:tc>
        <w:tc>
          <w:tcPr>
            <w:tcW w:w="1135" w:type="dxa"/>
            <w:tcBorders>
              <w:top w:val="nil"/>
              <w:left w:val="nil"/>
              <w:bottom w:val="nil"/>
              <w:right w:val="nil"/>
            </w:tcBorders>
            <w:noWrap/>
            <w:vAlign w:val="center"/>
            <w:hideMark/>
          </w:tcPr>
          <w:p w14:paraId="5F22034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30" w:author="Office" w:date="2025-09-19T11:02:00Z" w16du:dateUtc="2025-09-19T09:02:00Z"/>
                <w:rFonts w:eastAsia="Times New Roman"/>
                <w:sz w:val="20"/>
                <w:szCs w:val="20"/>
                <w:bdr w:val="none" w:sz="0" w:space="0" w:color="auto"/>
              </w:rPr>
            </w:pPr>
          </w:p>
        </w:tc>
        <w:tc>
          <w:tcPr>
            <w:tcW w:w="700" w:type="dxa"/>
            <w:tcBorders>
              <w:top w:val="nil"/>
              <w:left w:val="nil"/>
              <w:bottom w:val="nil"/>
              <w:right w:val="nil"/>
            </w:tcBorders>
            <w:noWrap/>
            <w:vAlign w:val="center"/>
            <w:hideMark/>
          </w:tcPr>
          <w:p w14:paraId="36E4570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31" w:author="Office" w:date="2025-09-19T11:02:00Z" w16du:dateUtc="2025-09-19T09:02:00Z"/>
                <w:rFonts w:eastAsia="Times New Roman"/>
                <w:sz w:val="20"/>
                <w:szCs w:val="20"/>
                <w:bdr w:val="none" w:sz="0" w:space="0" w:color="auto"/>
              </w:rPr>
            </w:pPr>
          </w:p>
        </w:tc>
        <w:tc>
          <w:tcPr>
            <w:tcW w:w="619" w:type="dxa"/>
            <w:tcBorders>
              <w:top w:val="nil"/>
              <w:left w:val="nil"/>
              <w:bottom w:val="nil"/>
              <w:right w:val="nil"/>
            </w:tcBorders>
            <w:noWrap/>
            <w:vAlign w:val="center"/>
            <w:hideMark/>
          </w:tcPr>
          <w:p w14:paraId="70EC06D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32" w:author="Office" w:date="2025-09-19T11:02:00Z" w16du:dateUtc="2025-09-19T09:02:00Z"/>
                <w:rFonts w:eastAsia="Times New Roman"/>
                <w:sz w:val="20"/>
                <w:szCs w:val="20"/>
                <w:bdr w:val="none" w:sz="0" w:space="0" w:color="auto"/>
              </w:rPr>
            </w:pPr>
          </w:p>
        </w:tc>
        <w:tc>
          <w:tcPr>
            <w:tcW w:w="700" w:type="dxa"/>
            <w:tcBorders>
              <w:top w:val="nil"/>
              <w:left w:val="nil"/>
              <w:bottom w:val="nil"/>
              <w:right w:val="nil"/>
            </w:tcBorders>
            <w:noWrap/>
            <w:vAlign w:val="center"/>
            <w:hideMark/>
          </w:tcPr>
          <w:p w14:paraId="29CED7F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33" w:author="Office" w:date="2025-09-19T11:02:00Z" w16du:dateUtc="2025-09-19T09:02:00Z"/>
                <w:rFonts w:eastAsia="Times New Roman"/>
                <w:sz w:val="20"/>
                <w:szCs w:val="20"/>
                <w:bdr w:val="none" w:sz="0" w:space="0" w:color="auto"/>
              </w:rPr>
            </w:pPr>
          </w:p>
        </w:tc>
        <w:tc>
          <w:tcPr>
            <w:tcW w:w="526" w:type="dxa"/>
            <w:tcBorders>
              <w:top w:val="nil"/>
              <w:left w:val="nil"/>
              <w:bottom w:val="nil"/>
              <w:right w:val="nil"/>
            </w:tcBorders>
            <w:noWrap/>
            <w:vAlign w:val="center"/>
            <w:hideMark/>
          </w:tcPr>
          <w:p w14:paraId="7F3F2C2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34"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358E2B8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35" w:author="Office" w:date="2025-09-19T11:02:00Z" w16du:dateUtc="2025-09-19T09:02:00Z"/>
                <w:rFonts w:eastAsia="Times New Roman"/>
                <w:sz w:val="20"/>
                <w:szCs w:val="20"/>
                <w:bdr w:val="none" w:sz="0" w:space="0" w:color="auto"/>
              </w:rPr>
            </w:pPr>
          </w:p>
        </w:tc>
        <w:tc>
          <w:tcPr>
            <w:tcW w:w="1135" w:type="dxa"/>
            <w:tcBorders>
              <w:top w:val="nil"/>
              <w:left w:val="nil"/>
              <w:bottom w:val="nil"/>
              <w:right w:val="nil"/>
            </w:tcBorders>
            <w:noWrap/>
            <w:vAlign w:val="center"/>
            <w:hideMark/>
          </w:tcPr>
          <w:p w14:paraId="2A281BC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36" w:author="Office" w:date="2025-09-19T11:02:00Z" w16du:dateUtc="2025-09-19T09:02:00Z"/>
                <w:rFonts w:eastAsia="Times New Roman"/>
                <w:sz w:val="20"/>
                <w:szCs w:val="20"/>
                <w:bdr w:val="none" w:sz="0" w:space="0" w:color="auto"/>
              </w:rPr>
            </w:pPr>
          </w:p>
        </w:tc>
        <w:tc>
          <w:tcPr>
            <w:tcW w:w="652" w:type="dxa"/>
            <w:tcBorders>
              <w:top w:val="nil"/>
              <w:left w:val="nil"/>
              <w:bottom w:val="nil"/>
              <w:right w:val="nil"/>
            </w:tcBorders>
            <w:noWrap/>
            <w:vAlign w:val="center"/>
            <w:hideMark/>
          </w:tcPr>
          <w:p w14:paraId="5FBE7D4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37" w:author="Office" w:date="2025-09-19T11:02:00Z" w16du:dateUtc="2025-09-19T09:02:00Z"/>
                <w:rFonts w:eastAsia="Times New Roman"/>
                <w:sz w:val="20"/>
                <w:szCs w:val="20"/>
                <w:bdr w:val="none" w:sz="0" w:space="0" w:color="auto"/>
              </w:rPr>
            </w:pPr>
          </w:p>
        </w:tc>
        <w:tc>
          <w:tcPr>
            <w:tcW w:w="652" w:type="dxa"/>
            <w:tcBorders>
              <w:top w:val="nil"/>
              <w:left w:val="nil"/>
              <w:bottom w:val="nil"/>
              <w:right w:val="nil"/>
            </w:tcBorders>
            <w:noWrap/>
            <w:vAlign w:val="center"/>
            <w:hideMark/>
          </w:tcPr>
          <w:p w14:paraId="29D9F54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38" w:author="Office" w:date="2025-09-19T11:02:00Z" w16du:dateUtc="2025-09-19T09:02:00Z"/>
                <w:rFonts w:eastAsia="Times New Roman"/>
                <w:sz w:val="20"/>
                <w:szCs w:val="20"/>
                <w:bdr w:val="none" w:sz="0" w:space="0" w:color="auto"/>
              </w:rPr>
            </w:pPr>
          </w:p>
        </w:tc>
        <w:tc>
          <w:tcPr>
            <w:tcW w:w="620" w:type="dxa"/>
            <w:tcBorders>
              <w:top w:val="nil"/>
              <w:left w:val="nil"/>
              <w:bottom w:val="nil"/>
              <w:right w:val="nil"/>
            </w:tcBorders>
            <w:noWrap/>
            <w:vAlign w:val="center"/>
            <w:hideMark/>
          </w:tcPr>
          <w:p w14:paraId="29A3536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39" w:author="Office" w:date="2025-09-19T11:02:00Z" w16du:dateUtc="2025-09-19T09:02:00Z"/>
                <w:rFonts w:eastAsia="Times New Roman"/>
                <w:sz w:val="20"/>
                <w:szCs w:val="20"/>
                <w:bdr w:val="none" w:sz="0" w:space="0" w:color="auto"/>
              </w:rPr>
            </w:pPr>
          </w:p>
        </w:tc>
        <w:tc>
          <w:tcPr>
            <w:tcW w:w="604" w:type="dxa"/>
            <w:tcBorders>
              <w:top w:val="nil"/>
              <w:left w:val="nil"/>
              <w:bottom w:val="nil"/>
              <w:right w:val="nil"/>
            </w:tcBorders>
            <w:noWrap/>
            <w:vAlign w:val="center"/>
            <w:hideMark/>
          </w:tcPr>
          <w:p w14:paraId="79C3492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40" w:author="Office" w:date="2025-09-19T11:02:00Z" w16du:dateUtc="2025-09-19T09:02:00Z"/>
                <w:rFonts w:eastAsia="Times New Roman"/>
                <w:sz w:val="20"/>
                <w:szCs w:val="20"/>
                <w:bdr w:val="none" w:sz="0" w:space="0" w:color="auto"/>
              </w:rPr>
            </w:pPr>
          </w:p>
        </w:tc>
        <w:tc>
          <w:tcPr>
            <w:tcW w:w="652" w:type="dxa"/>
            <w:tcBorders>
              <w:top w:val="nil"/>
              <w:left w:val="nil"/>
              <w:bottom w:val="nil"/>
              <w:right w:val="nil"/>
            </w:tcBorders>
            <w:noWrap/>
            <w:vAlign w:val="center"/>
            <w:hideMark/>
          </w:tcPr>
          <w:p w14:paraId="53D9E92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41" w:author="Office" w:date="2025-09-19T11:02:00Z" w16du:dateUtc="2025-09-19T09:02:00Z"/>
                <w:rFonts w:eastAsia="Times New Roman"/>
                <w:sz w:val="20"/>
                <w:szCs w:val="20"/>
                <w:bdr w:val="none" w:sz="0" w:space="0" w:color="auto"/>
              </w:rPr>
            </w:pPr>
          </w:p>
        </w:tc>
      </w:tr>
      <w:tr w:rsidR="001951C1" w:rsidRPr="00EA2502" w14:paraId="40D0C85A" w14:textId="77777777" w:rsidTr="00F41DE9">
        <w:trPr>
          <w:trHeight w:val="258"/>
          <w:ins w:id="1142" w:author="Office" w:date="2025-09-19T11:02:00Z" w16du:dateUtc="2025-09-19T09:02:00Z"/>
        </w:trPr>
        <w:tc>
          <w:tcPr>
            <w:tcW w:w="1134" w:type="dxa"/>
            <w:tcBorders>
              <w:top w:val="nil"/>
              <w:left w:val="nil"/>
              <w:bottom w:val="nil"/>
              <w:right w:val="nil"/>
            </w:tcBorders>
            <w:noWrap/>
            <w:vAlign w:val="center"/>
            <w:hideMark/>
          </w:tcPr>
          <w:p w14:paraId="4B7C730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43" w:author="Office" w:date="2025-09-19T11:02:00Z" w16du:dateUtc="2025-09-19T09:02:00Z"/>
                <w:rFonts w:eastAsia="Times New Roman"/>
                <w:sz w:val="20"/>
                <w:szCs w:val="20"/>
                <w:bdr w:val="none" w:sz="0" w:space="0" w:color="auto"/>
              </w:rPr>
            </w:pPr>
          </w:p>
        </w:tc>
        <w:tc>
          <w:tcPr>
            <w:tcW w:w="641" w:type="dxa"/>
            <w:tcBorders>
              <w:top w:val="nil"/>
              <w:left w:val="nil"/>
              <w:bottom w:val="nil"/>
              <w:right w:val="nil"/>
            </w:tcBorders>
            <w:noWrap/>
            <w:vAlign w:val="center"/>
            <w:hideMark/>
          </w:tcPr>
          <w:p w14:paraId="00565BF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44" w:author="Office" w:date="2025-09-19T11:02:00Z" w16du:dateUtc="2025-09-19T09:02:00Z"/>
                <w:rFonts w:eastAsia="Times New Roman"/>
                <w:sz w:val="20"/>
                <w:szCs w:val="20"/>
                <w:bdr w:val="none" w:sz="0" w:space="0" w:color="auto"/>
              </w:rPr>
            </w:pPr>
          </w:p>
        </w:tc>
        <w:tc>
          <w:tcPr>
            <w:tcW w:w="582" w:type="dxa"/>
            <w:tcBorders>
              <w:top w:val="nil"/>
              <w:left w:val="nil"/>
              <w:bottom w:val="nil"/>
              <w:right w:val="nil"/>
            </w:tcBorders>
            <w:noWrap/>
            <w:vAlign w:val="center"/>
            <w:hideMark/>
          </w:tcPr>
          <w:p w14:paraId="0C12ECF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45" w:author="Office" w:date="2025-09-19T11:02:00Z" w16du:dateUtc="2025-09-19T09:02:00Z"/>
                <w:rFonts w:eastAsia="Times New Roman"/>
                <w:sz w:val="20"/>
                <w:szCs w:val="20"/>
                <w:bdr w:val="none" w:sz="0" w:space="0" w:color="auto"/>
              </w:rPr>
            </w:pPr>
          </w:p>
        </w:tc>
        <w:tc>
          <w:tcPr>
            <w:tcW w:w="685" w:type="dxa"/>
            <w:tcBorders>
              <w:top w:val="nil"/>
              <w:left w:val="nil"/>
              <w:bottom w:val="nil"/>
              <w:right w:val="nil"/>
            </w:tcBorders>
            <w:noWrap/>
            <w:vAlign w:val="center"/>
            <w:hideMark/>
          </w:tcPr>
          <w:p w14:paraId="4D18CE1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46"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4BA6355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47" w:author="Office" w:date="2025-09-19T11:02:00Z" w16du:dateUtc="2025-09-19T09:02:00Z"/>
                <w:rFonts w:eastAsia="Times New Roman"/>
                <w:sz w:val="20"/>
                <w:szCs w:val="20"/>
                <w:bdr w:val="none" w:sz="0" w:space="0" w:color="auto"/>
              </w:rPr>
            </w:pPr>
          </w:p>
        </w:tc>
        <w:tc>
          <w:tcPr>
            <w:tcW w:w="1135" w:type="dxa"/>
            <w:tcBorders>
              <w:top w:val="nil"/>
              <w:left w:val="nil"/>
              <w:bottom w:val="nil"/>
              <w:right w:val="nil"/>
            </w:tcBorders>
            <w:noWrap/>
            <w:vAlign w:val="center"/>
            <w:hideMark/>
          </w:tcPr>
          <w:p w14:paraId="425906A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48" w:author="Office" w:date="2025-09-19T11:02:00Z" w16du:dateUtc="2025-09-19T09:02:00Z"/>
                <w:rFonts w:eastAsia="Times New Roman"/>
                <w:sz w:val="20"/>
                <w:szCs w:val="20"/>
                <w:bdr w:val="none" w:sz="0" w:space="0" w:color="auto"/>
              </w:rPr>
            </w:pPr>
          </w:p>
        </w:tc>
        <w:tc>
          <w:tcPr>
            <w:tcW w:w="700" w:type="dxa"/>
            <w:tcBorders>
              <w:top w:val="nil"/>
              <w:left w:val="nil"/>
              <w:bottom w:val="nil"/>
              <w:right w:val="nil"/>
            </w:tcBorders>
            <w:noWrap/>
            <w:vAlign w:val="center"/>
            <w:hideMark/>
          </w:tcPr>
          <w:p w14:paraId="6C5FEE8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49" w:author="Office" w:date="2025-09-19T11:02:00Z" w16du:dateUtc="2025-09-19T09:02:00Z"/>
                <w:rFonts w:eastAsia="Times New Roman"/>
                <w:sz w:val="20"/>
                <w:szCs w:val="20"/>
                <w:bdr w:val="none" w:sz="0" w:space="0" w:color="auto"/>
              </w:rPr>
            </w:pPr>
          </w:p>
        </w:tc>
        <w:tc>
          <w:tcPr>
            <w:tcW w:w="619" w:type="dxa"/>
            <w:tcBorders>
              <w:top w:val="nil"/>
              <w:left w:val="nil"/>
              <w:bottom w:val="nil"/>
              <w:right w:val="nil"/>
            </w:tcBorders>
            <w:noWrap/>
            <w:vAlign w:val="center"/>
            <w:hideMark/>
          </w:tcPr>
          <w:p w14:paraId="374FB3E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50" w:author="Office" w:date="2025-09-19T11:02:00Z" w16du:dateUtc="2025-09-19T09:02:00Z"/>
                <w:rFonts w:eastAsia="Times New Roman"/>
                <w:sz w:val="20"/>
                <w:szCs w:val="20"/>
                <w:bdr w:val="none" w:sz="0" w:space="0" w:color="auto"/>
              </w:rPr>
            </w:pPr>
          </w:p>
        </w:tc>
        <w:tc>
          <w:tcPr>
            <w:tcW w:w="700" w:type="dxa"/>
            <w:tcBorders>
              <w:top w:val="nil"/>
              <w:left w:val="nil"/>
              <w:bottom w:val="nil"/>
              <w:right w:val="nil"/>
            </w:tcBorders>
            <w:noWrap/>
            <w:vAlign w:val="center"/>
            <w:hideMark/>
          </w:tcPr>
          <w:p w14:paraId="07B5513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51" w:author="Office" w:date="2025-09-19T11:02:00Z" w16du:dateUtc="2025-09-19T09:02:00Z"/>
                <w:rFonts w:eastAsia="Times New Roman"/>
                <w:sz w:val="20"/>
                <w:szCs w:val="20"/>
                <w:bdr w:val="none" w:sz="0" w:space="0" w:color="auto"/>
              </w:rPr>
            </w:pPr>
          </w:p>
        </w:tc>
        <w:tc>
          <w:tcPr>
            <w:tcW w:w="526" w:type="dxa"/>
            <w:tcBorders>
              <w:top w:val="nil"/>
              <w:left w:val="nil"/>
              <w:bottom w:val="nil"/>
              <w:right w:val="nil"/>
            </w:tcBorders>
            <w:noWrap/>
            <w:vAlign w:val="center"/>
            <w:hideMark/>
          </w:tcPr>
          <w:p w14:paraId="51F8F8C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52"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576CCFA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53" w:author="Office" w:date="2025-09-19T11:02:00Z" w16du:dateUtc="2025-09-19T09:02:00Z"/>
                <w:rFonts w:eastAsia="Times New Roman"/>
                <w:sz w:val="20"/>
                <w:szCs w:val="20"/>
                <w:bdr w:val="none" w:sz="0" w:space="0" w:color="auto"/>
              </w:rPr>
            </w:pPr>
          </w:p>
        </w:tc>
        <w:tc>
          <w:tcPr>
            <w:tcW w:w="1135" w:type="dxa"/>
            <w:vMerge w:val="restart"/>
            <w:tcBorders>
              <w:top w:val="nil"/>
              <w:left w:val="nil"/>
              <w:bottom w:val="nil"/>
              <w:right w:val="nil"/>
            </w:tcBorders>
            <w:noWrap/>
            <w:vAlign w:val="center"/>
            <w:hideMark/>
          </w:tcPr>
          <w:p w14:paraId="0467CA1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154" w:author="Office" w:date="2025-09-19T11:02:00Z" w16du:dateUtc="2025-09-19T09:02:00Z"/>
                <w:rFonts w:eastAsia="Times New Roman"/>
                <w:color w:val="000000"/>
                <w:sz w:val="20"/>
                <w:szCs w:val="20"/>
                <w:bdr w:val="none" w:sz="0" w:space="0" w:color="auto"/>
              </w:rPr>
            </w:pPr>
            <w:proofErr w:type="spellStart"/>
            <w:ins w:id="1155" w:author="Office" w:date="2025-09-19T11:02:00Z" w16du:dateUtc="2025-09-19T09:02:00Z">
              <w:r w:rsidRPr="00EA2502">
                <w:rPr>
                  <w:rFonts w:eastAsia="Times New Roman"/>
                  <w:color w:val="000000"/>
                  <w:sz w:val="20"/>
                  <w:szCs w:val="20"/>
                  <w:bdr w:val="none" w:sz="0" w:space="0" w:color="auto"/>
                </w:rPr>
                <w:t>habro</w:t>
              </w:r>
              <w:proofErr w:type="spellEnd"/>
            </w:ins>
          </w:p>
        </w:tc>
        <w:tc>
          <w:tcPr>
            <w:tcW w:w="652" w:type="dxa"/>
            <w:tcBorders>
              <w:top w:val="nil"/>
              <w:left w:val="nil"/>
              <w:bottom w:val="nil"/>
              <w:right w:val="nil"/>
            </w:tcBorders>
            <w:noWrap/>
            <w:vAlign w:val="center"/>
            <w:hideMark/>
          </w:tcPr>
          <w:p w14:paraId="1CC158B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56" w:author="Office" w:date="2025-09-19T11:02:00Z" w16du:dateUtc="2025-09-19T09:02:00Z"/>
                <w:rFonts w:eastAsia="Times New Roman"/>
                <w:color w:val="000000"/>
                <w:sz w:val="20"/>
                <w:szCs w:val="20"/>
                <w:bdr w:val="none" w:sz="0" w:space="0" w:color="auto"/>
              </w:rPr>
            </w:pPr>
            <w:proofErr w:type="spellStart"/>
            <w:ins w:id="1157" w:author="Office" w:date="2025-09-19T11:02:00Z" w16du:dateUtc="2025-09-19T09:02:00Z">
              <w:r w:rsidRPr="00EA2502">
                <w:rPr>
                  <w:rFonts w:eastAsia="Times New Roman"/>
                  <w:color w:val="000000"/>
                  <w:sz w:val="20"/>
                  <w:szCs w:val="20"/>
                  <w:bdr w:val="none" w:sz="0" w:space="0" w:color="auto"/>
                </w:rPr>
                <w:t>caes</w:t>
              </w:r>
              <w:proofErr w:type="spellEnd"/>
            </w:ins>
          </w:p>
        </w:tc>
        <w:tc>
          <w:tcPr>
            <w:tcW w:w="652" w:type="dxa"/>
            <w:tcBorders>
              <w:top w:val="nil"/>
              <w:left w:val="nil"/>
              <w:bottom w:val="nil"/>
              <w:right w:val="nil"/>
            </w:tcBorders>
            <w:shd w:val="clear" w:color="CE6A73" w:fill="CE6A73"/>
            <w:noWrap/>
            <w:vAlign w:val="center"/>
            <w:hideMark/>
          </w:tcPr>
          <w:p w14:paraId="4075DF7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158" w:author="Office" w:date="2025-09-19T11:02:00Z" w16du:dateUtc="2025-09-19T09:02:00Z"/>
                <w:rFonts w:eastAsia="Times New Roman"/>
                <w:color w:val="000000"/>
                <w:sz w:val="20"/>
                <w:szCs w:val="20"/>
                <w:bdr w:val="none" w:sz="0" w:space="0" w:color="auto"/>
              </w:rPr>
            </w:pPr>
            <w:ins w:id="1159" w:author="Office" w:date="2025-09-19T11:02:00Z" w16du:dateUtc="2025-09-19T09:02:00Z">
              <w:r w:rsidRPr="00EA2502">
                <w:rPr>
                  <w:rFonts w:eastAsia="Times New Roman"/>
                  <w:color w:val="000000"/>
                  <w:sz w:val="20"/>
                  <w:szCs w:val="20"/>
                  <w:bdr w:val="none" w:sz="0" w:space="0" w:color="auto"/>
                </w:rPr>
                <w:t>0.30</w:t>
              </w:r>
            </w:ins>
          </w:p>
        </w:tc>
        <w:tc>
          <w:tcPr>
            <w:tcW w:w="620" w:type="dxa"/>
            <w:tcBorders>
              <w:top w:val="nil"/>
              <w:left w:val="nil"/>
              <w:bottom w:val="nil"/>
              <w:right w:val="nil"/>
            </w:tcBorders>
            <w:shd w:val="clear" w:color="DA8E95" w:fill="DA8E95"/>
            <w:noWrap/>
            <w:vAlign w:val="center"/>
            <w:hideMark/>
          </w:tcPr>
          <w:p w14:paraId="050BAB4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160" w:author="Office" w:date="2025-09-19T11:02:00Z" w16du:dateUtc="2025-09-19T09:02:00Z"/>
                <w:rFonts w:eastAsia="Times New Roman"/>
                <w:color w:val="000000"/>
                <w:sz w:val="20"/>
                <w:szCs w:val="20"/>
                <w:bdr w:val="none" w:sz="0" w:space="0" w:color="auto"/>
              </w:rPr>
            </w:pPr>
            <w:ins w:id="1161" w:author="Office" w:date="2025-09-19T11:02:00Z" w16du:dateUtc="2025-09-19T09:02:00Z">
              <w:r w:rsidRPr="00EA2502">
                <w:rPr>
                  <w:rFonts w:eastAsia="Times New Roman"/>
                  <w:color w:val="000000"/>
                  <w:sz w:val="20"/>
                  <w:szCs w:val="20"/>
                  <w:bdr w:val="none" w:sz="0" w:space="0" w:color="auto"/>
                </w:rPr>
                <w:t>0.34</w:t>
              </w:r>
            </w:ins>
          </w:p>
        </w:tc>
        <w:tc>
          <w:tcPr>
            <w:tcW w:w="604" w:type="dxa"/>
            <w:tcBorders>
              <w:top w:val="nil"/>
              <w:left w:val="nil"/>
              <w:bottom w:val="nil"/>
              <w:right w:val="nil"/>
            </w:tcBorders>
            <w:shd w:val="clear" w:color="CF6E77" w:fill="CF6E77"/>
            <w:noWrap/>
            <w:vAlign w:val="center"/>
            <w:hideMark/>
          </w:tcPr>
          <w:p w14:paraId="2BB6C01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162" w:author="Office" w:date="2025-09-19T11:02:00Z" w16du:dateUtc="2025-09-19T09:02:00Z"/>
                <w:rFonts w:eastAsia="Times New Roman"/>
                <w:color w:val="000000"/>
                <w:sz w:val="20"/>
                <w:szCs w:val="20"/>
                <w:bdr w:val="none" w:sz="0" w:space="0" w:color="auto"/>
              </w:rPr>
            </w:pPr>
            <w:ins w:id="1163" w:author="Office" w:date="2025-09-19T11:02:00Z" w16du:dateUtc="2025-09-19T09:02:00Z">
              <w:r w:rsidRPr="00EA2502">
                <w:rPr>
                  <w:rFonts w:eastAsia="Times New Roman"/>
                  <w:color w:val="000000"/>
                  <w:sz w:val="20"/>
                  <w:szCs w:val="20"/>
                  <w:bdr w:val="none" w:sz="0" w:space="0" w:color="auto"/>
                </w:rPr>
                <w:t>0.30</w:t>
              </w:r>
            </w:ins>
          </w:p>
        </w:tc>
        <w:tc>
          <w:tcPr>
            <w:tcW w:w="652" w:type="dxa"/>
            <w:tcBorders>
              <w:top w:val="nil"/>
              <w:left w:val="nil"/>
              <w:bottom w:val="nil"/>
              <w:right w:val="nil"/>
            </w:tcBorders>
            <w:shd w:val="clear" w:color="CB636D" w:fill="CB636D"/>
            <w:noWrap/>
            <w:vAlign w:val="center"/>
            <w:hideMark/>
          </w:tcPr>
          <w:p w14:paraId="1CF3675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164" w:author="Office" w:date="2025-09-19T11:02:00Z" w16du:dateUtc="2025-09-19T09:02:00Z"/>
                <w:rFonts w:eastAsia="Times New Roman"/>
                <w:color w:val="000000"/>
                <w:sz w:val="20"/>
                <w:szCs w:val="20"/>
                <w:bdr w:val="none" w:sz="0" w:space="0" w:color="auto"/>
              </w:rPr>
            </w:pPr>
            <w:ins w:id="1165" w:author="Office" w:date="2025-09-19T11:02:00Z" w16du:dateUtc="2025-09-19T09:02:00Z">
              <w:r w:rsidRPr="00EA2502">
                <w:rPr>
                  <w:rFonts w:eastAsia="Times New Roman"/>
                  <w:color w:val="000000"/>
                  <w:sz w:val="20"/>
                  <w:szCs w:val="20"/>
                  <w:bdr w:val="none" w:sz="0" w:space="0" w:color="auto"/>
                </w:rPr>
                <w:t>0.29</w:t>
              </w:r>
            </w:ins>
          </w:p>
        </w:tc>
      </w:tr>
      <w:tr w:rsidR="001951C1" w:rsidRPr="00EA2502" w14:paraId="2575B25A" w14:textId="77777777" w:rsidTr="00F41DE9">
        <w:trPr>
          <w:trHeight w:val="258"/>
          <w:ins w:id="1166" w:author="Office" w:date="2025-09-19T11:02:00Z" w16du:dateUtc="2025-09-19T09:02:00Z"/>
        </w:trPr>
        <w:tc>
          <w:tcPr>
            <w:tcW w:w="1134" w:type="dxa"/>
            <w:tcBorders>
              <w:top w:val="nil"/>
              <w:left w:val="nil"/>
              <w:bottom w:val="nil"/>
              <w:right w:val="nil"/>
            </w:tcBorders>
            <w:noWrap/>
            <w:vAlign w:val="center"/>
            <w:hideMark/>
          </w:tcPr>
          <w:p w14:paraId="24A30AA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167" w:author="Office" w:date="2025-09-19T11:02:00Z" w16du:dateUtc="2025-09-19T09:02:00Z"/>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1DDD4A7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68" w:author="Office" w:date="2025-09-19T11:02:00Z" w16du:dateUtc="2025-09-19T09:02:00Z"/>
                <w:rFonts w:eastAsia="Times New Roman"/>
                <w:sz w:val="20"/>
                <w:szCs w:val="20"/>
                <w:bdr w:val="none" w:sz="0" w:space="0" w:color="auto"/>
              </w:rPr>
            </w:pPr>
          </w:p>
        </w:tc>
        <w:tc>
          <w:tcPr>
            <w:tcW w:w="582" w:type="dxa"/>
            <w:tcBorders>
              <w:top w:val="nil"/>
              <w:left w:val="nil"/>
              <w:bottom w:val="nil"/>
              <w:right w:val="nil"/>
            </w:tcBorders>
            <w:noWrap/>
            <w:vAlign w:val="center"/>
            <w:hideMark/>
          </w:tcPr>
          <w:p w14:paraId="4D7F8DB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69" w:author="Office" w:date="2025-09-19T11:02:00Z" w16du:dateUtc="2025-09-19T09:02:00Z"/>
                <w:rFonts w:eastAsia="Times New Roman"/>
                <w:sz w:val="20"/>
                <w:szCs w:val="20"/>
                <w:bdr w:val="none" w:sz="0" w:space="0" w:color="auto"/>
              </w:rPr>
            </w:pPr>
          </w:p>
        </w:tc>
        <w:tc>
          <w:tcPr>
            <w:tcW w:w="685" w:type="dxa"/>
            <w:tcBorders>
              <w:top w:val="nil"/>
              <w:left w:val="nil"/>
              <w:bottom w:val="nil"/>
              <w:right w:val="nil"/>
            </w:tcBorders>
            <w:noWrap/>
            <w:vAlign w:val="center"/>
            <w:hideMark/>
          </w:tcPr>
          <w:p w14:paraId="316CFD2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70"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3D37855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71" w:author="Office" w:date="2025-09-19T11:02:00Z" w16du:dateUtc="2025-09-19T09:02:00Z"/>
                <w:rFonts w:eastAsia="Times New Roman"/>
                <w:sz w:val="20"/>
                <w:szCs w:val="20"/>
                <w:bdr w:val="none" w:sz="0" w:space="0" w:color="auto"/>
              </w:rPr>
            </w:pPr>
          </w:p>
        </w:tc>
        <w:tc>
          <w:tcPr>
            <w:tcW w:w="1135" w:type="dxa"/>
            <w:tcBorders>
              <w:top w:val="nil"/>
              <w:left w:val="nil"/>
              <w:bottom w:val="nil"/>
              <w:right w:val="nil"/>
            </w:tcBorders>
            <w:noWrap/>
            <w:vAlign w:val="center"/>
            <w:hideMark/>
          </w:tcPr>
          <w:p w14:paraId="16028CA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72" w:author="Office" w:date="2025-09-19T11:02:00Z" w16du:dateUtc="2025-09-19T09:02:00Z"/>
                <w:rFonts w:eastAsia="Times New Roman"/>
                <w:sz w:val="20"/>
                <w:szCs w:val="20"/>
                <w:bdr w:val="none" w:sz="0" w:space="0" w:color="auto"/>
              </w:rPr>
            </w:pPr>
          </w:p>
        </w:tc>
        <w:tc>
          <w:tcPr>
            <w:tcW w:w="700" w:type="dxa"/>
            <w:tcBorders>
              <w:top w:val="nil"/>
              <w:left w:val="nil"/>
              <w:bottom w:val="nil"/>
              <w:right w:val="nil"/>
            </w:tcBorders>
            <w:noWrap/>
            <w:vAlign w:val="center"/>
            <w:hideMark/>
          </w:tcPr>
          <w:p w14:paraId="7ADBCCA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73" w:author="Office" w:date="2025-09-19T11:02:00Z" w16du:dateUtc="2025-09-19T09:02:00Z"/>
                <w:rFonts w:eastAsia="Times New Roman"/>
                <w:sz w:val="20"/>
                <w:szCs w:val="20"/>
                <w:bdr w:val="none" w:sz="0" w:space="0" w:color="auto"/>
              </w:rPr>
            </w:pPr>
          </w:p>
        </w:tc>
        <w:tc>
          <w:tcPr>
            <w:tcW w:w="619" w:type="dxa"/>
            <w:tcBorders>
              <w:top w:val="nil"/>
              <w:left w:val="nil"/>
              <w:bottom w:val="nil"/>
              <w:right w:val="nil"/>
            </w:tcBorders>
            <w:noWrap/>
            <w:vAlign w:val="center"/>
            <w:hideMark/>
          </w:tcPr>
          <w:p w14:paraId="5D46C32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74" w:author="Office" w:date="2025-09-19T11:02:00Z" w16du:dateUtc="2025-09-19T09:02:00Z"/>
                <w:rFonts w:eastAsia="Times New Roman"/>
                <w:sz w:val="20"/>
                <w:szCs w:val="20"/>
                <w:bdr w:val="none" w:sz="0" w:space="0" w:color="auto"/>
              </w:rPr>
            </w:pPr>
          </w:p>
        </w:tc>
        <w:tc>
          <w:tcPr>
            <w:tcW w:w="700" w:type="dxa"/>
            <w:tcBorders>
              <w:top w:val="nil"/>
              <w:left w:val="nil"/>
              <w:bottom w:val="nil"/>
              <w:right w:val="nil"/>
            </w:tcBorders>
            <w:noWrap/>
            <w:vAlign w:val="center"/>
            <w:hideMark/>
          </w:tcPr>
          <w:p w14:paraId="7EBADBD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75" w:author="Office" w:date="2025-09-19T11:02:00Z" w16du:dateUtc="2025-09-19T09:02:00Z"/>
                <w:rFonts w:eastAsia="Times New Roman"/>
                <w:sz w:val="20"/>
                <w:szCs w:val="20"/>
                <w:bdr w:val="none" w:sz="0" w:space="0" w:color="auto"/>
              </w:rPr>
            </w:pPr>
          </w:p>
        </w:tc>
        <w:tc>
          <w:tcPr>
            <w:tcW w:w="526" w:type="dxa"/>
            <w:tcBorders>
              <w:top w:val="nil"/>
              <w:left w:val="nil"/>
              <w:bottom w:val="nil"/>
              <w:right w:val="nil"/>
            </w:tcBorders>
            <w:noWrap/>
            <w:vAlign w:val="center"/>
            <w:hideMark/>
          </w:tcPr>
          <w:p w14:paraId="61905A9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76"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79F00F0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77" w:author="Office" w:date="2025-09-19T11:02:00Z" w16du:dateUtc="2025-09-19T09:02:00Z"/>
                <w:rFonts w:eastAsia="Times New Roman"/>
                <w:sz w:val="20"/>
                <w:szCs w:val="20"/>
                <w:bdr w:val="none" w:sz="0" w:space="0" w:color="auto"/>
              </w:rPr>
            </w:pPr>
          </w:p>
        </w:tc>
        <w:tc>
          <w:tcPr>
            <w:tcW w:w="1135" w:type="dxa"/>
            <w:vMerge/>
            <w:tcBorders>
              <w:top w:val="nil"/>
              <w:left w:val="nil"/>
              <w:bottom w:val="nil"/>
              <w:right w:val="nil"/>
            </w:tcBorders>
            <w:vAlign w:val="center"/>
            <w:hideMark/>
          </w:tcPr>
          <w:p w14:paraId="097D2D8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78" w:author="Office" w:date="2025-09-19T11:02:00Z" w16du:dateUtc="2025-09-19T09:02:00Z"/>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224941E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79" w:author="Office" w:date="2025-09-19T11:02:00Z" w16du:dateUtc="2025-09-19T09:02:00Z"/>
                <w:rFonts w:eastAsia="Times New Roman"/>
                <w:color w:val="000000"/>
                <w:sz w:val="20"/>
                <w:szCs w:val="20"/>
                <w:bdr w:val="none" w:sz="0" w:space="0" w:color="auto"/>
              </w:rPr>
            </w:pPr>
            <w:proofErr w:type="spellStart"/>
            <w:ins w:id="1180" w:author="Office" w:date="2025-09-19T11:02:00Z" w16du:dateUtc="2025-09-19T09:02:00Z">
              <w:r w:rsidRPr="00EA2502">
                <w:rPr>
                  <w:rFonts w:eastAsia="Times New Roman"/>
                  <w:color w:val="000000"/>
                  <w:sz w:val="20"/>
                  <w:szCs w:val="20"/>
                  <w:bdr w:val="none" w:sz="0" w:space="0" w:color="auto"/>
                </w:rPr>
                <w:t>duse</w:t>
              </w:r>
              <w:proofErr w:type="spellEnd"/>
            </w:ins>
          </w:p>
        </w:tc>
        <w:tc>
          <w:tcPr>
            <w:tcW w:w="652" w:type="dxa"/>
            <w:tcBorders>
              <w:top w:val="nil"/>
              <w:left w:val="nil"/>
              <w:bottom w:val="nil"/>
              <w:right w:val="nil"/>
            </w:tcBorders>
            <w:noWrap/>
            <w:vAlign w:val="center"/>
            <w:hideMark/>
          </w:tcPr>
          <w:p w14:paraId="6F731AC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81" w:author="Office" w:date="2025-09-19T11:02:00Z" w16du:dateUtc="2025-09-19T09:02:00Z"/>
                <w:rFonts w:eastAsia="Times New Roman"/>
                <w:color w:val="000000"/>
                <w:sz w:val="20"/>
                <w:szCs w:val="20"/>
                <w:bdr w:val="none" w:sz="0" w:space="0" w:color="auto"/>
              </w:rPr>
            </w:pPr>
          </w:p>
        </w:tc>
        <w:tc>
          <w:tcPr>
            <w:tcW w:w="620" w:type="dxa"/>
            <w:tcBorders>
              <w:top w:val="nil"/>
              <w:left w:val="nil"/>
              <w:bottom w:val="nil"/>
              <w:right w:val="nil"/>
            </w:tcBorders>
            <w:shd w:val="clear" w:color="CC666F" w:fill="CC666F"/>
            <w:noWrap/>
            <w:vAlign w:val="center"/>
            <w:hideMark/>
          </w:tcPr>
          <w:p w14:paraId="2DD743E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182" w:author="Office" w:date="2025-09-19T11:02:00Z" w16du:dateUtc="2025-09-19T09:02:00Z"/>
                <w:rFonts w:eastAsia="Times New Roman"/>
                <w:color w:val="000000"/>
                <w:sz w:val="20"/>
                <w:szCs w:val="20"/>
                <w:bdr w:val="none" w:sz="0" w:space="0" w:color="auto"/>
              </w:rPr>
            </w:pPr>
            <w:ins w:id="1183" w:author="Office" w:date="2025-09-19T11:02:00Z" w16du:dateUtc="2025-09-19T09:02:00Z">
              <w:r w:rsidRPr="00EA2502">
                <w:rPr>
                  <w:rFonts w:eastAsia="Times New Roman"/>
                  <w:color w:val="000000"/>
                  <w:sz w:val="20"/>
                  <w:szCs w:val="20"/>
                  <w:bdr w:val="none" w:sz="0" w:space="0" w:color="auto"/>
                </w:rPr>
                <w:t>0.29</w:t>
              </w:r>
            </w:ins>
          </w:p>
        </w:tc>
        <w:tc>
          <w:tcPr>
            <w:tcW w:w="604" w:type="dxa"/>
            <w:tcBorders>
              <w:top w:val="nil"/>
              <w:left w:val="nil"/>
              <w:bottom w:val="nil"/>
              <w:right w:val="nil"/>
            </w:tcBorders>
            <w:shd w:val="clear" w:color="C6535E" w:fill="C6535E"/>
            <w:noWrap/>
            <w:vAlign w:val="center"/>
            <w:hideMark/>
          </w:tcPr>
          <w:p w14:paraId="36548EE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184" w:author="Office" w:date="2025-09-19T11:02:00Z" w16du:dateUtc="2025-09-19T09:02:00Z"/>
                <w:rFonts w:eastAsia="Times New Roman"/>
                <w:color w:val="000000"/>
                <w:sz w:val="20"/>
                <w:szCs w:val="20"/>
                <w:bdr w:val="none" w:sz="0" w:space="0" w:color="auto"/>
              </w:rPr>
            </w:pPr>
            <w:ins w:id="1185" w:author="Office" w:date="2025-09-19T11:02:00Z" w16du:dateUtc="2025-09-19T09:02:00Z">
              <w:r w:rsidRPr="00EA2502">
                <w:rPr>
                  <w:rFonts w:eastAsia="Times New Roman"/>
                  <w:color w:val="000000"/>
                  <w:sz w:val="20"/>
                  <w:szCs w:val="20"/>
                  <w:bdr w:val="none" w:sz="0" w:space="0" w:color="auto"/>
                </w:rPr>
                <w:t>0.27</w:t>
              </w:r>
            </w:ins>
          </w:p>
        </w:tc>
        <w:tc>
          <w:tcPr>
            <w:tcW w:w="652" w:type="dxa"/>
            <w:tcBorders>
              <w:top w:val="nil"/>
              <w:left w:val="nil"/>
              <w:bottom w:val="nil"/>
              <w:right w:val="nil"/>
            </w:tcBorders>
            <w:shd w:val="clear" w:color="C0414D" w:fill="C0414D"/>
            <w:noWrap/>
            <w:vAlign w:val="center"/>
            <w:hideMark/>
          </w:tcPr>
          <w:p w14:paraId="64FBA85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186" w:author="Office" w:date="2025-09-19T11:02:00Z" w16du:dateUtc="2025-09-19T09:02:00Z"/>
                <w:rFonts w:eastAsia="Times New Roman"/>
                <w:color w:val="000000"/>
                <w:sz w:val="20"/>
                <w:szCs w:val="20"/>
                <w:bdr w:val="none" w:sz="0" w:space="0" w:color="auto"/>
              </w:rPr>
            </w:pPr>
            <w:ins w:id="1187" w:author="Office" w:date="2025-09-19T11:02:00Z" w16du:dateUtc="2025-09-19T09:02:00Z">
              <w:r w:rsidRPr="00EA2502">
                <w:rPr>
                  <w:rFonts w:eastAsia="Times New Roman"/>
                  <w:color w:val="000000"/>
                  <w:sz w:val="20"/>
                  <w:szCs w:val="20"/>
                  <w:bdr w:val="none" w:sz="0" w:space="0" w:color="auto"/>
                </w:rPr>
                <w:t>0.24</w:t>
              </w:r>
            </w:ins>
          </w:p>
        </w:tc>
      </w:tr>
      <w:tr w:rsidR="001951C1" w:rsidRPr="00EA2502" w14:paraId="29A9DA71" w14:textId="77777777" w:rsidTr="00F41DE9">
        <w:trPr>
          <w:trHeight w:val="258"/>
          <w:ins w:id="1188" w:author="Office" w:date="2025-09-19T11:02:00Z" w16du:dateUtc="2025-09-19T09:02:00Z"/>
        </w:trPr>
        <w:tc>
          <w:tcPr>
            <w:tcW w:w="1134" w:type="dxa"/>
            <w:tcBorders>
              <w:top w:val="nil"/>
              <w:left w:val="nil"/>
              <w:bottom w:val="nil"/>
              <w:right w:val="nil"/>
            </w:tcBorders>
            <w:noWrap/>
            <w:vAlign w:val="center"/>
            <w:hideMark/>
          </w:tcPr>
          <w:p w14:paraId="2F47E8A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189" w:author="Office" w:date="2025-09-19T11:02:00Z" w16du:dateUtc="2025-09-19T09:02:00Z"/>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74B462B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90" w:author="Office" w:date="2025-09-19T11:02:00Z" w16du:dateUtc="2025-09-19T09:02:00Z"/>
                <w:rFonts w:eastAsia="Times New Roman"/>
                <w:sz w:val="20"/>
                <w:szCs w:val="20"/>
                <w:bdr w:val="none" w:sz="0" w:space="0" w:color="auto"/>
              </w:rPr>
            </w:pPr>
          </w:p>
        </w:tc>
        <w:tc>
          <w:tcPr>
            <w:tcW w:w="582" w:type="dxa"/>
            <w:tcBorders>
              <w:top w:val="nil"/>
              <w:left w:val="nil"/>
              <w:bottom w:val="nil"/>
              <w:right w:val="nil"/>
            </w:tcBorders>
            <w:noWrap/>
            <w:vAlign w:val="center"/>
            <w:hideMark/>
          </w:tcPr>
          <w:p w14:paraId="473B2A5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91" w:author="Office" w:date="2025-09-19T11:02:00Z" w16du:dateUtc="2025-09-19T09:02:00Z"/>
                <w:rFonts w:eastAsia="Times New Roman"/>
                <w:sz w:val="20"/>
                <w:szCs w:val="20"/>
                <w:bdr w:val="none" w:sz="0" w:space="0" w:color="auto"/>
              </w:rPr>
            </w:pPr>
          </w:p>
        </w:tc>
        <w:tc>
          <w:tcPr>
            <w:tcW w:w="685" w:type="dxa"/>
            <w:tcBorders>
              <w:top w:val="nil"/>
              <w:left w:val="nil"/>
              <w:bottom w:val="nil"/>
              <w:right w:val="nil"/>
            </w:tcBorders>
            <w:noWrap/>
            <w:vAlign w:val="center"/>
            <w:hideMark/>
          </w:tcPr>
          <w:p w14:paraId="43D3559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92"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1D877ED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93" w:author="Office" w:date="2025-09-19T11:02:00Z" w16du:dateUtc="2025-09-19T09:02:00Z"/>
                <w:rFonts w:eastAsia="Times New Roman"/>
                <w:sz w:val="20"/>
                <w:szCs w:val="20"/>
                <w:bdr w:val="none" w:sz="0" w:space="0" w:color="auto"/>
              </w:rPr>
            </w:pPr>
          </w:p>
        </w:tc>
        <w:tc>
          <w:tcPr>
            <w:tcW w:w="1135" w:type="dxa"/>
            <w:tcBorders>
              <w:top w:val="nil"/>
              <w:left w:val="nil"/>
              <w:bottom w:val="nil"/>
              <w:right w:val="nil"/>
            </w:tcBorders>
            <w:noWrap/>
            <w:vAlign w:val="center"/>
            <w:hideMark/>
          </w:tcPr>
          <w:p w14:paraId="7219B0A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94" w:author="Office" w:date="2025-09-19T11:02:00Z" w16du:dateUtc="2025-09-19T09:02:00Z"/>
                <w:rFonts w:eastAsia="Times New Roman"/>
                <w:sz w:val="20"/>
                <w:szCs w:val="20"/>
                <w:bdr w:val="none" w:sz="0" w:space="0" w:color="auto"/>
              </w:rPr>
            </w:pPr>
          </w:p>
        </w:tc>
        <w:tc>
          <w:tcPr>
            <w:tcW w:w="700" w:type="dxa"/>
            <w:tcBorders>
              <w:top w:val="nil"/>
              <w:left w:val="nil"/>
              <w:bottom w:val="nil"/>
              <w:right w:val="nil"/>
            </w:tcBorders>
            <w:noWrap/>
            <w:vAlign w:val="center"/>
            <w:hideMark/>
          </w:tcPr>
          <w:p w14:paraId="5E9BF45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95" w:author="Office" w:date="2025-09-19T11:02:00Z" w16du:dateUtc="2025-09-19T09:02:00Z"/>
                <w:rFonts w:eastAsia="Times New Roman"/>
                <w:sz w:val="20"/>
                <w:szCs w:val="20"/>
                <w:bdr w:val="none" w:sz="0" w:space="0" w:color="auto"/>
              </w:rPr>
            </w:pPr>
          </w:p>
        </w:tc>
        <w:tc>
          <w:tcPr>
            <w:tcW w:w="619" w:type="dxa"/>
            <w:tcBorders>
              <w:top w:val="nil"/>
              <w:left w:val="nil"/>
              <w:bottom w:val="nil"/>
              <w:right w:val="nil"/>
            </w:tcBorders>
            <w:noWrap/>
            <w:vAlign w:val="center"/>
            <w:hideMark/>
          </w:tcPr>
          <w:p w14:paraId="1FFA052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96" w:author="Office" w:date="2025-09-19T11:02:00Z" w16du:dateUtc="2025-09-19T09:02:00Z"/>
                <w:rFonts w:eastAsia="Times New Roman"/>
                <w:sz w:val="20"/>
                <w:szCs w:val="20"/>
                <w:bdr w:val="none" w:sz="0" w:space="0" w:color="auto"/>
              </w:rPr>
            </w:pPr>
          </w:p>
        </w:tc>
        <w:tc>
          <w:tcPr>
            <w:tcW w:w="700" w:type="dxa"/>
            <w:tcBorders>
              <w:top w:val="nil"/>
              <w:left w:val="nil"/>
              <w:bottom w:val="nil"/>
              <w:right w:val="nil"/>
            </w:tcBorders>
            <w:noWrap/>
            <w:vAlign w:val="center"/>
            <w:hideMark/>
          </w:tcPr>
          <w:p w14:paraId="55A5591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97" w:author="Office" w:date="2025-09-19T11:02:00Z" w16du:dateUtc="2025-09-19T09:02:00Z"/>
                <w:rFonts w:eastAsia="Times New Roman"/>
                <w:sz w:val="20"/>
                <w:szCs w:val="20"/>
                <w:bdr w:val="none" w:sz="0" w:space="0" w:color="auto"/>
              </w:rPr>
            </w:pPr>
          </w:p>
        </w:tc>
        <w:tc>
          <w:tcPr>
            <w:tcW w:w="526" w:type="dxa"/>
            <w:tcBorders>
              <w:top w:val="nil"/>
              <w:left w:val="nil"/>
              <w:bottom w:val="nil"/>
              <w:right w:val="nil"/>
            </w:tcBorders>
            <w:noWrap/>
            <w:vAlign w:val="center"/>
            <w:hideMark/>
          </w:tcPr>
          <w:p w14:paraId="435723E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98"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0109A51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199" w:author="Office" w:date="2025-09-19T11:02:00Z" w16du:dateUtc="2025-09-19T09:02:00Z"/>
                <w:rFonts w:eastAsia="Times New Roman"/>
                <w:sz w:val="20"/>
                <w:szCs w:val="20"/>
                <w:bdr w:val="none" w:sz="0" w:space="0" w:color="auto"/>
              </w:rPr>
            </w:pPr>
          </w:p>
        </w:tc>
        <w:tc>
          <w:tcPr>
            <w:tcW w:w="1135" w:type="dxa"/>
            <w:vMerge/>
            <w:tcBorders>
              <w:top w:val="nil"/>
              <w:left w:val="nil"/>
              <w:bottom w:val="nil"/>
              <w:right w:val="nil"/>
            </w:tcBorders>
            <w:vAlign w:val="center"/>
            <w:hideMark/>
          </w:tcPr>
          <w:p w14:paraId="6A0E6DF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200" w:author="Office" w:date="2025-09-19T11:02:00Z" w16du:dateUtc="2025-09-19T09:02:00Z"/>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469C9E8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201" w:author="Office" w:date="2025-09-19T11:02:00Z" w16du:dateUtc="2025-09-19T09:02:00Z"/>
                <w:rFonts w:eastAsia="Times New Roman"/>
                <w:color w:val="000000"/>
                <w:sz w:val="20"/>
                <w:szCs w:val="20"/>
                <w:bdr w:val="none" w:sz="0" w:space="0" w:color="auto"/>
              </w:rPr>
            </w:pPr>
            <w:ins w:id="1202" w:author="Office" w:date="2025-09-19T11:02:00Z" w16du:dateUtc="2025-09-19T09:02:00Z">
              <w:r w:rsidRPr="00EA2502">
                <w:rPr>
                  <w:rFonts w:eastAsia="Times New Roman"/>
                  <w:color w:val="000000"/>
                  <w:sz w:val="20"/>
                  <w:szCs w:val="20"/>
                  <w:bdr w:val="none" w:sz="0" w:space="0" w:color="auto"/>
                </w:rPr>
                <w:t>miss</w:t>
              </w:r>
            </w:ins>
          </w:p>
        </w:tc>
        <w:tc>
          <w:tcPr>
            <w:tcW w:w="652" w:type="dxa"/>
            <w:tcBorders>
              <w:top w:val="nil"/>
              <w:left w:val="nil"/>
              <w:bottom w:val="nil"/>
              <w:right w:val="nil"/>
            </w:tcBorders>
            <w:noWrap/>
            <w:vAlign w:val="center"/>
            <w:hideMark/>
          </w:tcPr>
          <w:p w14:paraId="017B710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203" w:author="Office" w:date="2025-09-19T11:02:00Z" w16du:dateUtc="2025-09-19T09:02:00Z"/>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77ABB8E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204" w:author="Office" w:date="2025-09-19T11:02:00Z" w16du:dateUtc="2025-09-19T09:02:00Z"/>
                <w:rFonts w:eastAsia="Times New Roman"/>
                <w:sz w:val="20"/>
                <w:szCs w:val="20"/>
                <w:bdr w:val="none" w:sz="0" w:space="0" w:color="auto"/>
              </w:rPr>
            </w:pPr>
          </w:p>
        </w:tc>
        <w:tc>
          <w:tcPr>
            <w:tcW w:w="604" w:type="dxa"/>
            <w:tcBorders>
              <w:top w:val="nil"/>
              <w:left w:val="nil"/>
              <w:bottom w:val="nil"/>
              <w:right w:val="nil"/>
            </w:tcBorders>
            <w:shd w:val="clear" w:color="D0737C" w:fill="D0737C"/>
            <w:noWrap/>
            <w:vAlign w:val="center"/>
            <w:hideMark/>
          </w:tcPr>
          <w:p w14:paraId="11E2AD2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205" w:author="Office" w:date="2025-09-19T11:02:00Z" w16du:dateUtc="2025-09-19T09:02:00Z"/>
                <w:rFonts w:eastAsia="Times New Roman"/>
                <w:color w:val="000000"/>
                <w:sz w:val="20"/>
                <w:szCs w:val="20"/>
                <w:bdr w:val="none" w:sz="0" w:space="0" w:color="auto"/>
              </w:rPr>
            </w:pPr>
            <w:ins w:id="1206" w:author="Office" w:date="2025-09-19T11:02:00Z" w16du:dateUtc="2025-09-19T09:02:00Z">
              <w:r w:rsidRPr="00EA2502">
                <w:rPr>
                  <w:rFonts w:eastAsia="Times New Roman"/>
                  <w:color w:val="000000"/>
                  <w:sz w:val="20"/>
                  <w:szCs w:val="20"/>
                  <w:bdr w:val="none" w:sz="0" w:space="0" w:color="auto"/>
                </w:rPr>
                <w:t>0.31</w:t>
              </w:r>
            </w:ins>
          </w:p>
        </w:tc>
        <w:tc>
          <w:tcPr>
            <w:tcW w:w="652" w:type="dxa"/>
            <w:tcBorders>
              <w:top w:val="nil"/>
              <w:left w:val="nil"/>
              <w:bottom w:val="nil"/>
              <w:right w:val="nil"/>
            </w:tcBorders>
            <w:shd w:val="clear" w:color="C75862" w:fill="C75862"/>
            <w:noWrap/>
            <w:vAlign w:val="center"/>
            <w:hideMark/>
          </w:tcPr>
          <w:p w14:paraId="401967A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207" w:author="Office" w:date="2025-09-19T11:02:00Z" w16du:dateUtc="2025-09-19T09:02:00Z"/>
                <w:rFonts w:eastAsia="Times New Roman"/>
                <w:color w:val="000000"/>
                <w:sz w:val="20"/>
                <w:szCs w:val="20"/>
                <w:bdr w:val="none" w:sz="0" w:space="0" w:color="auto"/>
              </w:rPr>
            </w:pPr>
            <w:ins w:id="1208" w:author="Office" w:date="2025-09-19T11:02:00Z" w16du:dateUtc="2025-09-19T09:02:00Z">
              <w:r w:rsidRPr="00EA2502">
                <w:rPr>
                  <w:rFonts w:eastAsia="Times New Roman"/>
                  <w:color w:val="000000"/>
                  <w:sz w:val="20"/>
                  <w:szCs w:val="20"/>
                  <w:bdr w:val="none" w:sz="0" w:space="0" w:color="auto"/>
                </w:rPr>
                <w:t>0.27</w:t>
              </w:r>
            </w:ins>
          </w:p>
        </w:tc>
      </w:tr>
      <w:tr w:rsidR="001951C1" w:rsidRPr="00EA2502" w14:paraId="65A86F7C" w14:textId="77777777" w:rsidTr="00F41DE9">
        <w:trPr>
          <w:trHeight w:val="258"/>
          <w:ins w:id="1209" w:author="Office" w:date="2025-09-19T11:02:00Z" w16du:dateUtc="2025-09-19T09:02:00Z"/>
        </w:trPr>
        <w:tc>
          <w:tcPr>
            <w:tcW w:w="1134" w:type="dxa"/>
            <w:tcBorders>
              <w:top w:val="nil"/>
              <w:left w:val="nil"/>
              <w:bottom w:val="nil"/>
              <w:right w:val="nil"/>
            </w:tcBorders>
            <w:noWrap/>
            <w:vAlign w:val="center"/>
            <w:hideMark/>
          </w:tcPr>
          <w:p w14:paraId="742DEF0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210" w:author="Office" w:date="2025-09-19T11:02:00Z" w16du:dateUtc="2025-09-19T09:02:00Z"/>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2138A2F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211" w:author="Office" w:date="2025-09-19T11:02:00Z" w16du:dateUtc="2025-09-19T09:02:00Z"/>
                <w:rFonts w:eastAsia="Times New Roman"/>
                <w:sz w:val="20"/>
                <w:szCs w:val="20"/>
                <w:bdr w:val="none" w:sz="0" w:space="0" w:color="auto"/>
              </w:rPr>
            </w:pPr>
          </w:p>
        </w:tc>
        <w:tc>
          <w:tcPr>
            <w:tcW w:w="582" w:type="dxa"/>
            <w:tcBorders>
              <w:top w:val="nil"/>
              <w:left w:val="nil"/>
              <w:bottom w:val="nil"/>
              <w:right w:val="nil"/>
            </w:tcBorders>
            <w:noWrap/>
            <w:vAlign w:val="center"/>
            <w:hideMark/>
          </w:tcPr>
          <w:p w14:paraId="14CF832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212" w:author="Office" w:date="2025-09-19T11:02:00Z" w16du:dateUtc="2025-09-19T09:02:00Z"/>
                <w:rFonts w:eastAsia="Times New Roman"/>
                <w:sz w:val="20"/>
                <w:szCs w:val="20"/>
                <w:bdr w:val="none" w:sz="0" w:space="0" w:color="auto"/>
              </w:rPr>
            </w:pPr>
          </w:p>
        </w:tc>
        <w:tc>
          <w:tcPr>
            <w:tcW w:w="685" w:type="dxa"/>
            <w:tcBorders>
              <w:top w:val="nil"/>
              <w:left w:val="nil"/>
              <w:bottom w:val="nil"/>
              <w:right w:val="nil"/>
            </w:tcBorders>
            <w:noWrap/>
            <w:vAlign w:val="center"/>
            <w:hideMark/>
          </w:tcPr>
          <w:p w14:paraId="77E7C20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213"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110AF28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214" w:author="Office" w:date="2025-09-19T11:02:00Z" w16du:dateUtc="2025-09-19T09:02:00Z"/>
                <w:rFonts w:eastAsia="Times New Roman"/>
                <w:sz w:val="20"/>
                <w:szCs w:val="20"/>
                <w:bdr w:val="none" w:sz="0" w:space="0" w:color="auto"/>
              </w:rPr>
            </w:pPr>
          </w:p>
        </w:tc>
        <w:tc>
          <w:tcPr>
            <w:tcW w:w="1135" w:type="dxa"/>
            <w:tcBorders>
              <w:top w:val="nil"/>
              <w:left w:val="nil"/>
              <w:bottom w:val="nil"/>
              <w:right w:val="nil"/>
            </w:tcBorders>
            <w:noWrap/>
            <w:vAlign w:val="center"/>
            <w:hideMark/>
          </w:tcPr>
          <w:p w14:paraId="6C075EF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215" w:author="Office" w:date="2025-09-19T11:02:00Z" w16du:dateUtc="2025-09-19T09:02:00Z"/>
                <w:rFonts w:eastAsia="Times New Roman"/>
                <w:sz w:val="20"/>
                <w:szCs w:val="20"/>
                <w:bdr w:val="none" w:sz="0" w:space="0" w:color="auto"/>
              </w:rPr>
            </w:pPr>
          </w:p>
        </w:tc>
        <w:tc>
          <w:tcPr>
            <w:tcW w:w="700" w:type="dxa"/>
            <w:tcBorders>
              <w:top w:val="nil"/>
              <w:left w:val="nil"/>
              <w:bottom w:val="nil"/>
              <w:right w:val="nil"/>
            </w:tcBorders>
            <w:noWrap/>
            <w:vAlign w:val="center"/>
            <w:hideMark/>
          </w:tcPr>
          <w:p w14:paraId="71D20FF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216" w:author="Office" w:date="2025-09-19T11:02:00Z" w16du:dateUtc="2025-09-19T09:02:00Z"/>
                <w:rFonts w:eastAsia="Times New Roman"/>
                <w:sz w:val="20"/>
                <w:szCs w:val="20"/>
                <w:bdr w:val="none" w:sz="0" w:space="0" w:color="auto"/>
              </w:rPr>
            </w:pPr>
          </w:p>
        </w:tc>
        <w:tc>
          <w:tcPr>
            <w:tcW w:w="619" w:type="dxa"/>
            <w:tcBorders>
              <w:top w:val="nil"/>
              <w:left w:val="nil"/>
              <w:bottom w:val="nil"/>
              <w:right w:val="nil"/>
            </w:tcBorders>
            <w:noWrap/>
            <w:vAlign w:val="center"/>
            <w:hideMark/>
          </w:tcPr>
          <w:p w14:paraId="22BBCE2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217" w:author="Office" w:date="2025-09-19T11:02:00Z" w16du:dateUtc="2025-09-19T09:02:00Z"/>
                <w:rFonts w:eastAsia="Times New Roman"/>
                <w:sz w:val="20"/>
                <w:szCs w:val="20"/>
                <w:bdr w:val="none" w:sz="0" w:space="0" w:color="auto"/>
              </w:rPr>
            </w:pPr>
          </w:p>
        </w:tc>
        <w:tc>
          <w:tcPr>
            <w:tcW w:w="700" w:type="dxa"/>
            <w:tcBorders>
              <w:top w:val="nil"/>
              <w:left w:val="nil"/>
              <w:bottom w:val="nil"/>
              <w:right w:val="nil"/>
            </w:tcBorders>
            <w:noWrap/>
            <w:vAlign w:val="center"/>
            <w:hideMark/>
          </w:tcPr>
          <w:p w14:paraId="19E06A0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218" w:author="Office" w:date="2025-09-19T11:02:00Z" w16du:dateUtc="2025-09-19T09:02:00Z"/>
                <w:rFonts w:eastAsia="Times New Roman"/>
                <w:sz w:val="20"/>
                <w:szCs w:val="20"/>
                <w:bdr w:val="none" w:sz="0" w:space="0" w:color="auto"/>
              </w:rPr>
            </w:pPr>
          </w:p>
        </w:tc>
        <w:tc>
          <w:tcPr>
            <w:tcW w:w="526" w:type="dxa"/>
            <w:tcBorders>
              <w:top w:val="nil"/>
              <w:left w:val="nil"/>
              <w:bottom w:val="nil"/>
              <w:right w:val="nil"/>
            </w:tcBorders>
            <w:noWrap/>
            <w:vAlign w:val="center"/>
            <w:hideMark/>
          </w:tcPr>
          <w:p w14:paraId="5150BA2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219" w:author="Office" w:date="2025-09-19T11:02:00Z" w16du:dateUtc="2025-09-19T09:02:00Z"/>
                <w:rFonts w:eastAsia="Times New Roman"/>
                <w:sz w:val="20"/>
                <w:szCs w:val="20"/>
                <w:bdr w:val="none" w:sz="0" w:space="0" w:color="auto"/>
              </w:rPr>
            </w:pPr>
          </w:p>
        </w:tc>
        <w:tc>
          <w:tcPr>
            <w:tcW w:w="808" w:type="dxa"/>
            <w:tcBorders>
              <w:top w:val="nil"/>
              <w:left w:val="nil"/>
              <w:bottom w:val="nil"/>
              <w:right w:val="nil"/>
            </w:tcBorders>
            <w:noWrap/>
            <w:vAlign w:val="center"/>
            <w:hideMark/>
          </w:tcPr>
          <w:p w14:paraId="21015C2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220" w:author="Office" w:date="2025-09-19T11:02:00Z" w16du:dateUtc="2025-09-19T09:02:00Z"/>
                <w:rFonts w:eastAsia="Times New Roman"/>
                <w:sz w:val="20"/>
                <w:szCs w:val="20"/>
                <w:bdr w:val="none" w:sz="0" w:space="0" w:color="auto"/>
              </w:rPr>
            </w:pPr>
          </w:p>
        </w:tc>
        <w:tc>
          <w:tcPr>
            <w:tcW w:w="1135" w:type="dxa"/>
            <w:vMerge/>
            <w:tcBorders>
              <w:top w:val="nil"/>
              <w:left w:val="nil"/>
              <w:bottom w:val="nil"/>
              <w:right w:val="nil"/>
            </w:tcBorders>
            <w:vAlign w:val="center"/>
            <w:hideMark/>
          </w:tcPr>
          <w:p w14:paraId="4C3A228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221" w:author="Office" w:date="2025-09-19T11:02:00Z" w16du:dateUtc="2025-09-19T09:02:00Z"/>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6D4BA2B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222" w:author="Office" w:date="2025-09-19T11:02:00Z" w16du:dateUtc="2025-09-19T09:02:00Z"/>
                <w:rFonts w:eastAsia="Times New Roman"/>
                <w:color w:val="000000"/>
                <w:sz w:val="20"/>
                <w:szCs w:val="20"/>
                <w:bdr w:val="none" w:sz="0" w:space="0" w:color="auto"/>
              </w:rPr>
            </w:pPr>
            <w:ins w:id="1223" w:author="Office" w:date="2025-09-19T11:02:00Z" w16du:dateUtc="2025-09-19T09:02:00Z">
              <w:r w:rsidRPr="00EA2502">
                <w:rPr>
                  <w:rFonts w:eastAsia="Times New Roman"/>
                  <w:color w:val="000000"/>
                  <w:sz w:val="20"/>
                  <w:szCs w:val="20"/>
                  <w:bdr w:val="none" w:sz="0" w:space="0" w:color="auto"/>
                </w:rPr>
                <w:t>para</w:t>
              </w:r>
            </w:ins>
          </w:p>
        </w:tc>
        <w:tc>
          <w:tcPr>
            <w:tcW w:w="652" w:type="dxa"/>
            <w:tcBorders>
              <w:top w:val="nil"/>
              <w:left w:val="nil"/>
              <w:bottom w:val="nil"/>
              <w:right w:val="nil"/>
            </w:tcBorders>
            <w:noWrap/>
            <w:vAlign w:val="center"/>
            <w:hideMark/>
          </w:tcPr>
          <w:p w14:paraId="09AECC4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224" w:author="Office" w:date="2025-09-19T11:02:00Z" w16du:dateUtc="2025-09-19T09:02:00Z"/>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11DFB2A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225" w:author="Office" w:date="2025-09-19T11:02:00Z" w16du:dateUtc="2025-09-19T09:02:00Z"/>
                <w:rFonts w:eastAsia="Times New Roman"/>
                <w:sz w:val="20"/>
                <w:szCs w:val="20"/>
                <w:bdr w:val="none" w:sz="0" w:space="0" w:color="auto"/>
              </w:rPr>
            </w:pPr>
          </w:p>
        </w:tc>
        <w:tc>
          <w:tcPr>
            <w:tcW w:w="604" w:type="dxa"/>
            <w:tcBorders>
              <w:top w:val="nil"/>
              <w:left w:val="nil"/>
              <w:bottom w:val="nil"/>
              <w:right w:val="nil"/>
            </w:tcBorders>
            <w:noWrap/>
            <w:vAlign w:val="center"/>
            <w:hideMark/>
          </w:tcPr>
          <w:p w14:paraId="4DD5C25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226" w:author="Office" w:date="2025-09-19T11:02:00Z" w16du:dateUtc="2025-09-19T09:02:00Z"/>
                <w:rFonts w:eastAsia="Times New Roman"/>
                <w:sz w:val="20"/>
                <w:szCs w:val="20"/>
                <w:bdr w:val="none" w:sz="0" w:space="0" w:color="auto"/>
              </w:rPr>
            </w:pPr>
          </w:p>
        </w:tc>
        <w:tc>
          <w:tcPr>
            <w:tcW w:w="652" w:type="dxa"/>
            <w:tcBorders>
              <w:top w:val="nil"/>
              <w:left w:val="nil"/>
              <w:bottom w:val="nil"/>
              <w:right w:val="nil"/>
            </w:tcBorders>
            <w:shd w:val="clear" w:color="C44E59" w:fill="C44E59"/>
            <w:noWrap/>
            <w:vAlign w:val="center"/>
            <w:hideMark/>
          </w:tcPr>
          <w:p w14:paraId="1C8CEE8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ins w:id="1227" w:author="Office" w:date="2025-09-19T11:02:00Z" w16du:dateUtc="2025-09-19T09:02:00Z"/>
                <w:rFonts w:eastAsia="Times New Roman"/>
                <w:color w:val="000000"/>
                <w:sz w:val="20"/>
                <w:szCs w:val="20"/>
                <w:bdr w:val="none" w:sz="0" w:space="0" w:color="auto"/>
              </w:rPr>
            </w:pPr>
            <w:ins w:id="1228" w:author="Office" w:date="2025-09-19T11:02:00Z" w16du:dateUtc="2025-09-19T09:02:00Z">
              <w:r w:rsidRPr="00EA2502">
                <w:rPr>
                  <w:rFonts w:eastAsia="Times New Roman"/>
                  <w:color w:val="000000"/>
                  <w:sz w:val="20"/>
                  <w:szCs w:val="20"/>
                  <w:bdr w:val="none" w:sz="0" w:space="0" w:color="auto"/>
                </w:rPr>
                <w:t>0.26</w:t>
              </w:r>
            </w:ins>
          </w:p>
        </w:tc>
      </w:tr>
    </w:tbl>
    <w:p w14:paraId="09C9E734" w14:textId="77777777" w:rsidR="001951C1" w:rsidRPr="00C92FD4" w:rsidRDefault="001951C1" w:rsidP="001951C1">
      <w:pPr>
        <w:spacing w:line="480" w:lineRule="auto"/>
      </w:pPr>
      <w:r w:rsidRPr="00C92FD4">
        <w:rPr>
          <w:b/>
        </w:rPr>
        <w:t xml:space="preserve">Table S1 – </w:t>
      </w:r>
      <w:r w:rsidRPr="00C92FD4">
        <w:t>Pairwise F</w:t>
      </w:r>
      <w:r w:rsidRPr="00C92FD4">
        <w:rPr>
          <w:smallCaps/>
          <w:vertAlign w:val="subscript"/>
        </w:rPr>
        <w:t>ST</w:t>
      </w:r>
      <w:r w:rsidRPr="00C92FD4">
        <w:rPr>
          <w:vertAlign w:val="subscript"/>
        </w:rPr>
        <w:t xml:space="preserve"> </w:t>
      </w:r>
      <w:r w:rsidRPr="00C92FD4">
        <w:t>estimates by dataset and reference genome, summarizing genetic differentiation across population and species groups under each alignment scenario.</w:t>
      </w:r>
    </w:p>
    <w:tbl>
      <w:tblPr>
        <w:tblW w:w="11838" w:type="dxa"/>
        <w:tblLook w:val="04A0" w:firstRow="1" w:lastRow="0" w:firstColumn="1" w:lastColumn="0" w:noHBand="0" w:noVBand="1"/>
      </w:tblPr>
      <w:tblGrid>
        <w:gridCol w:w="1679"/>
        <w:gridCol w:w="407"/>
        <w:gridCol w:w="408"/>
        <w:gridCol w:w="407"/>
        <w:gridCol w:w="408"/>
        <w:gridCol w:w="428"/>
        <w:gridCol w:w="429"/>
        <w:gridCol w:w="407"/>
        <w:gridCol w:w="408"/>
        <w:gridCol w:w="407"/>
        <w:gridCol w:w="408"/>
        <w:gridCol w:w="428"/>
        <w:gridCol w:w="429"/>
        <w:gridCol w:w="401"/>
        <w:gridCol w:w="402"/>
        <w:gridCol w:w="645"/>
        <w:gridCol w:w="393"/>
        <w:gridCol w:w="428"/>
        <w:gridCol w:w="429"/>
        <w:gridCol w:w="407"/>
        <w:gridCol w:w="408"/>
        <w:gridCol w:w="407"/>
        <w:gridCol w:w="408"/>
        <w:gridCol w:w="428"/>
        <w:gridCol w:w="429"/>
      </w:tblGrid>
      <w:tr w:rsidR="001951C1" w:rsidRPr="00EA2502" w14:paraId="1B5C4B57" w14:textId="77777777" w:rsidTr="00F41DE9">
        <w:trPr>
          <w:trHeight w:val="290"/>
          <w:ins w:id="1229" w:author="Office" w:date="2025-09-19T11:02:00Z" w16du:dateUtc="2025-09-19T09:02:00Z"/>
        </w:trPr>
        <w:tc>
          <w:tcPr>
            <w:tcW w:w="1679" w:type="dxa"/>
            <w:tcBorders>
              <w:top w:val="nil"/>
              <w:left w:val="nil"/>
              <w:bottom w:val="nil"/>
              <w:right w:val="nil"/>
            </w:tcBorders>
            <w:noWrap/>
            <w:vAlign w:val="bottom"/>
            <w:hideMark/>
          </w:tcPr>
          <w:p w14:paraId="21B772B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230" w:author="Office" w:date="2025-09-19T11:02:00Z" w16du:dateUtc="2025-09-19T09:02:00Z"/>
                <w:rFonts w:eastAsia="Times New Roman"/>
                <w:sz w:val="20"/>
                <w:szCs w:val="20"/>
                <w:bdr w:val="none" w:sz="0" w:space="0" w:color="auto"/>
              </w:rPr>
            </w:pPr>
          </w:p>
        </w:tc>
        <w:tc>
          <w:tcPr>
            <w:tcW w:w="2487" w:type="dxa"/>
            <w:gridSpan w:val="6"/>
            <w:tcBorders>
              <w:top w:val="nil"/>
              <w:left w:val="single" w:sz="4" w:space="0" w:color="000000"/>
              <w:bottom w:val="nil"/>
              <w:right w:val="single" w:sz="4" w:space="0" w:color="000000"/>
            </w:tcBorders>
            <w:shd w:val="clear" w:color="FFFFFF" w:fill="FFFFFF"/>
            <w:noWrap/>
            <w:vAlign w:val="bottom"/>
            <w:hideMark/>
          </w:tcPr>
          <w:p w14:paraId="15B95CA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31" w:author="Office" w:date="2025-09-19T11:02:00Z" w16du:dateUtc="2025-09-19T09:02:00Z"/>
                <w:rFonts w:ascii="Calibri" w:eastAsia="Times New Roman" w:hAnsi="Calibri" w:cs="Calibri"/>
                <w:b/>
                <w:bCs/>
                <w:color w:val="000000"/>
                <w:sz w:val="22"/>
                <w:szCs w:val="22"/>
                <w:bdr w:val="none" w:sz="0" w:space="0" w:color="auto"/>
              </w:rPr>
            </w:pPr>
            <w:ins w:id="1232" w:author="Office" w:date="2025-09-19T11:02:00Z" w16du:dateUtc="2025-09-19T09:02:00Z">
              <w:r w:rsidRPr="00EA2502">
                <w:rPr>
                  <w:rFonts w:ascii="Calibri" w:eastAsia="Times New Roman" w:hAnsi="Calibri" w:cs="Calibri"/>
                  <w:b/>
                  <w:bCs/>
                  <w:color w:val="000000"/>
                  <w:sz w:val="22"/>
                  <w:szCs w:val="22"/>
                  <w:bdr w:val="none" w:sz="0" w:space="0" w:color="auto"/>
                </w:rPr>
                <w:t>50% missing</w:t>
              </w:r>
            </w:ins>
          </w:p>
        </w:tc>
        <w:tc>
          <w:tcPr>
            <w:tcW w:w="2487" w:type="dxa"/>
            <w:gridSpan w:val="6"/>
            <w:tcBorders>
              <w:top w:val="nil"/>
              <w:left w:val="nil"/>
              <w:bottom w:val="nil"/>
              <w:right w:val="nil"/>
            </w:tcBorders>
            <w:shd w:val="clear" w:color="FFFFFF" w:fill="FFFFFF"/>
            <w:noWrap/>
            <w:vAlign w:val="bottom"/>
            <w:hideMark/>
          </w:tcPr>
          <w:p w14:paraId="0324620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33" w:author="Office" w:date="2025-09-19T11:02:00Z" w16du:dateUtc="2025-09-19T09:02:00Z"/>
                <w:rFonts w:ascii="Calibri" w:eastAsia="Times New Roman" w:hAnsi="Calibri" w:cs="Calibri"/>
                <w:b/>
                <w:bCs/>
                <w:color w:val="000000"/>
                <w:sz w:val="22"/>
                <w:szCs w:val="22"/>
                <w:bdr w:val="none" w:sz="0" w:space="0" w:color="auto"/>
              </w:rPr>
            </w:pPr>
            <w:ins w:id="1234" w:author="Office" w:date="2025-09-19T11:02:00Z" w16du:dateUtc="2025-09-19T09:02:00Z">
              <w:r w:rsidRPr="00EA2502">
                <w:rPr>
                  <w:rFonts w:ascii="Calibri" w:eastAsia="Times New Roman" w:hAnsi="Calibri" w:cs="Calibri"/>
                  <w:b/>
                  <w:bCs/>
                  <w:color w:val="000000"/>
                  <w:sz w:val="22"/>
                  <w:szCs w:val="22"/>
                  <w:bdr w:val="none" w:sz="0" w:space="0" w:color="auto"/>
                </w:rPr>
                <w:t>20% missing</w:t>
              </w:r>
            </w:ins>
          </w:p>
        </w:tc>
        <w:tc>
          <w:tcPr>
            <w:tcW w:w="2698" w:type="dxa"/>
            <w:gridSpan w:val="6"/>
            <w:tcBorders>
              <w:top w:val="nil"/>
              <w:left w:val="single" w:sz="4" w:space="0" w:color="000000"/>
              <w:bottom w:val="nil"/>
              <w:right w:val="nil"/>
            </w:tcBorders>
            <w:shd w:val="clear" w:color="FFFFFF" w:fill="FFFFFF"/>
            <w:noWrap/>
            <w:vAlign w:val="bottom"/>
            <w:hideMark/>
          </w:tcPr>
          <w:p w14:paraId="25D0E3C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35" w:author="Office" w:date="2025-09-19T11:02:00Z" w16du:dateUtc="2025-09-19T09:02:00Z"/>
                <w:rFonts w:ascii="Calibri" w:eastAsia="Times New Roman" w:hAnsi="Calibri" w:cs="Calibri"/>
                <w:b/>
                <w:bCs/>
                <w:color w:val="000000"/>
                <w:sz w:val="22"/>
                <w:szCs w:val="22"/>
                <w:bdr w:val="none" w:sz="0" w:space="0" w:color="auto"/>
              </w:rPr>
            </w:pPr>
            <w:ins w:id="1236" w:author="Office" w:date="2025-09-19T11:02:00Z" w16du:dateUtc="2025-09-19T09:02:00Z">
              <w:r w:rsidRPr="00EA2502">
                <w:rPr>
                  <w:rFonts w:ascii="Calibri" w:eastAsia="Times New Roman" w:hAnsi="Calibri" w:cs="Calibri"/>
                  <w:b/>
                  <w:bCs/>
                  <w:color w:val="000000"/>
                  <w:sz w:val="22"/>
                  <w:szCs w:val="22"/>
                  <w:bdr w:val="none" w:sz="0" w:space="0" w:color="auto"/>
                </w:rPr>
                <w:t>10% missing</w:t>
              </w:r>
            </w:ins>
          </w:p>
        </w:tc>
        <w:tc>
          <w:tcPr>
            <w:tcW w:w="2487" w:type="dxa"/>
            <w:gridSpan w:val="6"/>
            <w:tcBorders>
              <w:top w:val="nil"/>
              <w:left w:val="single" w:sz="4" w:space="0" w:color="000000"/>
              <w:bottom w:val="nil"/>
              <w:right w:val="nil"/>
            </w:tcBorders>
            <w:shd w:val="clear" w:color="FFFFFF" w:fill="FFFFFF"/>
            <w:noWrap/>
            <w:vAlign w:val="bottom"/>
            <w:hideMark/>
          </w:tcPr>
          <w:p w14:paraId="59BF4F9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37" w:author="Office" w:date="2025-09-19T11:02:00Z" w16du:dateUtc="2025-09-19T09:02:00Z"/>
                <w:rFonts w:ascii="Calibri" w:eastAsia="Times New Roman" w:hAnsi="Calibri" w:cs="Calibri"/>
                <w:b/>
                <w:bCs/>
                <w:color w:val="000000"/>
                <w:sz w:val="22"/>
                <w:szCs w:val="22"/>
                <w:bdr w:val="none" w:sz="0" w:space="0" w:color="auto"/>
              </w:rPr>
            </w:pPr>
            <w:ins w:id="1238" w:author="Office" w:date="2025-09-19T11:02:00Z" w16du:dateUtc="2025-09-19T09:02:00Z">
              <w:r w:rsidRPr="00EA2502">
                <w:rPr>
                  <w:rFonts w:ascii="Calibri" w:eastAsia="Times New Roman" w:hAnsi="Calibri" w:cs="Calibri"/>
                  <w:b/>
                  <w:bCs/>
                  <w:color w:val="000000"/>
                  <w:sz w:val="22"/>
                  <w:szCs w:val="22"/>
                  <w:bdr w:val="none" w:sz="0" w:space="0" w:color="auto"/>
                </w:rPr>
                <w:t>5% missing</w:t>
              </w:r>
            </w:ins>
          </w:p>
        </w:tc>
      </w:tr>
      <w:tr w:rsidR="001951C1" w:rsidRPr="00EA2502" w14:paraId="5BB8064E" w14:textId="77777777" w:rsidTr="00F41DE9">
        <w:trPr>
          <w:trHeight w:val="290"/>
          <w:ins w:id="1239" w:author="Office" w:date="2025-09-19T11:02:00Z" w16du:dateUtc="2025-09-19T09:02:00Z"/>
        </w:trPr>
        <w:tc>
          <w:tcPr>
            <w:tcW w:w="1679" w:type="dxa"/>
            <w:tcBorders>
              <w:top w:val="nil"/>
              <w:left w:val="nil"/>
              <w:bottom w:val="nil"/>
              <w:right w:val="nil"/>
            </w:tcBorders>
            <w:noWrap/>
            <w:vAlign w:val="bottom"/>
            <w:hideMark/>
          </w:tcPr>
          <w:p w14:paraId="3EC2FE0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40" w:author="Office" w:date="2025-09-19T11:02:00Z" w16du:dateUtc="2025-09-19T09:02:00Z"/>
                <w:rFonts w:ascii="Calibri" w:eastAsia="Times New Roman" w:hAnsi="Calibri" w:cs="Calibri"/>
                <w:b/>
                <w:bCs/>
                <w:color w:val="000000"/>
                <w:sz w:val="22"/>
                <w:szCs w:val="22"/>
                <w:bdr w:val="none" w:sz="0" w:space="0" w:color="auto"/>
              </w:rPr>
            </w:pPr>
          </w:p>
        </w:tc>
        <w:tc>
          <w:tcPr>
            <w:tcW w:w="815" w:type="dxa"/>
            <w:gridSpan w:val="2"/>
            <w:tcBorders>
              <w:top w:val="nil"/>
              <w:left w:val="single" w:sz="4" w:space="0" w:color="000000"/>
              <w:bottom w:val="nil"/>
              <w:right w:val="nil"/>
            </w:tcBorders>
            <w:shd w:val="clear" w:color="F2F2F2" w:fill="F2F2F2"/>
            <w:noWrap/>
            <w:vAlign w:val="bottom"/>
            <w:hideMark/>
          </w:tcPr>
          <w:p w14:paraId="59983FF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41" w:author="Office" w:date="2025-09-19T11:02:00Z" w16du:dateUtc="2025-09-19T09:02:00Z"/>
                <w:rFonts w:ascii="Calibri" w:eastAsia="Times New Roman" w:hAnsi="Calibri" w:cs="Calibri"/>
                <w:color w:val="000000"/>
                <w:sz w:val="22"/>
                <w:szCs w:val="22"/>
                <w:bdr w:val="none" w:sz="0" w:space="0" w:color="auto"/>
              </w:rPr>
            </w:pPr>
            <w:ins w:id="1242" w:author="Office" w:date="2025-09-19T11:02:00Z" w16du:dateUtc="2025-09-19T09:02:00Z">
              <w:r w:rsidRPr="00EA2502">
                <w:rPr>
                  <w:rFonts w:ascii="Calibri" w:eastAsia="Times New Roman" w:hAnsi="Calibri" w:cs="Calibri"/>
                  <w:color w:val="000000"/>
                  <w:sz w:val="22"/>
                  <w:szCs w:val="22"/>
                  <w:bdr w:val="none" w:sz="0" w:space="0" w:color="auto"/>
                </w:rPr>
                <w:t>alt80</w:t>
              </w:r>
            </w:ins>
          </w:p>
        </w:tc>
        <w:tc>
          <w:tcPr>
            <w:tcW w:w="815" w:type="dxa"/>
            <w:gridSpan w:val="2"/>
            <w:tcBorders>
              <w:top w:val="nil"/>
              <w:left w:val="nil"/>
              <w:bottom w:val="nil"/>
              <w:right w:val="nil"/>
            </w:tcBorders>
            <w:shd w:val="clear" w:color="BFBFBF" w:fill="BFBFBF"/>
            <w:noWrap/>
            <w:vAlign w:val="bottom"/>
            <w:hideMark/>
          </w:tcPr>
          <w:p w14:paraId="40D9BB8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43" w:author="Office" w:date="2025-09-19T11:02:00Z" w16du:dateUtc="2025-09-19T09:02:00Z"/>
                <w:rFonts w:ascii="Calibri" w:eastAsia="Times New Roman" w:hAnsi="Calibri" w:cs="Calibri"/>
                <w:color w:val="000000"/>
                <w:sz w:val="22"/>
                <w:szCs w:val="22"/>
                <w:bdr w:val="none" w:sz="0" w:space="0" w:color="auto"/>
              </w:rPr>
            </w:pPr>
            <w:ins w:id="1244" w:author="Office" w:date="2025-09-19T11:02:00Z" w16du:dateUtc="2025-09-19T09:02:00Z">
              <w:r w:rsidRPr="00EA2502">
                <w:rPr>
                  <w:rFonts w:ascii="Calibri" w:eastAsia="Times New Roman" w:hAnsi="Calibri" w:cs="Calibri"/>
                  <w:color w:val="000000"/>
                  <w:sz w:val="22"/>
                  <w:szCs w:val="22"/>
                  <w:bdr w:val="none" w:sz="0" w:space="0" w:color="auto"/>
                </w:rPr>
                <w:t>grp</w:t>
              </w:r>
            </w:ins>
          </w:p>
        </w:tc>
        <w:tc>
          <w:tcPr>
            <w:tcW w:w="856" w:type="dxa"/>
            <w:gridSpan w:val="2"/>
            <w:tcBorders>
              <w:top w:val="nil"/>
              <w:left w:val="nil"/>
              <w:bottom w:val="nil"/>
              <w:right w:val="single" w:sz="4" w:space="0" w:color="000000"/>
            </w:tcBorders>
            <w:shd w:val="clear" w:color="F2F2F2" w:fill="F2F2F2"/>
            <w:noWrap/>
            <w:vAlign w:val="bottom"/>
            <w:hideMark/>
          </w:tcPr>
          <w:p w14:paraId="7BFBB54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45" w:author="Office" w:date="2025-09-19T11:02:00Z" w16du:dateUtc="2025-09-19T09:02:00Z"/>
                <w:rFonts w:ascii="Calibri" w:eastAsia="Times New Roman" w:hAnsi="Calibri" w:cs="Calibri"/>
                <w:color w:val="000000"/>
                <w:sz w:val="22"/>
                <w:szCs w:val="22"/>
                <w:bdr w:val="none" w:sz="0" w:space="0" w:color="auto"/>
              </w:rPr>
            </w:pPr>
            <w:proofErr w:type="spellStart"/>
            <w:ins w:id="1246" w:author="Office" w:date="2025-09-19T11:02:00Z" w16du:dateUtc="2025-09-19T09:02:00Z">
              <w:r w:rsidRPr="00EA2502">
                <w:rPr>
                  <w:rFonts w:ascii="Calibri" w:eastAsia="Times New Roman" w:hAnsi="Calibri" w:cs="Calibri"/>
                  <w:color w:val="000000"/>
                  <w:sz w:val="22"/>
                  <w:szCs w:val="22"/>
                  <w:bdr w:val="none" w:sz="0" w:space="0" w:color="auto"/>
                </w:rPr>
                <w:t>phylo</w:t>
              </w:r>
              <w:proofErr w:type="spellEnd"/>
            </w:ins>
          </w:p>
        </w:tc>
        <w:tc>
          <w:tcPr>
            <w:tcW w:w="815" w:type="dxa"/>
            <w:gridSpan w:val="2"/>
            <w:tcBorders>
              <w:top w:val="nil"/>
              <w:left w:val="nil"/>
              <w:bottom w:val="nil"/>
              <w:right w:val="nil"/>
            </w:tcBorders>
            <w:shd w:val="clear" w:color="BFBFBF" w:fill="BFBFBF"/>
            <w:noWrap/>
            <w:vAlign w:val="bottom"/>
            <w:hideMark/>
          </w:tcPr>
          <w:p w14:paraId="02666E7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47" w:author="Office" w:date="2025-09-19T11:02:00Z" w16du:dateUtc="2025-09-19T09:02:00Z"/>
                <w:rFonts w:ascii="Calibri" w:eastAsia="Times New Roman" w:hAnsi="Calibri" w:cs="Calibri"/>
                <w:color w:val="000000"/>
                <w:sz w:val="22"/>
                <w:szCs w:val="22"/>
                <w:bdr w:val="none" w:sz="0" w:space="0" w:color="auto"/>
              </w:rPr>
            </w:pPr>
            <w:ins w:id="1248" w:author="Office" w:date="2025-09-19T11:02:00Z" w16du:dateUtc="2025-09-19T09:02:00Z">
              <w:r w:rsidRPr="00EA2502">
                <w:rPr>
                  <w:rFonts w:ascii="Calibri" w:eastAsia="Times New Roman" w:hAnsi="Calibri" w:cs="Calibri"/>
                  <w:color w:val="000000"/>
                  <w:sz w:val="22"/>
                  <w:szCs w:val="22"/>
                  <w:bdr w:val="none" w:sz="0" w:space="0" w:color="auto"/>
                </w:rPr>
                <w:t>alt80</w:t>
              </w:r>
            </w:ins>
          </w:p>
        </w:tc>
        <w:tc>
          <w:tcPr>
            <w:tcW w:w="815" w:type="dxa"/>
            <w:gridSpan w:val="2"/>
            <w:tcBorders>
              <w:top w:val="nil"/>
              <w:left w:val="nil"/>
              <w:bottom w:val="nil"/>
              <w:right w:val="nil"/>
            </w:tcBorders>
            <w:shd w:val="clear" w:color="F2F2F2" w:fill="F2F2F2"/>
            <w:noWrap/>
            <w:vAlign w:val="bottom"/>
            <w:hideMark/>
          </w:tcPr>
          <w:p w14:paraId="2EA78C1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49" w:author="Office" w:date="2025-09-19T11:02:00Z" w16du:dateUtc="2025-09-19T09:02:00Z"/>
                <w:rFonts w:ascii="Calibri" w:eastAsia="Times New Roman" w:hAnsi="Calibri" w:cs="Calibri"/>
                <w:color w:val="000000"/>
                <w:sz w:val="22"/>
                <w:szCs w:val="22"/>
                <w:bdr w:val="none" w:sz="0" w:space="0" w:color="auto"/>
              </w:rPr>
            </w:pPr>
            <w:ins w:id="1250" w:author="Office" w:date="2025-09-19T11:02:00Z" w16du:dateUtc="2025-09-19T09:02:00Z">
              <w:r w:rsidRPr="00EA2502">
                <w:rPr>
                  <w:rFonts w:ascii="Calibri" w:eastAsia="Times New Roman" w:hAnsi="Calibri" w:cs="Calibri"/>
                  <w:color w:val="000000"/>
                  <w:sz w:val="22"/>
                  <w:szCs w:val="22"/>
                  <w:bdr w:val="none" w:sz="0" w:space="0" w:color="auto"/>
                </w:rPr>
                <w:t>grp</w:t>
              </w:r>
            </w:ins>
          </w:p>
        </w:tc>
        <w:tc>
          <w:tcPr>
            <w:tcW w:w="856" w:type="dxa"/>
            <w:gridSpan w:val="2"/>
            <w:tcBorders>
              <w:top w:val="nil"/>
              <w:left w:val="nil"/>
              <w:bottom w:val="nil"/>
              <w:right w:val="nil"/>
            </w:tcBorders>
            <w:shd w:val="clear" w:color="BFBFBF" w:fill="BFBFBF"/>
            <w:noWrap/>
            <w:vAlign w:val="bottom"/>
            <w:hideMark/>
          </w:tcPr>
          <w:p w14:paraId="6CB61A2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51" w:author="Office" w:date="2025-09-19T11:02:00Z" w16du:dateUtc="2025-09-19T09:02:00Z"/>
                <w:rFonts w:ascii="Calibri" w:eastAsia="Times New Roman" w:hAnsi="Calibri" w:cs="Calibri"/>
                <w:color w:val="000000"/>
                <w:sz w:val="22"/>
                <w:szCs w:val="22"/>
                <w:bdr w:val="none" w:sz="0" w:space="0" w:color="auto"/>
              </w:rPr>
            </w:pPr>
            <w:proofErr w:type="spellStart"/>
            <w:ins w:id="1252" w:author="Office" w:date="2025-09-19T11:02:00Z" w16du:dateUtc="2025-09-19T09:02:00Z">
              <w:r w:rsidRPr="00EA2502">
                <w:rPr>
                  <w:rFonts w:ascii="Calibri" w:eastAsia="Times New Roman" w:hAnsi="Calibri" w:cs="Calibri"/>
                  <w:color w:val="000000"/>
                  <w:sz w:val="22"/>
                  <w:szCs w:val="22"/>
                  <w:bdr w:val="none" w:sz="0" w:space="0" w:color="auto"/>
                </w:rPr>
                <w:t>phylo</w:t>
              </w:r>
              <w:proofErr w:type="spellEnd"/>
            </w:ins>
          </w:p>
        </w:tc>
        <w:tc>
          <w:tcPr>
            <w:tcW w:w="803" w:type="dxa"/>
            <w:gridSpan w:val="2"/>
            <w:tcBorders>
              <w:top w:val="nil"/>
              <w:left w:val="single" w:sz="4" w:space="0" w:color="000000"/>
              <w:bottom w:val="nil"/>
              <w:right w:val="nil"/>
            </w:tcBorders>
            <w:shd w:val="clear" w:color="F2F2F2" w:fill="F2F2F2"/>
            <w:noWrap/>
            <w:vAlign w:val="bottom"/>
            <w:hideMark/>
          </w:tcPr>
          <w:p w14:paraId="2117670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53" w:author="Office" w:date="2025-09-19T11:02:00Z" w16du:dateUtc="2025-09-19T09:02:00Z"/>
                <w:rFonts w:ascii="Calibri" w:eastAsia="Times New Roman" w:hAnsi="Calibri" w:cs="Calibri"/>
                <w:color w:val="000000"/>
                <w:sz w:val="22"/>
                <w:szCs w:val="22"/>
                <w:bdr w:val="none" w:sz="0" w:space="0" w:color="auto"/>
              </w:rPr>
            </w:pPr>
            <w:ins w:id="1254" w:author="Office" w:date="2025-09-19T11:02:00Z" w16du:dateUtc="2025-09-19T09:02:00Z">
              <w:r w:rsidRPr="00EA2502">
                <w:rPr>
                  <w:rFonts w:ascii="Calibri" w:eastAsia="Times New Roman" w:hAnsi="Calibri" w:cs="Calibri"/>
                  <w:color w:val="000000"/>
                  <w:sz w:val="22"/>
                  <w:szCs w:val="22"/>
                  <w:bdr w:val="none" w:sz="0" w:space="0" w:color="auto"/>
                </w:rPr>
                <w:t>alt80</w:t>
              </w:r>
            </w:ins>
          </w:p>
        </w:tc>
        <w:tc>
          <w:tcPr>
            <w:tcW w:w="1038" w:type="dxa"/>
            <w:gridSpan w:val="2"/>
            <w:tcBorders>
              <w:top w:val="nil"/>
              <w:left w:val="nil"/>
              <w:bottom w:val="nil"/>
              <w:right w:val="nil"/>
            </w:tcBorders>
            <w:shd w:val="clear" w:color="BFBFBF" w:fill="BFBFBF"/>
            <w:noWrap/>
            <w:vAlign w:val="bottom"/>
            <w:hideMark/>
          </w:tcPr>
          <w:p w14:paraId="19D824E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55" w:author="Office" w:date="2025-09-19T11:02:00Z" w16du:dateUtc="2025-09-19T09:02:00Z"/>
                <w:rFonts w:ascii="Calibri" w:eastAsia="Times New Roman" w:hAnsi="Calibri" w:cs="Calibri"/>
                <w:color w:val="000000"/>
                <w:sz w:val="22"/>
                <w:szCs w:val="22"/>
                <w:bdr w:val="none" w:sz="0" w:space="0" w:color="auto"/>
              </w:rPr>
            </w:pPr>
            <w:ins w:id="1256" w:author="Office" w:date="2025-09-19T11:02:00Z" w16du:dateUtc="2025-09-19T09:02:00Z">
              <w:r w:rsidRPr="00EA2502">
                <w:rPr>
                  <w:rFonts w:ascii="Calibri" w:eastAsia="Times New Roman" w:hAnsi="Calibri" w:cs="Calibri"/>
                  <w:color w:val="000000"/>
                  <w:sz w:val="22"/>
                  <w:szCs w:val="22"/>
                  <w:bdr w:val="none" w:sz="0" w:space="0" w:color="auto"/>
                </w:rPr>
                <w:t>grp</w:t>
              </w:r>
            </w:ins>
          </w:p>
        </w:tc>
        <w:tc>
          <w:tcPr>
            <w:tcW w:w="856" w:type="dxa"/>
            <w:gridSpan w:val="2"/>
            <w:tcBorders>
              <w:top w:val="nil"/>
              <w:left w:val="nil"/>
              <w:bottom w:val="nil"/>
              <w:right w:val="nil"/>
            </w:tcBorders>
            <w:shd w:val="clear" w:color="F2F2F2" w:fill="F2F2F2"/>
            <w:noWrap/>
            <w:vAlign w:val="bottom"/>
            <w:hideMark/>
          </w:tcPr>
          <w:p w14:paraId="140B7B1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57" w:author="Office" w:date="2025-09-19T11:02:00Z" w16du:dateUtc="2025-09-19T09:02:00Z"/>
                <w:rFonts w:ascii="Calibri" w:eastAsia="Times New Roman" w:hAnsi="Calibri" w:cs="Calibri"/>
                <w:color w:val="000000"/>
                <w:sz w:val="22"/>
                <w:szCs w:val="22"/>
                <w:bdr w:val="none" w:sz="0" w:space="0" w:color="auto"/>
              </w:rPr>
            </w:pPr>
            <w:proofErr w:type="spellStart"/>
            <w:ins w:id="1258" w:author="Office" w:date="2025-09-19T11:02:00Z" w16du:dateUtc="2025-09-19T09:02:00Z">
              <w:r w:rsidRPr="00EA2502">
                <w:rPr>
                  <w:rFonts w:ascii="Calibri" w:eastAsia="Times New Roman" w:hAnsi="Calibri" w:cs="Calibri"/>
                  <w:color w:val="000000"/>
                  <w:sz w:val="22"/>
                  <w:szCs w:val="22"/>
                  <w:bdr w:val="none" w:sz="0" w:space="0" w:color="auto"/>
                </w:rPr>
                <w:t>phylo</w:t>
              </w:r>
              <w:proofErr w:type="spellEnd"/>
            </w:ins>
          </w:p>
        </w:tc>
        <w:tc>
          <w:tcPr>
            <w:tcW w:w="815" w:type="dxa"/>
            <w:gridSpan w:val="2"/>
            <w:tcBorders>
              <w:top w:val="nil"/>
              <w:left w:val="single" w:sz="4" w:space="0" w:color="000000"/>
              <w:bottom w:val="nil"/>
              <w:right w:val="nil"/>
            </w:tcBorders>
            <w:shd w:val="clear" w:color="BFBFBF" w:fill="BFBFBF"/>
            <w:noWrap/>
            <w:vAlign w:val="bottom"/>
            <w:hideMark/>
          </w:tcPr>
          <w:p w14:paraId="177E19C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59" w:author="Office" w:date="2025-09-19T11:02:00Z" w16du:dateUtc="2025-09-19T09:02:00Z"/>
                <w:rFonts w:ascii="Calibri" w:eastAsia="Times New Roman" w:hAnsi="Calibri" w:cs="Calibri"/>
                <w:color w:val="000000"/>
                <w:sz w:val="22"/>
                <w:szCs w:val="22"/>
                <w:bdr w:val="none" w:sz="0" w:space="0" w:color="auto"/>
              </w:rPr>
            </w:pPr>
            <w:ins w:id="1260" w:author="Office" w:date="2025-09-19T11:02:00Z" w16du:dateUtc="2025-09-19T09:02:00Z">
              <w:r w:rsidRPr="00EA2502">
                <w:rPr>
                  <w:rFonts w:ascii="Calibri" w:eastAsia="Times New Roman" w:hAnsi="Calibri" w:cs="Calibri"/>
                  <w:color w:val="000000"/>
                  <w:sz w:val="22"/>
                  <w:szCs w:val="22"/>
                  <w:bdr w:val="none" w:sz="0" w:space="0" w:color="auto"/>
                </w:rPr>
                <w:t>alt80</w:t>
              </w:r>
            </w:ins>
          </w:p>
        </w:tc>
        <w:tc>
          <w:tcPr>
            <w:tcW w:w="815" w:type="dxa"/>
            <w:gridSpan w:val="2"/>
            <w:tcBorders>
              <w:top w:val="nil"/>
              <w:left w:val="nil"/>
              <w:bottom w:val="nil"/>
              <w:right w:val="nil"/>
            </w:tcBorders>
            <w:shd w:val="clear" w:color="F2F2F2" w:fill="F2F2F2"/>
            <w:noWrap/>
            <w:vAlign w:val="bottom"/>
            <w:hideMark/>
          </w:tcPr>
          <w:p w14:paraId="5BAF4A1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61" w:author="Office" w:date="2025-09-19T11:02:00Z" w16du:dateUtc="2025-09-19T09:02:00Z"/>
                <w:rFonts w:ascii="Calibri" w:eastAsia="Times New Roman" w:hAnsi="Calibri" w:cs="Calibri"/>
                <w:color w:val="000000"/>
                <w:sz w:val="22"/>
                <w:szCs w:val="22"/>
                <w:bdr w:val="none" w:sz="0" w:space="0" w:color="auto"/>
              </w:rPr>
            </w:pPr>
            <w:ins w:id="1262" w:author="Office" w:date="2025-09-19T11:02:00Z" w16du:dateUtc="2025-09-19T09:02:00Z">
              <w:r w:rsidRPr="00EA2502">
                <w:rPr>
                  <w:rFonts w:ascii="Calibri" w:eastAsia="Times New Roman" w:hAnsi="Calibri" w:cs="Calibri"/>
                  <w:color w:val="000000"/>
                  <w:sz w:val="22"/>
                  <w:szCs w:val="22"/>
                  <w:bdr w:val="none" w:sz="0" w:space="0" w:color="auto"/>
                </w:rPr>
                <w:t>grp</w:t>
              </w:r>
            </w:ins>
          </w:p>
        </w:tc>
        <w:tc>
          <w:tcPr>
            <w:tcW w:w="856" w:type="dxa"/>
            <w:gridSpan w:val="2"/>
            <w:tcBorders>
              <w:top w:val="nil"/>
              <w:left w:val="nil"/>
              <w:bottom w:val="nil"/>
              <w:right w:val="nil"/>
            </w:tcBorders>
            <w:shd w:val="clear" w:color="BFBFBF" w:fill="BFBFBF"/>
            <w:noWrap/>
            <w:vAlign w:val="bottom"/>
            <w:hideMark/>
          </w:tcPr>
          <w:p w14:paraId="6EB9748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63" w:author="Office" w:date="2025-09-19T11:02:00Z" w16du:dateUtc="2025-09-19T09:02:00Z"/>
                <w:rFonts w:ascii="Calibri" w:eastAsia="Times New Roman" w:hAnsi="Calibri" w:cs="Calibri"/>
                <w:color w:val="000000"/>
                <w:sz w:val="22"/>
                <w:szCs w:val="22"/>
                <w:bdr w:val="none" w:sz="0" w:space="0" w:color="auto"/>
              </w:rPr>
            </w:pPr>
            <w:proofErr w:type="spellStart"/>
            <w:ins w:id="1264" w:author="Office" w:date="2025-09-19T11:02:00Z" w16du:dateUtc="2025-09-19T09:02:00Z">
              <w:r w:rsidRPr="00EA2502">
                <w:rPr>
                  <w:rFonts w:ascii="Calibri" w:eastAsia="Times New Roman" w:hAnsi="Calibri" w:cs="Calibri"/>
                  <w:color w:val="000000"/>
                  <w:sz w:val="22"/>
                  <w:szCs w:val="22"/>
                  <w:bdr w:val="none" w:sz="0" w:space="0" w:color="auto"/>
                </w:rPr>
                <w:t>phylo</w:t>
              </w:r>
              <w:proofErr w:type="spellEnd"/>
            </w:ins>
          </w:p>
        </w:tc>
      </w:tr>
      <w:tr w:rsidR="001951C1" w:rsidRPr="00EA2502" w14:paraId="1FB0E991" w14:textId="77777777" w:rsidTr="00F41DE9">
        <w:trPr>
          <w:trHeight w:val="290"/>
          <w:ins w:id="1265" w:author="Office" w:date="2025-09-19T11:02:00Z" w16du:dateUtc="2025-09-19T09:02:00Z"/>
        </w:trPr>
        <w:tc>
          <w:tcPr>
            <w:tcW w:w="1679" w:type="dxa"/>
            <w:tcBorders>
              <w:top w:val="nil"/>
              <w:left w:val="nil"/>
              <w:bottom w:val="nil"/>
              <w:right w:val="nil"/>
            </w:tcBorders>
            <w:shd w:val="clear" w:color="8A312B" w:fill="8A312B"/>
            <w:noWrap/>
            <w:vAlign w:val="bottom"/>
            <w:hideMark/>
          </w:tcPr>
          <w:p w14:paraId="3DD6BF1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266" w:author="Office" w:date="2025-09-19T11:02:00Z" w16du:dateUtc="2025-09-19T09:02:00Z"/>
                <w:rFonts w:ascii="Calibri" w:eastAsia="Times New Roman" w:hAnsi="Calibri" w:cs="Calibri"/>
                <w:color w:val="000000"/>
                <w:sz w:val="22"/>
                <w:szCs w:val="22"/>
                <w:bdr w:val="none" w:sz="0" w:space="0" w:color="auto"/>
              </w:rPr>
            </w:pPr>
            <w:ins w:id="1267" w:author="Office" w:date="2025-09-19T11:02:00Z" w16du:dateUtc="2025-09-19T09:02:00Z">
              <w:r w:rsidRPr="00EA2502">
                <w:rPr>
                  <w:rFonts w:ascii="Calibri" w:eastAsia="Times New Roman" w:hAnsi="Calibri" w:cs="Calibri"/>
                  <w:color w:val="000000"/>
                  <w:sz w:val="22"/>
                  <w:szCs w:val="22"/>
                  <w:bdr w:val="none" w:sz="0" w:space="0" w:color="auto"/>
                </w:rPr>
                <w:t>P. axillaris I</w:t>
              </w:r>
            </w:ins>
          </w:p>
        </w:tc>
        <w:tc>
          <w:tcPr>
            <w:tcW w:w="407" w:type="dxa"/>
            <w:tcBorders>
              <w:top w:val="nil"/>
              <w:left w:val="single" w:sz="4" w:space="0" w:color="000000"/>
              <w:bottom w:val="nil"/>
              <w:right w:val="nil"/>
            </w:tcBorders>
            <w:shd w:val="clear" w:color="F2F2F2" w:fill="F2F2F2"/>
            <w:noWrap/>
            <w:vAlign w:val="bottom"/>
            <w:hideMark/>
          </w:tcPr>
          <w:p w14:paraId="726CDC1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68" w:author="Office" w:date="2025-09-19T11:02:00Z" w16du:dateUtc="2025-09-19T09:02:00Z"/>
                <w:rFonts w:ascii="Calibri" w:eastAsia="Times New Roman" w:hAnsi="Calibri" w:cs="Calibri"/>
                <w:color w:val="000000"/>
                <w:sz w:val="22"/>
                <w:szCs w:val="22"/>
                <w:bdr w:val="none" w:sz="0" w:space="0" w:color="auto"/>
              </w:rPr>
            </w:pPr>
            <w:ins w:id="1269" w:author="Office" w:date="2025-09-19T11:02:00Z" w16du:dateUtc="2025-09-19T09:02:00Z">
              <w:r w:rsidRPr="00EA2502">
                <w:rPr>
                  <w:rFonts w:ascii="Calibri" w:eastAsia="Times New Roman" w:hAnsi="Calibri" w:cs="Calibri"/>
                  <w:color w:val="000000"/>
                  <w:sz w:val="22"/>
                  <w:szCs w:val="22"/>
                  <w:bdr w:val="none" w:sz="0" w:space="0" w:color="auto"/>
                </w:rPr>
                <w:t>2</w:t>
              </w:r>
            </w:ins>
          </w:p>
        </w:tc>
        <w:tc>
          <w:tcPr>
            <w:tcW w:w="407" w:type="dxa"/>
            <w:tcBorders>
              <w:top w:val="nil"/>
              <w:left w:val="nil"/>
              <w:bottom w:val="nil"/>
              <w:right w:val="nil"/>
            </w:tcBorders>
            <w:shd w:val="clear" w:color="F2F2F2" w:fill="F2F2F2"/>
            <w:noWrap/>
            <w:vAlign w:val="bottom"/>
            <w:hideMark/>
          </w:tcPr>
          <w:p w14:paraId="55456F2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70" w:author="Office" w:date="2025-09-19T11:02:00Z" w16du:dateUtc="2025-09-19T09:02:00Z"/>
                <w:rFonts w:ascii="Calibri" w:eastAsia="Times New Roman" w:hAnsi="Calibri" w:cs="Calibri"/>
                <w:color w:val="000000"/>
                <w:sz w:val="22"/>
                <w:szCs w:val="22"/>
                <w:bdr w:val="none" w:sz="0" w:space="0" w:color="auto"/>
              </w:rPr>
            </w:pPr>
            <w:ins w:id="1271"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nil"/>
              <w:bottom w:val="nil"/>
              <w:right w:val="nil"/>
            </w:tcBorders>
            <w:shd w:val="clear" w:color="BFBFBF" w:fill="BFBFBF"/>
            <w:noWrap/>
            <w:vAlign w:val="bottom"/>
            <w:hideMark/>
          </w:tcPr>
          <w:p w14:paraId="63C5CF3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72" w:author="Office" w:date="2025-09-19T11:02:00Z" w16du:dateUtc="2025-09-19T09:02:00Z"/>
                <w:rFonts w:ascii="Calibri" w:eastAsia="Times New Roman" w:hAnsi="Calibri" w:cs="Calibri"/>
                <w:color w:val="000000"/>
                <w:sz w:val="22"/>
                <w:szCs w:val="22"/>
                <w:bdr w:val="none" w:sz="0" w:space="0" w:color="auto"/>
              </w:rPr>
            </w:pPr>
            <w:ins w:id="1273"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nil"/>
              <w:bottom w:val="nil"/>
              <w:right w:val="nil"/>
            </w:tcBorders>
            <w:shd w:val="clear" w:color="BFBFBF" w:fill="BFBFBF"/>
            <w:noWrap/>
            <w:vAlign w:val="bottom"/>
            <w:hideMark/>
          </w:tcPr>
          <w:p w14:paraId="36AB0C4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74" w:author="Office" w:date="2025-09-19T11:02:00Z" w16du:dateUtc="2025-09-19T09:02:00Z"/>
                <w:rFonts w:ascii="Calibri" w:eastAsia="Times New Roman" w:hAnsi="Calibri" w:cs="Calibri"/>
                <w:color w:val="000000"/>
                <w:sz w:val="22"/>
                <w:szCs w:val="22"/>
                <w:bdr w:val="none" w:sz="0" w:space="0" w:color="auto"/>
              </w:rPr>
            </w:pPr>
            <w:ins w:id="1275"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F2F2F2" w:fill="F2F2F2"/>
            <w:noWrap/>
            <w:vAlign w:val="bottom"/>
            <w:hideMark/>
          </w:tcPr>
          <w:p w14:paraId="5B01F7F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76" w:author="Office" w:date="2025-09-19T11:02:00Z" w16du:dateUtc="2025-09-19T09:02:00Z"/>
                <w:rFonts w:ascii="Calibri" w:eastAsia="Times New Roman" w:hAnsi="Calibri" w:cs="Calibri"/>
                <w:color w:val="000000"/>
                <w:sz w:val="22"/>
                <w:szCs w:val="22"/>
                <w:bdr w:val="none" w:sz="0" w:space="0" w:color="auto"/>
              </w:rPr>
            </w:pPr>
            <w:ins w:id="1277"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28" w:type="dxa"/>
            <w:tcBorders>
              <w:top w:val="nil"/>
              <w:left w:val="nil"/>
              <w:bottom w:val="nil"/>
              <w:right w:val="single" w:sz="4" w:space="0" w:color="000000"/>
            </w:tcBorders>
            <w:shd w:val="clear" w:color="F2F2F2" w:fill="F2F2F2"/>
            <w:noWrap/>
            <w:vAlign w:val="bottom"/>
            <w:hideMark/>
          </w:tcPr>
          <w:p w14:paraId="7591F30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78" w:author="Office" w:date="2025-09-19T11:02:00Z" w16du:dateUtc="2025-09-19T09:02:00Z"/>
                <w:rFonts w:ascii="Calibri" w:eastAsia="Times New Roman" w:hAnsi="Calibri" w:cs="Calibri"/>
                <w:color w:val="000000"/>
                <w:sz w:val="22"/>
                <w:szCs w:val="22"/>
                <w:bdr w:val="none" w:sz="0" w:space="0" w:color="auto"/>
              </w:rPr>
            </w:pPr>
            <w:ins w:id="1279"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07" w:type="dxa"/>
            <w:tcBorders>
              <w:top w:val="nil"/>
              <w:left w:val="nil"/>
              <w:bottom w:val="nil"/>
              <w:right w:val="nil"/>
            </w:tcBorders>
            <w:shd w:val="clear" w:color="BFBFBF" w:fill="BFBFBF"/>
            <w:noWrap/>
            <w:vAlign w:val="bottom"/>
            <w:hideMark/>
          </w:tcPr>
          <w:p w14:paraId="7B26286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80" w:author="Office" w:date="2025-09-19T11:02:00Z" w16du:dateUtc="2025-09-19T09:02:00Z"/>
                <w:rFonts w:ascii="Calibri" w:eastAsia="Times New Roman" w:hAnsi="Calibri" w:cs="Calibri"/>
                <w:color w:val="000000"/>
                <w:sz w:val="22"/>
                <w:szCs w:val="22"/>
                <w:bdr w:val="none" w:sz="0" w:space="0" w:color="auto"/>
              </w:rPr>
            </w:pPr>
            <w:ins w:id="1281" w:author="Office" w:date="2025-09-19T11:02:00Z" w16du:dateUtc="2025-09-19T09:02:00Z">
              <w:r w:rsidRPr="00EA2502">
                <w:rPr>
                  <w:rFonts w:ascii="Calibri" w:eastAsia="Times New Roman" w:hAnsi="Calibri" w:cs="Calibri"/>
                  <w:color w:val="000000"/>
                  <w:sz w:val="22"/>
                  <w:szCs w:val="22"/>
                  <w:bdr w:val="none" w:sz="0" w:space="0" w:color="auto"/>
                </w:rPr>
                <w:t>2</w:t>
              </w:r>
            </w:ins>
          </w:p>
        </w:tc>
        <w:tc>
          <w:tcPr>
            <w:tcW w:w="407" w:type="dxa"/>
            <w:tcBorders>
              <w:top w:val="nil"/>
              <w:left w:val="nil"/>
              <w:bottom w:val="nil"/>
              <w:right w:val="nil"/>
            </w:tcBorders>
            <w:shd w:val="clear" w:color="BFBFBF" w:fill="BFBFBF"/>
            <w:noWrap/>
            <w:vAlign w:val="bottom"/>
            <w:hideMark/>
          </w:tcPr>
          <w:p w14:paraId="01E8691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82" w:author="Office" w:date="2025-09-19T11:02:00Z" w16du:dateUtc="2025-09-19T09:02:00Z"/>
                <w:rFonts w:ascii="Calibri" w:eastAsia="Times New Roman" w:hAnsi="Calibri" w:cs="Calibri"/>
                <w:color w:val="000000"/>
                <w:sz w:val="22"/>
                <w:szCs w:val="22"/>
                <w:bdr w:val="none" w:sz="0" w:space="0" w:color="auto"/>
              </w:rPr>
            </w:pPr>
            <w:ins w:id="1283"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nil"/>
              <w:bottom w:val="nil"/>
              <w:right w:val="nil"/>
            </w:tcBorders>
            <w:shd w:val="clear" w:color="F2F2F2" w:fill="F2F2F2"/>
            <w:noWrap/>
            <w:vAlign w:val="bottom"/>
            <w:hideMark/>
          </w:tcPr>
          <w:p w14:paraId="4C15167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84" w:author="Office" w:date="2025-09-19T11:02:00Z" w16du:dateUtc="2025-09-19T09:02:00Z"/>
                <w:rFonts w:ascii="Calibri" w:eastAsia="Times New Roman" w:hAnsi="Calibri" w:cs="Calibri"/>
                <w:color w:val="000000"/>
                <w:sz w:val="22"/>
                <w:szCs w:val="22"/>
                <w:bdr w:val="none" w:sz="0" w:space="0" w:color="auto"/>
              </w:rPr>
            </w:pPr>
            <w:ins w:id="1285"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nil"/>
              <w:bottom w:val="nil"/>
              <w:right w:val="nil"/>
            </w:tcBorders>
            <w:shd w:val="clear" w:color="F2F2F2" w:fill="F2F2F2"/>
            <w:noWrap/>
            <w:vAlign w:val="bottom"/>
            <w:hideMark/>
          </w:tcPr>
          <w:p w14:paraId="600C7F8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86" w:author="Office" w:date="2025-09-19T11:02:00Z" w16du:dateUtc="2025-09-19T09:02:00Z"/>
                <w:rFonts w:ascii="Calibri" w:eastAsia="Times New Roman" w:hAnsi="Calibri" w:cs="Calibri"/>
                <w:color w:val="000000"/>
                <w:sz w:val="22"/>
                <w:szCs w:val="22"/>
                <w:bdr w:val="none" w:sz="0" w:space="0" w:color="auto"/>
              </w:rPr>
            </w:pPr>
            <w:ins w:id="1287"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BFBFBF" w:fill="BFBFBF"/>
            <w:noWrap/>
            <w:vAlign w:val="bottom"/>
            <w:hideMark/>
          </w:tcPr>
          <w:p w14:paraId="5A85E8F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88" w:author="Office" w:date="2025-09-19T11:02:00Z" w16du:dateUtc="2025-09-19T09:02:00Z"/>
                <w:rFonts w:ascii="Calibri" w:eastAsia="Times New Roman" w:hAnsi="Calibri" w:cs="Calibri"/>
                <w:color w:val="000000"/>
                <w:sz w:val="22"/>
                <w:szCs w:val="22"/>
                <w:bdr w:val="none" w:sz="0" w:space="0" w:color="auto"/>
              </w:rPr>
            </w:pPr>
            <w:ins w:id="1289"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BFBFBF" w:fill="BFBFBF"/>
            <w:noWrap/>
            <w:vAlign w:val="bottom"/>
            <w:hideMark/>
          </w:tcPr>
          <w:p w14:paraId="5E46192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90" w:author="Office" w:date="2025-09-19T11:02:00Z" w16du:dateUtc="2025-09-19T09:02:00Z"/>
                <w:rFonts w:ascii="Calibri" w:eastAsia="Times New Roman" w:hAnsi="Calibri" w:cs="Calibri"/>
                <w:color w:val="000000"/>
                <w:sz w:val="22"/>
                <w:szCs w:val="22"/>
                <w:bdr w:val="none" w:sz="0" w:space="0" w:color="auto"/>
              </w:rPr>
            </w:pPr>
            <w:ins w:id="1291"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1" w:type="dxa"/>
            <w:tcBorders>
              <w:top w:val="nil"/>
              <w:left w:val="single" w:sz="4" w:space="0" w:color="000000"/>
              <w:bottom w:val="nil"/>
              <w:right w:val="nil"/>
            </w:tcBorders>
            <w:shd w:val="clear" w:color="F2F2F2" w:fill="F2F2F2"/>
            <w:noWrap/>
            <w:vAlign w:val="bottom"/>
            <w:hideMark/>
          </w:tcPr>
          <w:p w14:paraId="4240B2F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92" w:author="Office" w:date="2025-09-19T11:02:00Z" w16du:dateUtc="2025-09-19T09:02:00Z"/>
                <w:rFonts w:ascii="Calibri" w:eastAsia="Times New Roman" w:hAnsi="Calibri" w:cs="Calibri"/>
                <w:color w:val="000000"/>
                <w:sz w:val="22"/>
                <w:szCs w:val="22"/>
                <w:bdr w:val="none" w:sz="0" w:space="0" w:color="auto"/>
              </w:rPr>
            </w:pPr>
            <w:ins w:id="1293" w:author="Office" w:date="2025-09-19T11:02:00Z" w16du:dateUtc="2025-09-19T09:02:00Z">
              <w:r w:rsidRPr="00EA2502">
                <w:rPr>
                  <w:rFonts w:ascii="Calibri" w:eastAsia="Times New Roman" w:hAnsi="Calibri" w:cs="Calibri"/>
                  <w:color w:val="000000"/>
                  <w:sz w:val="22"/>
                  <w:szCs w:val="22"/>
                  <w:bdr w:val="none" w:sz="0" w:space="0" w:color="auto"/>
                </w:rPr>
                <w:t>2</w:t>
              </w:r>
            </w:ins>
          </w:p>
        </w:tc>
        <w:tc>
          <w:tcPr>
            <w:tcW w:w="401" w:type="dxa"/>
            <w:tcBorders>
              <w:top w:val="nil"/>
              <w:left w:val="nil"/>
              <w:bottom w:val="nil"/>
              <w:right w:val="nil"/>
            </w:tcBorders>
            <w:shd w:val="clear" w:color="F2F2F2" w:fill="F2F2F2"/>
            <w:noWrap/>
            <w:vAlign w:val="bottom"/>
            <w:hideMark/>
          </w:tcPr>
          <w:p w14:paraId="471E322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94" w:author="Office" w:date="2025-09-19T11:02:00Z" w16du:dateUtc="2025-09-19T09:02:00Z"/>
                <w:rFonts w:ascii="Calibri" w:eastAsia="Times New Roman" w:hAnsi="Calibri" w:cs="Calibri"/>
                <w:color w:val="000000"/>
                <w:sz w:val="22"/>
                <w:szCs w:val="22"/>
                <w:bdr w:val="none" w:sz="0" w:space="0" w:color="auto"/>
              </w:rPr>
            </w:pPr>
            <w:ins w:id="1295"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645" w:type="dxa"/>
            <w:tcBorders>
              <w:top w:val="nil"/>
              <w:left w:val="nil"/>
              <w:bottom w:val="nil"/>
              <w:right w:val="nil"/>
            </w:tcBorders>
            <w:shd w:val="clear" w:color="BFBFBF" w:fill="BFBFBF"/>
            <w:noWrap/>
            <w:vAlign w:val="bottom"/>
            <w:hideMark/>
          </w:tcPr>
          <w:p w14:paraId="6C76D12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96" w:author="Office" w:date="2025-09-19T11:02:00Z" w16du:dateUtc="2025-09-19T09:02:00Z"/>
                <w:rFonts w:ascii="Calibri" w:eastAsia="Times New Roman" w:hAnsi="Calibri" w:cs="Calibri"/>
                <w:color w:val="000000"/>
                <w:sz w:val="22"/>
                <w:szCs w:val="22"/>
                <w:bdr w:val="none" w:sz="0" w:space="0" w:color="auto"/>
              </w:rPr>
            </w:pPr>
            <w:ins w:id="1297" w:author="Office" w:date="2025-09-19T11:02:00Z" w16du:dateUtc="2025-09-19T09:02:00Z">
              <w:r w:rsidRPr="00EA2502">
                <w:rPr>
                  <w:rFonts w:ascii="Calibri" w:eastAsia="Times New Roman" w:hAnsi="Calibri" w:cs="Calibri"/>
                  <w:color w:val="000000"/>
                  <w:sz w:val="22"/>
                  <w:szCs w:val="22"/>
                  <w:bdr w:val="none" w:sz="0" w:space="0" w:color="auto"/>
                </w:rPr>
                <w:t>10</w:t>
              </w:r>
            </w:ins>
          </w:p>
        </w:tc>
        <w:tc>
          <w:tcPr>
            <w:tcW w:w="393" w:type="dxa"/>
            <w:tcBorders>
              <w:top w:val="nil"/>
              <w:left w:val="nil"/>
              <w:bottom w:val="nil"/>
              <w:right w:val="nil"/>
            </w:tcBorders>
            <w:shd w:val="clear" w:color="BFBFBF" w:fill="BFBFBF"/>
            <w:noWrap/>
            <w:vAlign w:val="bottom"/>
            <w:hideMark/>
          </w:tcPr>
          <w:p w14:paraId="25423D2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298" w:author="Office" w:date="2025-09-19T11:02:00Z" w16du:dateUtc="2025-09-19T09:02:00Z"/>
                <w:rFonts w:ascii="Calibri" w:eastAsia="Times New Roman" w:hAnsi="Calibri" w:cs="Calibri"/>
                <w:color w:val="000000"/>
                <w:sz w:val="22"/>
                <w:szCs w:val="22"/>
                <w:bdr w:val="none" w:sz="0" w:space="0" w:color="auto"/>
              </w:rPr>
            </w:pPr>
            <w:ins w:id="1299"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F2F2F2" w:fill="F2F2F2"/>
            <w:noWrap/>
            <w:vAlign w:val="bottom"/>
            <w:hideMark/>
          </w:tcPr>
          <w:p w14:paraId="7930CA5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00" w:author="Office" w:date="2025-09-19T11:02:00Z" w16du:dateUtc="2025-09-19T09:02:00Z"/>
                <w:rFonts w:ascii="Calibri" w:eastAsia="Times New Roman" w:hAnsi="Calibri" w:cs="Calibri"/>
                <w:color w:val="000000"/>
                <w:sz w:val="22"/>
                <w:szCs w:val="22"/>
                <w:bdr w:val="none" w:sz="0" w:space="0" w:color="auto"/>
              </w:rPr>
            </w:pPr>
            <w:ins w:id="1301"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28" w:type="dxa"/>
            <w:tcBorders>
              <w:top w:val="nil"/>
              <w:left w:val="nil"/>
              <w:bottom w:val="nil"/>
              <w:right w:val="nil"/>
            </w:tcBorders>
            <w:shd w:val="clear" w:color="F2F2F2" w:fill="F2F2F2"/>
            <w:noWrap/>
            <w:vAlign w:val="bottom"/>
            <w:hideMark/>
          </w:tcPr>
          <w:p w14:paraId="5FD08A1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02" w:author="Office" w:date="2025-09-19T11:02:00Z" w16du:dateUtc="2025-09-19T09:02:00Z"/>
                <w:rFonts w:ascii="Calibri" w:eastAsia="Times New Roman" w:hAnsi="Calibri" w:cs="Calibri"/>
                <w:color w:val="000000"/>
                <w:sz w:val="22"/>
                <w:szCs w:val="22"/>
                <w:bdr w:val="none" w:sz="0" w:space="0" w:color="auto"/>
              </w:rPr>
            </w:pPr>
            <w:ins w:id="1303"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single" w:sz="4" w:space="0" w:color="000000"/>
              <w:bottom w:val="nil"/>
              <w:right w:val="nil"/>
            </w:tcBorders>
            <w:shd w:val="clear" w:color="BFBFBF" w:fill="BFBFBF"/>
            <w:noWrap/>
            <w:vAlign w:val="bottom"/>
            <w:hideMark/>
          </w:tcPr>
          <w:p w14:paraId="5E4F27B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04" w:author="Office" w:date="2025-09-19T11:02:00Z" w16du:dateUtc="2025-09-19T09:02:00Z"/>
                <w:rFonts w:ascii="Calibri" w:eastAsia="Times New Roman" w:hAnsi="Calibri" w:cs="Calibri"/>
                <w:color w:val="000000"/>
                <w:sz w:val="22"/>
                <w:szCs w:val="22"/>
                <w:bdr w:val="none" w:sz="0" w:space="0" w:color="auto"/>
              </w:rPr>
            </w:pPr>
            <w:ins w:id="1305" w:author="Office" w:date="2025-09-19T11:02:00Z" w16du:dateUtc="2025-09-19T09:02:00Z">
              <w:r w:rsidRPr="00EA2502">
                <w:rPr>
                  <w:rFonts w:ascii="Calibri" w:eastAsia="Times New Roman" w:hAnsi="Calibri" w:cs="Calibri"/>
                  <w:color w:val="000000"/>
                  <w:sz w:val="22"/>
                  <w:szCs w:val="22"/>
                  <w:bdr w:val="none" w:sz="0" w:space="0" w:color="auto"/>
                </w:rPr>
                <w:t>2</w:t>
              </w:r>
            </w:ins>
          </w:p>
        </w:tc>
        <w:tc>
          <w:tcPr>
            <w:tcW w:w="407" w:type="dxa"/>
            <w:tcBorders>
              <w:top w:val="nil"/>
              <w:left w:val="nil"/>
              <w:bottom w:val="nil"/>
              <w:right w:val="nil"/>
            </w:tcBorders>
            <w:shd w:val="clear" w:color="BFBFBF" w:fill="BFBFBF"/>
            <w:noWrap/>
            <w:vAlign w:val="bottom"/>
            <w:hideMark/>
          </w:tcPr>
          <w:p w14:paraId="1DB385A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06" w:author="Office" w:date="2025-09-19T11:02:00Z" w16du:dateUtc="2025-09-19T09:02:00Z"/>
                <w:rFonts w:ascii="Calibri" w:eastAsia="Times New Roman" w:hAnsi="Calibri" w:cs="Calibri"/>
                <w:color w:val="000000"/>
                <w:sz w:val="22"/>
                <w:szCs w:val="22"/>
                <w:bdr w:val="none" w:sz="0" w:space="0" w:color="auto"/>
              </w:rPr>
            </w:pPr>
            <w:ins w:id="1307" w:author="Office" w:date="2025-09-19T11:02:00Z" w16du:dateUtc="2025-09-19T09:02:00Z">
              <w:r w:rsidRPr="00EA2502">
                <w:rPr>
                  <w:rFonts w:ascii="Calibri" w:eastAsia="Times New Roman" w:hAnsi="Calibri" w:cs="Calibri"/>
                  <w:color w:val="000000"/>
                  <w:sz w:val="22"/>
                  <w:szCs w:val="22"/>
                  <w:bdr w:val="none" w:sz="0" w:space="0" w:color="auto"/>
                </w:rPr>
                <w:t>6</w:t>
              </w:r>
            </w:ins>
          </w:p>
        </w:tc>
        <w:tc>
          <w:tcPr>
            <w:tcW w:w="407" w:type="dxa"/>
            <w:tcBorders>
              <w:top w:val="nil"/>
              <w:left w:val="nil"/>
              <w:bottom w:val="nil"/>
              <w:right w:val="nil"/>
            </w:tcBorders>
            <w:shd w:val="clear" w:color="F2F2F2" w:fill="F2F2F2"/>
            <w:noWrap/>
            <w:vAlign w:val="bottom"/>
            <w:hideMark/>
          </w:tcPr>
          <w:p w14:paraId="0B1A256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08" w:author="Office" w:date="2025-09-19T11:02:00Z" w16du:dateUtc="2025-09-19T09:02:00Z"/>
                <w:rFonts w:ascii="Calibri" w:eastAsia="Times New Roman" w:hAnsi="Calibri" w:cs="Calibri"/>
                <w:color w:val="000000"/>
                <w:sz w:val="22"/>
                <w:szCs w:val="22"/>
                <w:bdr w:val="none" w:sz="0" w:space="0" w:color="auto"/>
              </w:rPr>
            </w:pPr>
            <w:ins w:id="1309"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nil"/>
              <w:bottom w:val="nil"/>
              <w:right w:val="nil"/>
            </w:tcBorders>
            <w:shd w:val="clear" w:color="F2F2F2" w:fill="F2F2F2"/>
            <w:noWrap/>
            <w:vAlign w:val="bottom"/>
            <w:hideMark/>
          </w:tcPr>
          <w:p w14:paraId="051A28A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10" w:author="Office" w:date="2025-09-19T11:02:00Z" w16du:dateUtc="2025-09-19T09:02:00Z"/>
                <w:rFonts w:ascii="Calibri" w:eastAsia="Times New Roman" w:hAnsi="Calibri" w:cs="Calibri"/>
                <w:color w:val="000000"/>
                <w:sz w:val="22"/>
                <w:szCs w:val="22"/>
                <w:bdr w:val="none" w:sz="0" w:space="0" w:color="auto"/>
              </w:rPr>
            </w:pPr>
            <w:ins w:id="1311"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BFBFBF" w:fill="BFBFBF"/>
            <w:noWrap/>
            <w:vAlign w:val="bottom"/>
            <w:hideMark/>
          </w:tcPr>
          <w:p w14:paraId="5795692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12" w:author="Office" w:date="2025-09-19T11:02:00Z" w16du:dateUtc="2025-09-19T09:02:00Z"/>
                <w:rFonts w:ascii="Calibri" w:eastAsia="Times New Roman" w:hAnsi="Calibri" w:cs="Calibri"/>
                <w:color w:val="000000"/>
                <w:sz w:val="22"/>
                <w:szCs w:val="22"/>
                <w:bdr w:val="none" w:sz="0" w:space="0" w:color="auto"/>
              </w:rPr>
            </w:pPr>
            <w:ins w:id="1313"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BFBFBF" w:fill="BFBFBF"/>
            <w:noWrap/>
            <w:vAlign w:val="bottom"/>
            <w:hideMark/>
          </w:tcPr>
          <w:p w14:paraId="19EFCDA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14" w:author="Office" w:date="2025-09-19T11:02:00Z" w16du:dateUtc="2025-09-19T09:02:00Z"/>
                <w:rFonts w:ascii="Calibri" w:eastAsia="Times New Roman" w:hAnsi="Calibri" w:cs="Calibri"/>
                <w:color w:val="000000"/>
                <w:sz w:val="22"/>
                <w:szCs w:val="22"/>
                <w:bdr w:val="none" w:sz="0" w:space="0" w:color="auto"/>
              </w:rPr>
            </w:pPr>
            <w:ins w:id="1315" w:author="Office" w:date="2025-09-19T11:02:00Z" w16du:dateUtc="2025-09-19T09:02:00Z">
              <w:r w:rsidRPr="00EA2502">
                <w:rPr>
                  <w:rFonts w:ascii="Calibri" w:eastAsia="Times New Roman" w:hAnsi="Calibri" w:cs="Calibri"/>
                  <w:color w:val="000000"/>
                  <w:sz w:val="22"/>
                  <w:szCs w:val="22"/>
                  <w:bdr w:val="none" w:sz="0" w:space="0" w:color="auto"/>
                </w:rPr>
                <w:t>5</w:t>
              </w:r>
            </w:ins>
          </w:p>
        </w:tc>
      </w:tr>
      <w:tr w:rsidR="001951C1" w:rsidRPr="00EA2502" w14:paraId="11B425FB" w14:textId="77777777" w:rsidTr="00F41DE9">
        <w:trPr>
          <w:trHeight w:val="290"/>
          <w:ins w:id="1316" w:author="Office" w:date="2025-09-19T11:02:00Z" w16du:dateUtc="2025-09-19T09:02:00Z"/>
        </w:trPr>
        <w:tc>
          <w:tcPr>
            <w:tcW w:w="1679" w:type="dxa"/>
            <w:tcBorders>
              <w:top w:val="nil"/>
              <w:left w:val="nil"/>
              <w:bottom w:val="nil"/>
              <w:right w:val="nil"/>
            </w:tcBorders>
            <w:shd w:val="clear" w:color="DC5646" w:fill="DC5646"/>
            <w:noWrap/>
            <w:vAlign w:val="bottom"/>
            <w:hideMark/>
          </w:tcPr>
          <w:p w14:paraId="60FD231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317" w:author="Office" w:date="2025-09-19T11:02:00Z" w16du:dateUtc="2025-09-19T09:02:00Z"/>
                <w:rFonts w:ascii="Calibri" w:eastAsia="Times New Roman" w:hAnsi="Calibri" w:cs="Calibri"/>
                <w:color w:val="000000"/>
                <w:sz w:val="22"/>
                <w:szCs w:val="22"/>
                <w:bdr w:val="none" w:sz="0" w:space="0" w:color="auto"/>
              </w:rPr>
            </w:pPr>
            <w:ins w:id="1318" w:author="Office" w:date="2025-09-19T11:02:00Z" w16du:dateUtc="2025-09-19T09:02:00Z">
              <w:r w:rsidRPr="00EA2502">
                <w:rPr>
                  <w:rFonts w:ascii="Calibri" w:eastAsia="Times New Roman" w:hAnsi="Calibri" w:cs="Calibri"/>
                  <w:color w:val="000000"/>
                  <w:sz w:val="22"/>
                  <w:szCs w:val="22"/>
                  <w:bdr w:val="none" w:sz="0" w:space="0" w:color="auto"/>
                </w:rPr>
                <w:t>P. axillaris II</w:t>
              </w:r>
            </w:ins>
          </w:p>
        </w:tc>
        <w:tc>
          <w:tcPr>
            <w:tcW w:w="407" w:type="dxa"/>
            <w:tcBorders>
              <w:top w:val="nil"/>
              <w:left w:val="single" w:sz="4" w:space="0" w:color="000000"/>
              <w:bottom w:val="nil"/>
              <w:right w:val="nil"/>
            </w:tcBorders>
            <w:shd w:val="clear" w:color="F2F2F2" w:fill="F2F2F2"/>
            <w:noWrap/>
            <w:vAlign w:val="bottom"/>
            <w:hideMark/>
          </w:tcPr>
          <w:p w14:paraId="6A38D54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19" w:author="Office" w:date="2025-09-19T11:02:00Z" w16du:dateUtc="2025-09-19T09:02:00Z"/>
                <w:rFonts w:ascii="Calibri" w:eastAsia="Times New Roman" w:hAnsi="Calibri" w:cs="Calibri"/>
                <w:color w:val="000000"/>
                <w:sz w:val="22"/>
                <w:szCs w:val="22"/>
                <w:bdr w:val="none" w:sz="0" w:space="0" w:color="auto"/>
              </w:rPr>
            </w:pPr>
            <w:ins w:id="1320" w:author="Office" w:date="2025-09-19T11:02:00Z" w16du:dateUtc="2025-09-19T09:02:00Z">
              <w:r w:rsidRPr="00EA2502">
                <w:rPr>
                  <w:rFonts w:ascii="Calibri" w:eastAsia="Times New Roman" w:hAnsi="Calibri" w:cs="Calibri"/>
                  <w:color w:val="000000"/>
                  <w:sz w:val="22"/>
                  <w:szCs w:val="22"/>
                  <w:bdr w:val="none" w:sz="0" w:space="0" w:color="auto"/>
                </w:rPr>
                <w:t>2</w:t>
              </w:r>
            </w:ins>
          </w:p>
        </w:tc>
        <w:tc>
          <w:tcPr>
            <w:tcW w:w="407" w:type="dxa"/>
            <w:tcBorders>
              <w:top w:val="nil"/>
              <w:left w:val="nil"/>
              <w:bottom w:val="nil"/>
              <w:right w:val="nil"/>
            </w:tcBorders>
            <w:shd w:val="clear" w:color="F2F2F2" w:fill="F2F2F2"/>
            <w:noWrap/>
            <w:vAlign w:val="bottom"/>
            <w:hideMark/>
          </w:tcPr>
          <w:p w14:paraId="215B7C3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21" w:author="Office" w:date="2025-09-19T11:02:00Z" w16du:dateUtc="2025-09-19T09:02:00Z"/>
                <w:rFonts w:ascii="Calibri" w:eastAsia="Times New Roman" w:hAnsi="Calibri" w:cs="Calibri"/>
                <w:color w:val="000000"/>
                <w:sz w:val="22"/>
                <w:szCs w:val="22"/>
                <w:bdr w:val="none" w:sz="0" w:space="0" w:color="auto"/>
              </w:rPr>
            </w:pPr>
            <w:ins w:id="1322"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07" w:type="dxa"/>
            <w:tcBorders>
              <w:top w:val="nil"/>
              <w:left w:val="nil"/>
              <w:bottom w:val="nil"/>
              <w:right w:val="nil"/>
            </w:tcBorders>
            <w:shd w:val="clear" w:color="BFBFBF" w:fill="BFBFBF"/>
            <w:noWrap/>
            <w:vAlign w:val="bottom"/>
            <w:hideMark/>
          </w:tcPr>
          <w:p w14:paraId="4DB8CE8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23" w:author="Office" w:date="2025-09-19T11:02:00Z" w16du:dateUtc="2025-09-19T09:02:00Z"/>
                <w:rFonts w:ascii="Calibri" w:eastAsia="Times New Roman" w:hAnsi="Calibri" w:cs="Calibri"/>
                <w:color w:val="000000"/>
                <w:sz w:val="22"/>
                <w:szCs w:val="22"/>
                <w:bdr w:val="none" w:sz="0" w:space="0" w:color="auto"/>
              </w:rPr>
            </w:pPr>
            <w:ins w:id="1324"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nil"/>
              <w:bottom w:val="nil"/>
              <w:right w:val="nil"/>
            </w:tcBorders>
            <w:shd w:val="clear" w:color="BFBFBF" w:fill="BFBFBF"/>
            <w:noWrap/>
            <w:vAlign w:val="bottom"/>
            <w:hideMark/>
          </w:tcPr>
          <w:p w14:paraId="45D8D42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25" w:author="Office" w:date="2025-09-19T11:02:00Z" w16du:dateUtc="2025-09-19T09:02:00Z"/>
                <w:rFonts w:ascii="Calibri" w:eastAsia="Times New Roman" w:hAnsi="Calibri" w:cs="Calibri"/>
                <w:color w:val="000000"/>
                <w:sz w:val="22"/>
                <w:szCs w:val="22"/>
                <w:bdr w:val="none" w:sz="0" w:space="0" w:color="auto"/>
              </w:rPr>
            </w:pPr>
            <w:ins w:id="1326"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F2F2F2" w:fill="F2F2F2"/>
            <w:noWrap/>
            <w:vAlign w:val="bottom"/>
            <w:hideMark/>
          </w:tcPr>
          <w:p w14:paraId="2A4EFF2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27" w:author="Office" w:date="2025-09-19T11:02:00Z" w16du:dateUtc="2025-09-19T09:02:00Z"/>
                <w:rFonts w:ascii="Calibri" w:eastAsia="Times New Roman" w:hAnsi="Calibri" w:cs="Calibri"/>
                <w:color w:val="000000"/>
                <w:sz w:val="22"/>
                <w:szCs w:val="22"/>
                <w:bdr w:val="none" w:sz="0" w:space="0" w:color="auto"/>
              </w:rPr>
            </w:pPr>
            <w:ins w:id="1328"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28" w:type="dxa"/>
            <w:tcBorders>
              <w:top w:val="nil"/>
              <w:left w:val="nil"/>
              <w:bottom w:val="nil"/>
              <w:right w:val="single" w:sz="4" w:space="0" w:color="000000"/>
            </w:tcBorders>
            <w:shd w:val="clear" w:color="F2F2F2" w:fill="F2F2F2"/>
            <w:noWrap/>
            <w:vAlign w:val="bottom"/>
            <w:hideMark/>
          </w:tcPr>
          <w:p w14:paraId="33A077F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29" w:author="Office" w:date="2025-09-19T11:02:00Z" w16du:dateUtc="2025-09-19T09:02:00Z"/>
                <w:rFonts w:ascii="Calibri" w:eastAsia="Times New Roman" w:hAnsi="Calibri" w:cs="Calibri"/>
                <w:color w:val="000000"/>
                <w:sz w:val="22"/>
                <w:szCs w:val="22"/>
                <w:bdr w:val="none" w:sz="0" w:space="0" w:color="auto"/>
              </w:rPr>
            </w:pPr>
            <w:ins w:id="1330"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nil"/>
              <w:bottom w:val="nil"/>
              <w:right w:val="nil"/>
            </w:tcBorders>
            <w:shd w:val="clear" w:color="BFBFBF" w:fill="BFBFBF"/>
            <w:noWrap/>
            <w:vAlign w:val="bottom"/>
            <w:hideMark/>
          </w:tcPr>
          <w:p w14:paraId="2E26A93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31" w:author="Office" w:date="2025-09-19T11:02:00Z" w16du:dateUtc="2025-09-19T09:02:00Z"/>
                <w:rFonts w:ascii="Calibri" w:eastAsia="Times New Roman" w:hAnsi="Calibri" w:cs="Calibri"/>
                <w:color w:val="000000"/>
                <w:sz w:val="22"/>
                <w:szCs w:val="22"/>
                <w:bdr w:val="none" w:sz="0" w:space="0" w:color="auto"/>
              </w:rPr>
            </w:pPr>
            <w:ins w:id="1332" w:author="Office" w:date="2025-09-19T11:02:00Z" w16du:dateUtc="2025-09-19T09:02:00Z">
              <w:r w:rsidRPr="00EA2502">
                <w:rPr>
                  <w:rFonts w:ascii="Calibri" w:eastAsia="Times New Roman" w:hAnsi="Calibri" w:cs="Calibri"/>
                  <w:color w:val="000000"/>
                  <w:sz w:val="22"/>
                  <w:szCs w:val="22"/>
                  <w:bdr w:val="none" w:sz="0" w:space="0" w:color="auto"/>
                </w:rPr>
                <w:t>2</w:t>
              </w:r>
            </w:ins>
          </w:p>
        </w:tc>
        <w:tc>
          <w:tcPr>
            <w:tcW w:w="407" w:type="dxa"/>
            <w:tcBorders>
              <w:top w:val="nil"/>
              <w:left w:val="nil"/>
              <w:bottom w:val="nil"/>
              <w:right w:val="nil"/>
            </w:tcBorders>
            <w:shd w:val="clear" w:color="BFBFBF" w:fill="BFBFBF"/>
            <w:noWrap/>
            <w:vAlign w:val="bottom"/>
            <w:hideMark/>
          </w:tcPr>
          <w:p w14:paraId="1C36EAE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33" w:author="Office" w:date="2025-09-19T11:02:00Z" w16du:dateUtc="2025-09-19T09:02:00Z"/>
                <w:rFonts w:ascii="Calibri" w:eastAsia="Times New Roman" w:hAnsi="Calibri" w:cs="Calibri"/>
                <w:color w:val="000000"/>
                <w:sz w:val="22"/>
                <w:szCs w:val="22"/>
                <w:bdr w:val="none" w:sz="0" w:space="0" w:color="auto"/>
              </w:rPr>
            </w:pPr>
            <w:ins w:id="1334"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07" w:type="dxa"/>
            <w:tcBorders>
              <w:top w:val="nil"/>
              <w:left w:val="nil"/>
              <w:bottom w:val="nil"/>
              <w:right w:val="nil"/>
            </w:tcBorders>
            <w:shd w:val="clear" w:color="F2F2F2" w:fill="F2F2F2"/>
            <w:noWrap/>
            <w:vAlign w:val="bottom"/>
            <w:hideMark/>
          </w:tcPr>
          <w:p w14:paraId="01DDF7F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35" w:author="Office" w:date="2025-09-19T11:02:00Z" w16du:dateUtc="2025-09-19T09:02:00Z"/>
                <w:rFonts w:ascii="Calibri" w:eastAsia="Times New Roman" w:hAnsi="Calibri" w:cs="Calibri"/>
                <w:color w:val="000000"/>
                <w:sz w:val="22"/>
                <w:szCs w:val="22"/>
                <w:bdr w:val="none" w:sz="0" w:space="0" w:color="auto"/>
              </w:rPr>
            </w:pPr>
            <w:ins w:id="1336"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nil"/>
              <w:bottom w:val="nil"/>
              <w:right w:val="nil"/>
            </w:tcBorders>
            <w:shd w:val="clear" w:color="F2F2F2" w:fill="F2F2F2"/>
            <w:noWrap/>
            <w:vAlign w:val="bottom"/>
            <w:hideMark/>
          </w:tcPr>
          <w:p w14:paraId="3B7F392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37" w:author="Office" w:date="2025-09-19T11:02:00Z" w16du:dateUtc="2025-09-19T09:02:00Z"/>
                <w:rFonts w:ascii="Calibri" w:eastAsia="Times New Roman" w:hAnsi="Calibri" w:cs="Calibri"/>
                <w:color w:val="000000"/>
                <w:sz w:val="22"/>
                <w:szCs w:val="22"/>
                <w:bdr w:val="none" w:sz="0" w:space="0" w:color="auto"/>
              </w:rPr>
            </w:pPr>
            <w:ins w:id="1338"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BFBFBF" w:fill="BFBFBF"/>
            <w:noWrap/>
            <w:vAlign w:val="bottom"/>
            <w:hideMark/>
          </w:tcPr>
          <w:p w14:paraId="1ABFF59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39" w:author="Office" w:date="2025-09-19T11:02:00Z" w16du:dateUtc="2025-09-19T09:02:00Z"/>
                <w:rFonts w:ascii="Calibri" w:eastAsia="Times New Roman" w:hAnsi="Calibri" w:cs="Calibri"/>
                <w:color w:val="000000"/>
                <w:sz w:val="22"/>
                <w:szCs w:val="22"/>
                <w:bdr w:val="none" w:sz="0" w:space="0" w:color="auto"/>
              </w:rPr>
            </w:pPr>
            <w:ins w:id="1340"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28" w:type="dxa"/>
            <w:tcBorders>
              <w:top w:val="nil"/>
              <w:left w:val="nil"/>
              <w:bottom w:val="nil"/>
              <w:right w:val="nil"/>
            </w:tcBorders>
            <w:shd w:val="clear" w:color="BFBFBF" w:fill="BFBFBF"/>
            <w:noWrap/>
            <w:vAlign w:val="bottom"/>
            <w:hideMark/>
          </w:tcPr>
          <w:p w14:paraId="513CA43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41" w:author="Office" w:date="2025-09-19T11:02:00Z" w16du:dateUtc="2025-09-19T09:02:00Z"/>
                <w:rFonts w:ascii="Calibri" w:eastAsia="Times New Roman" w:hAnsi="Calibri" w:cs="Calibri"/>
                <w:color w:val="000000"/>
                <w:sz w:val="22"/>
                <w:szCs w:val="22"/>
                <w:bdr w:val="none" w:sz="0" w:space="0" w:color="auto"/>
              </w:rPr>
            </w:pPr>
            <w:ins w:id="1342"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1" w:type="dxa"/>
            <w:tcBorders>
              <w:top w:val="nil"/>
              <w:left w:val="single" w:sz="4" w:space="0" w:color="000000"/>
              <w:bottom w:val="nil"/>
              <w:right w:val="nil"/>
            </w:tcBorders>
            <w:shd w:val="clear" w:color="F2F2F2" w:fill="F2F2F2"/>
            <w:noWrap/>
            <w:vAlign w:val="bottom"/>
            <w:hideMark/>
          </w:tcPr>
          <w:p w14:paraId="1E74214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43" w:author="Office" w:date="2025-09-19T11:02:00Z" w16du:dateUtc="2025-09-19T09:02:00Z"/>
                <w:rFonts w:ascii="Calibri" w:eastAsia="Times New Roman" w:hAnsi="Calibri" w:cs="Calibri"/>
                <w:color w:val="000000"/>
                <w:sz w:val="22"/>
                <w:szCs w:val="22"/>
                <w:bdr w:val="none" w:sz="0" w:space="0" w:color="auto"/>
              </w:rPr>
            </w:pPr>
            <w:ins w:id="1344" w:author="Office" w:date="2025-09-19T11:02:00Z" w16du:dateUtc="2025-09-19T09:02:00Z">
              <w:r w:rsidRPr="00EA2502">
                <w:rPr>
                  <w:rFonts w:ascii="Calibri" w:eastAsia="Times New Roman" w:hAnsi="Calibri" w:cs="Calibri"/>
                  <w:color w:val="000000"/>
                  <w:sz w:val="22"/>
                  <w:szCs w:val="22"/>
                  <w:bdr w:val="none" w:sz="0" w:space="0" w:color="auto"/>
                </w:rPr>
                <w:t>2</w:t>
              </w:r>
            </w:ins>
          </w:p>
        </w:tc>
        <w:tc>
          <w:tcPr>
            <w:tcW w:w="401" w:type="dxa"/>
            <w:tcBorders>
              <w:top w:val="nil"/>
              <w:left w:val="nil"/>
              <w:bottom w:val="nil"/>
              <w:right w:val="nil"/>
            </w:tcBorders>
            <w:shd w:val="clear" w:color="F2F2F2" w:fill="F2F2F2"/>
            <w:noWrap/>
            <w:vAlign w:val="bottom"/>
            <w:hideMark/>
          </w:tcPr>
          <w:p w14:paraId="682D781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45" w:author="Office" w:date="2025-09-19T11:02:00Z" w16du:dateUtc="2025-09-19T09:02:00Z"/>
                <w:rFonts w:ascii="Calibri" w:eastAsia="Times New Roman" w:hAnsi="Calibri" w:cs="Calibri"/>
                <w:color w:val="000000"/>
                <w:sz w:val="22"/>
                <w:szCs w:val="22"/>
                <w:bdr w:val="none" w:sz="0" w:space="0" w:color="auto"/>
              </w:rPr>
            </w:pPr>
            <w:ins w:id="1346"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645" w:type="dxa"/>
            <w:tcBorders>
              <w:top w:val="nil"/>
              <w:left w:val="nil"/>
              <w:bottom w:val="nil"/>
              <w:right w:val="nil"/>
            </w:tcBorders>
            <w:shd w:val="clear" w:color="BFBFBF" w:fill="BFBFBF"/>
            <w:noWrap/>
            <w:vAlign w:val="bottom"/>
            <w:hideMark/>
          </w:tcPr>
          <w:p w14:paraId="3364AEE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47" w:author="Office" w:date="2025-09-19T11:02:00Z" w16du:dateUtc="2025-09-19T09:02:00Z"/>
                <w:rFonts w:ascii="Calibri" w:eastAsia="Times New Roman" w:hAnsi="Calibri" w:cs="Calibri"/>
                <w:color w:val="000000"/>
                <w:sz w:val="22"/>
                <w:szCs w:val="22"/>
                <w:bdr w:val="none" w:sz="0" w:space="0" w:color="auto"/>
              </w:rPr>
            </w:pPr>
            <w:ins w:id="1348" w:author="Office" w:date="2025-09-19T11:02:00Z" w16du:dateUtc="2025-09-19T09:02:00Z">
              <w:r w:rsidRPr="00EA2502">
                <w:rPr>
                  <w:rFonts w:ascii="Calibri" w:eastAsia="Times New Roman" w:hAnsi="Calibri" w:cs="Calibri"/>
                  <w:color w:val="000000"/>
                  <w:sz w:val="22"/>
                  <w:szCs w:val="22"/>
                  <w:bdr w:val="none" w:sz="0" w:space="0" w:color="auto"/>
                </w:rPr>
                <w:t>6</w:t>
              </w:r>
            </w:ins>
          </w:p>
        </w:tc>
        <w:tc>
          <w:tcPr>
            <w:tcW w:w="393" w:type="dxa"/>
            <w:tcBorders>
              <w:top w:val="nil"/>
              <w:left w:val="nil"/>
              <w:bottom w:val="nil"/>
              <w:right w:val="nil"/>
            </w:tcBorders>
            <w:shd w:val="clear" w:color="BFBFBF" w:fill="BFBFBF"/>
            <w:noWrap/>
            <w:vAlign w:val="bottom"/>
            <w:hideMark/>
          </w:tcPr>
          <w:p w14:paraId="38975FC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49" w:author="Office" w:date="2025-09-19T11:02:00Z" w16du:dateUtc="2025-09-19T09:02:00Z"/>
                <w:rFonts w:ascii="Calibri" w:eastAsia="Times New Roman" w:hAnsi="Calibri" w:cs="Calibri"/>
                <w:color w:val="000000"/>
                <w:sz w:val="22"/>
                <w:szCs w:val="22"/>
                <w:bdr w:val="none" w:sz="0" w:space="0" w:color="auto"/>
              </w:rPr>
            </w:pPr>
            <w:ins w:id="1350" w:author="Office" w:date="2025-09-19T11:02:00Z" w16du:dateUtc="2025-09-19T09:02:00Z">
              <w:r w:rsidRPr="00EA2502">
                <w:rPr>
                  <w:rFonts w:ascii="Calibri" w:eastAsia="Times New Roman" w:hAnsi="Calibri" w:cs="Calibri"/>
                  <w:color w:val="000000"/>
                  <w:sz w:val="22"/>
                  <w:szCs w:val="22"/>
                  <w:bdr w:val="none" w:sz="0" w:space="0" w:color="auto"/>
                </w:rPr>
                <w:t>6</w:t>
              </w:r>
            </w:ins>
          </w:p>
        </w:tc>
        <w:tc>
          <w:tcPr>
            <w:tcW w:w="428" w:type="dxa"/>
            <w:tcBorders>
              <w:top w:val="nil"/>
              <w:left w:val="nil"/>
              <w:bottom w:val="nil"/>
              <w:right w:val="nil"/>
            </w:tcBorders>
            <w:shd w:val="clear" w:color="F2F2F2" w:fill="F2F2F2"/>
            <w:noWrap/>
            <w:vAlign w:val="bottom"/>
            <w:hideMark/>
          </w:tcPr>
          <w:p w14:paraId="224289D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51" w:author="Office" w:date="2025-09-19T11:02:00Z" w16du:dateUtc="2025-09-19T09:02:00Z"/>
                <w:rFonts w:ascii="Calibri" w:eastAsia="Times New Roman" w:hAnsi="Calibri" w:cs="Calibri"/>
                <w:color w:val="000000"/>
                <w:sz w:val="22"/>
                <w:szCs w:val="22"/>
                <w:bdr w:val="none" w:sz="0" w:space="0" w:color="auto"/>
              </w:rPr>
            </w:pPr>
            <w:ins w:id="1352" w:author="Office" w:date="2025-09-19T11:02:00Z" w16du:dateUtc="2025-09-19T09:02:00Z">
              <w:r w:rsidRPr="00EA2502">
                <w:rPr>
                  <w:rFonts w:ascii="Calibri" w:eastAsia="Times New Roman" w:hAnsi="Calibri" w:cs="Calibri"/>
                  <w:color w:val="000000"/>
                  <w:sz w:val="22"/>
                  <w:szCs w:val="22"/>
                  <w:bdr w:val="none" w:sz="0" w:space="0" w:color="auto"/>
                </w:rPr>
                <w:t>8</w:t>
              </w:r>
            </w:ins>
          </w:p>
        </w:tc>
        <w:tc>
          <w:tcPr>
            <w:tcW w:w="428" w:type="dxa"/>
            <w:tcBorders>
              <w:top w:val="nil"/>
              <w:left w:val="nil"/>
              <w:bottom w:val="nil"/>
              <w:right w:val="nil"/>
            </w:tcBorders>
            <w:shd w:val="clear" w:color="F2F2F2" w:fill="F2F2F2"/>
            <w:noWrap/>
            <w:vAlign w:val="bottom"/>
            <w:hideMark/>
          </w:tcPr>
          <w:p w14:paraId="6DB0006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53" w:author="Office" w:date="2025-09-19T11:02:00Z" w16du:dateUtc="2025-09-19T09:02:00Z"/>
                <w:rFonts w:ascii="Calibri" w:eastAsia="Times New Roman" w:hAnsi="Calibri" w:cs="Calibri"/>
                <w:color w:val="000000"/>
                <w:sz w:val="22"/>
                <w:szCs w:val="22"/>
                <w:bdr w:val="none" w:sz="0" w:space="0" w:color="auto"/>
              </w:rPr>
            </w:pPr>
            <w:ins w:id="1354"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single" w:sz="4" w:space="0" w:color="000000"/>
              <w:bottom w:val="nil"/>
              <w:right w:val="nil"/>
            </w:tcBorders>
            <w:shd w:val="clear" w:color="BFBFBF" w:fill="BFBFBF"/>
            <w:noWrap/>
            <w:vAlign w:val="bottom"/>
            <w:hideMark/>
          </w:tcPr>
          <w:p w14:paraId="140C922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55" w:author="Office" w:date="2025-09-19T11:02:00Z" w16du:dateUtc="2025-09-19T09:02:00Z"/>
                <w:rFonts w:ascii="Calibri" w:eastAsia="Times New Roman" w:hAnsi="Calibri" w:cs="Calibri"/>
                <w:color w:val="000000"/>
                <w:sz w:val="22"/>
                <w:szCs w:val="22"/>
                <w:bdr w:val="none" w:sz="0" w:space="0" w:color="auto"/>
              </w:rPr>
            </w:pPr>
            <w:ins w:id="1356" w:author="Office" w:date="2025-09-19T11:02:00Z" w16du:dateUtc="2025-09-19T09:02:00Z">
              <w:r w:rsidRPr="00EA2502">
                <w:rPr>
                  <w:rFonts w:ascii="Calibri" w:eastAsia="Times New Roman" w:hAnsi="Calibri" w:cs="Calibri"/>
                  <w:color w:val="000000"/>
                  <w:sz w:val="22"/>
                  <w:szCs w:val="22"/>
                  <w:bdr w:val="none" w:sz="0" w:space="0" w:color="auto"/>
                </w:rPr>
                <w:t>2</w:t>
              </w:r>
            </w:ins>
          </w:p>
        </w:tc>
        <w:tc>
          <w:tcPr>
            <w:tcW w:w="407" w:type="dxa"/>
            <w:tcBorders>
              <w:top w:val="nil"/>
              <w:left w:val="nil"/>
              <w:bottom w:val="nil"/>
              <w:right w:val="nil"/>
            </w:tcBorders>
            <w:shd w:val="clear" w:color="BFBFBF" w:fill="BFBFBF"/>
            <w:noWrap/>
            <w:vAlign w:val="bottom"/>
            <w:hideMark/>
          </w:tcPr>
          <w:p w14:paraId="41501CD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57" w:author="Office" w:date="2025-09-19T11:02:00Z" w16du:dateUtc="2025-09-19T09:02:00Z"/>
                <w:rFonts w:ascii="Calibri" w:eastAsia="Times New Roman" w:hAnsi="Calibri" w:cs="Calibri"/>
                <w:color w:val="000000"/>
                <w:sz w:val="22"/>
                <w:szCs w:val="22"/>
                <w:bdr w:val="none" w:sz="0" w:space="0" w:color="auto"/>
              </w:rPr>
            </w:pPr>
            <w:ins w:id="1358" w:author="Office" w:date="2025-09-19T11:02:00Z" w16du:dateUtc="2025-09-19T09:02:00Z">
              <w:r w:rsidRPr="00EA2502">
                <w:rPr>
                  <w:rFonts w:ascii="Calibri" w:eastAsia="Times New Roman" w:hAnsi="Calibri" w:cs="Calibri"/>
                  <w:color w:val="000000"/>
                  <w:sz w:val="22"/>
                  <w:szCs w:val="22"/>
                  <w:bdr w:val="none" w:sz="0" w:space="0" w:color="auto"/>
                </w:rPr>
                <w:t>6</w:t>
              </w:r>
            </w:ins>
          </w:p>
        </w:tc>
        <w:tc>
          <w:tcPr>
            <w:tcW w:w="407" w:type="dxa"/>
            <w:tcBorders>
              <w:top w:val="nil"/>
              <w:left w:val="nil"/>
              <w:bottom w:val="nil"/>
              <w:right w:val="nil"/>
            </w:tcBorders>
            <w:shd w:val="clear" w:color="F2F2F2" w:fill="F2F2F2"/>
            <w:noWrap/>
            <w:vAlign w:val="bottom"/>
            <w:hideMark/>
          </w:tcPr>
          <w:p w14:paraId="396E434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59" w:author="Office" w:date="2025-09-19T11:02:00Z" w16du:dateUtc="2025-09-19T09:02:00Z"/>
                <w:rFonts w:ascii="Calibri" w:eastAsia="Times New Roman" w:hAnsi="Calibri" w:cs="Calibri"/>
                <w:color w:val="000000"/>
                <w:sz w:val="22"/>
                <w:szCs w:val="22"/>
                <w:bdr w:val="none" w:sz="0" w:space="0" w:color="auto"/>
              </w:rPr>
            </w:pPr>
            <w:ins w:id="1360"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nil"/>
              <w:bottom w:val="nil"/>
              <w:right w:val="nil"/>
            </w:tcBorders>
            <w:shd w:val="clear" w:color="F2F2F2" w:fill="F2F2F2"/>
            <w:noWrap/>
            <w:vAlign w:val="bottom"/>
            <w:hideMark/>
          </w:tcPr>
          <w:p w14:paraId="56190F2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61" w:author="Office" w:date="2025-09-19T11:02:00Z" w16du:dateUtc="2025-09-19T09:02:00Z"/>
                <w:rFonts w:ascii="Calibri" w:eastAsia="Times New Roman" w:hAnsi="Calibri" w:cs="Calibri"/>
                <w:color w:val="000000"/>
                <w:sz w:val="22"/>
                <w:szCs w:val="22"/>
                <w:bdr w:val="none" w:sz="0" w:space="0" w:color="auto"/>
              </w:rPr>
            </w:pPr>
            <w:ins w:id="1362"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BFBFBF" w:fill="BFBFBF"/>
            <w:noWrap/>
            <w:vAlign w:val="bottom"/>
            <w:hideMark/>
          </w:tcPr>
          <w:p w14:paraId="1A683D9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63" w:author="Office" w:date="2025-09-19T11:02:00Z" w16du:dateUtc="2025-09-19T09:02:00Z"/>
                <w:rFonts w:ascii="Calibri" w:eastAsia="Times New Roman" w:hAnsi="Calibri" w:cs="Calibri"/>
                <w:color w:val="000000"/>
                <w:sz w:val="22"/>
                <w:szCs w:val="22"/>
                <w:bdr w:val="none" w:sz="0" w:space="0" w:color="auto"/>
              </w:rPr>
            </w:pPr>
            <w:ins w:id="1364"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28" w:type="dxa"/>
            <w:tcBorders>
              <w:top w:val="nil"/>
              <w:left w:val="nil"/>
              <w:bottom w:val="nil"/>
              <w:right w:val="nil"/>
            </w:tcBorders>
            <w:shd w:val="clear" w:color="BFBFBF" w:fill="BFBFBF"/>
            <w:noWrap/>
            <w:vAlign w:val="bottom"/>
            <w:hideMark/>
          </w:tcPr>
          <w:p w14:paraId="2C108B1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65" w:author="Office" w:date="2025-09-19T11:02:00Z" w16du:dateUtc="2025-09-19T09:02:00Z"/>
                <w:rFonts w:ascii="Calibri" w:eastAsia="Times New Roman" w:hAnsi="Calibri" w:cs="Calibri"/>
                <w:color w:val="000000"/>
                <w:sz w:val="22"/>
                <w:szCs w:val="22"/>
                <w:bdr w:val="none" w:sz="0" w:space="0" w:color="auto"/>
              </w:rPr>
            </w:pPr>
            <w:ins w:id="1366" w:author="Office" w:date="2025-09-19T11:02:00Z" w16du:dateUtc="2025-09-19T09:02:00Z">
              <w:r w:rsidRPr="00EA2502">
                <w:rPr>
                  <w:rFonts w:ascii="Calibri" w:eastAsia="Times New Roman" w:hAnsi="Calibri" w:cs="Calibri"/>
                  <w:color w:val="000000"/>
                  <w:sz w:val="22"/>
                  <w:szCs w:val="22"/>
                  <w:bdr w:val="none" w:sz="0" w:space="0" w:color="auto"/>
                </w:rPr>
                <w:t>5</w:t>
              </w:r>
            </w:ins>
          </w:p>
        </w:tc>
      </w:tr>
      <w:tr w:rsidR="001951C1" w:rsidRPr="00EA2502" w14:paraId="7DAF19E5" w14:textId="77777777" w:rsidTr="00F41DE9">
        <w:trPr>
          <w:trHeight w:val="290"/>
          <w:ins w:id="1367" w:author="Office" w:date="2025-09-19T11:02:00Z" w16du:dateUtc="2025-09-19T09:02:00Z"/>
        </w:trPr>
        <w:tc>
          <w:tcPr>
            <w:tcW w:w="1679" w:type="dxa"/>
            <w:tcBorders>
              <w:top w:val="nil"/>
              <w:left w:val="nil"/>
              <w:bottom w:val="nil"/>
              <w:right w:val="nil"/>
            </w:tcBorders>
            <w:shd w:val="clear" w:color="4792B0" w:fill="4792B0"/>
            <w:noWrap/>
            <w:vAlign w:val="bottom"/>
            <w:hideMark/>
          </w:tcPr>
          <w:p w14:paraId="4721CC0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368" w:author="Office" w:date="2025-09-19T11:02:00Z" w16du:dateUtc="2025-09-19T09:02:00Z"/>
                <w:rFonts w:ascii="Calibri" w:eastAsia="Times New Roman" w:hAnsi="Calibri" w:cs="Calibri"/>
                <w:color w:val="000000"/>
                <w:sz w:val="22"/>
                <w:szCs w:val="22"/>
                <w:bdr w:val="none" w:sz="0" w:space="0" w:color="auto"/>
              </w:rPr>
            </w:pPr>
            <w:ins w:id="1369" w:author="Office" w:date="2025-09-19T11:02:00Z" w16du:dateUtc="2025-09-19T09:02:00Z">
              <w:r w:rsidRPr="00EA2502">
                <w:rPr>
                  <w:rFonts w:ascii="Calibri" w:eastAsia="Times New Roman" w:hAnsi="Calibri" w:cs="Calibri"/>
                  <w:color w:val="000000"/>
                  <w:sz w:val="22"/>
                  <w:szCs w:val="22"/>
                  <w:bdr w:val="none" w:sz="0" w:space="0" w:color="auto"/>
                </w:rPr>
                <w:t xml:space="preserve">P. </w:t>
              </w:r>
              <w:proofErr w:type="spellStart"/>
              <w:r w:rsidRPr="00EA2502">
                <w:rPr>
                  <w:rFonts w:ascii="Calibri" w:eastAsia="Times New Roman" w:hAnsi="Calibri" w:cs="Calibri"/>
                  <w:color w:val="000000"/>
                  <w:sz w:val="22"/>
                  <w:szCs w:val="22"/>
                  <w:bdr w:val="none" w:sz="0" w:space="0" w:color="auto"/>
                </w:rPr>
                <w:t>inflata</w:t>
              </w:r>
              <w:proofErr w:type="spellEnd"/>
            </w:ins>
          </w:p>
        </w:tc>
        <w:tc>
          <w:tcPr>
            <w:tcW w:w="407" w:type="dxa"/>
            <w:tcBorders>
              <w:top w:val="nil"/>
              <w:left w:val="single" w:sz="4" w:space="0" w:color="000000"/>
              <w:bottom w:val="nil"/>
              <w:right w:val="nil"/>
            </w:tcBorders>
            <w:shd w:val="clear" w:color="F2F2F2" w:fill="F2F2F2"/>
            <w:noWrap/>
            <w:vAlign w:val="bottom"/>
            <w:hideMark/>
          </w:tcPr>
          <w:p w14:paraId="769BF03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70" w:author="Office" w:date="2025-09-19T11:02:00Z" w16du:dateUtc="2025-09-19T09:02:00Z"/>
                <w:rFonts w:ascii="Calibri" w:eastAsia="Times New Roman" w:hAnsi="Calibri" w:cs="Calibri"/>
                <w:color w:val="000000"/>
                <w:sz w:val="22"/>
                <w:szCs w:val="22"/>
                <w:bdr w:val="none" w:sz="0" w:space="0" w:color="auto"/>
              </w:rPr>
            </w:pPr>
            <w:ins w:id="1371" w:author="Office" w:date="2025-09-19T11:02:00Z" w16du:dateUtc="2025-09-19T09:02:00Z">
              <w:r w:rsidRPr="00EA2502">
                <w:rPr>
                  <w:rFonts w:ascii="Calibri" w:eastAsia="Times New Roman" w:hAnsi="Calibri" w:cs="Calibri"/>
                  <w:color w:val="000000"/>
                  <w:sz w:val="22"/>
                  <w:szCs w:val="22"/>
                  <w:bdr w:val="none" w:sz="0" w:space="0" w:color="auto"/>
                </w:rPr>
                <w:t>2</w:t>
              </w:r>
            </w:ins>
          </w:p>
        </w:tc>
        <w:tc>
          <w:tcPr>
            <w:tcW w:w="407" w:type="dxa"/>
            <w:tcBorders>
              <w:top w:val="nil"/>
              <w:left w:val="nil"/>
              <w:bottom w:val="nil"/>
              <w:right w:val="nil"/>
            </w:tcBorders>
            <w:shd w:val="clear" w:color="F2F2F2" w:fill="F2F2F2"/>
            <w:noWrap/>
            <w:vAlign w:val="bottom"/>
            <w:hideMark/>
          </w:tcPr>
          <w:p w14:paraId="575B747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72" w:author="Office" w:date="2025-09-19T11:02:00Z" w16du:dateUtc="2025-09-19T09:02:00Z"/>
                <w:rFonts w:ascii="Calibri" w:eastAsia="Times New Roman" w:hAnsi="Calibri" w:cs="Calibri"/>
                <w:color w:val="000000"/>
                <w:sz w:val="22"/>
                <w:szCs w:val="22"/>
                <w:bdr w:val="none" w:sz="0" w:space="0" w:color="auto"/>
              </w:rPr>
            </w:pPr>
            <w:ins w:id="1373"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07" w:type="dxa"/>
            <w:tcBorders>
              <w:top w:val="nil"/>
              <w:left w:val="nil"/>
              <w:bottom w:val="nil"/>
              <w:right w:val="nil"/>
            </w:tcBorders>
            <w:shd w:val="clear" w:color="BFBFBF" w:fill="BFBFBF"/>
            <w:noWrap/>
            <w:vAlign w:val="bottom"/>
            <w:hideMark/>
          </w:tcPr>
          <w:p w14:paraId="6A9047F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74" w:author="Office" w:date="2025-09-19T11:02:00Z" w16du:dateUtc="2025-09-19T09:02:00Z"/>
                <w:rFonts w:ascii="Calibri" w:eastAsia="Times New Roman" w:hAnsi="Calibri" w:cs="Calibri"/>
                <w:color w:val="000000"/>
                <w:sz w:val="22"/>
                <w:szCs w:val="22"/>
                <w:bdr w:val="none" w:sz="0" w:space="0" w:color="auto"/>
              </w:rPr>
            </w:pPr>
            <w:ins w:id="1375"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nil"/>
              <w:bottom w:val="nil"/>
              <w:right w:val="nil"/>
            </w:tcBorders>
            <w:shd w:val="clear" w:color="BFBFBF" w:fill="BFBFBF"/>
            <w:noWrap/>
            <w:vAlign w:val="bottom"/>
            <w:hideMark/>
          </w:tcPr>
          <w:p w14:paraId="3C25617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76" w:author="Office" w:date="2025-09-19T11:02:00Z" w16du:dateUtc="2025-09-19T09:02:00Z"/>
                <w:rFonts w:ascii="Calibri" w:eastAsia="Times New Roman" w:hAnsi="Calibri" w:cs="Calibri"/>
                <w:color w:val="000000"/>
                <w:sz w:val="22"/>
                <w:szCs w:val="22"/>
                <w:bdr w:val="none" w:sz="0" w:space="0" w:color="auto"/>
              </w:rPr>
            </w:pPr>
            <w:ins w:id="1377"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F2F2F2" w:fill="F2F2F2"/>
            <w:noWrap/>
            <w:vAlign w:val="bottom"/>
            <w:hideMark/>
          </w:tcPr>
          <w:p w14:paraId="0118D57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78" w:author="Office" w:date="2025-09-19T11:02:00Z" w16du:dateUtc="2025-09-19T09:02:00Z"/>
                <w:rFonts w:ascii="Calibri" w:eastAsia="Times New Roman" w:hAnsi="Calibri" w:cs="Calibri"/>
                <w:color w:val="000000"/>
                <w:sz w:val="22"/>
                <w:szCs w:val="22"/>
                <w:bdr w:val="none" w:sz="0" w:space="0" w:color="auto"/>
              </w:rPr>
            </w:pPr>
            <w:ins w:id="1379"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28" w:type="dxa"/>
            <w:tcBorders>
              <w:top w:val="nil"/>
              <w:left w:val="nil"/>
              <w:bottom w:val="nil"/>
              <w:right w:val="single" w:sz="4" w:space="0" w:color="000000"/>
            </w:tcBorders>
            <w:shd w:val="clear" w:color="F2F2F2" w:fill="F2F2F2"/>
            <w:noWrap/>
            <w:vAlign w:val="bottom"/>
            <w:hideMark/>
          </w:tcPr>
          <w:p w14:paraId="30C1274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80" w:author="Office" w:date="2025-09-19T11:02:00Z" w16du:dateUtc="2025-09-19T09:02:00Z"/>
                <w:rFonts w:ascii="Calibri" w:eastAsia="Times New Roman" w:hAnsi="Calibri" w:cs="Calibri"/>
                <w:color w:val="000000"/>
                <w:sz w:val="22"/>
                <w:szCs w:val="22"/>
                <w:bdr w:val="none" w:sz="0" w:space="0" w:color="auto"/>
              </w:rPr>
            </w:pPr>
            <w:ins w:id="1381"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07" w:type="dxa"/>
            <w:tcBorders>
              <w:top w:val="nil"/>
              <w:left w:val="nil"/>
              <w:bottom w:val="nil"/>
              <w:right w:val="nil"/>
            </w:tcBorders>
            <w:shd w:val="clear" w:color="BFBFBF" w:fill="BFBFBF"/>
            <w:noWrap/>
            <w:vAlign w:val="bottom"/>
            <w:hideMark/>
          </w:tcPr>
          <w:p w14:paraId="7D0C460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82" w:author="Office" w:date="2025-09-19T11:02:00Z" w16du:dateUtc="2025-09-19T09:02:00Z"/>
                <w:rFonts w:ascii="Calibri" w:eastAsia="Times New Roman" w:hAnsi="Calibri" w:cs="Calibri"/>
                <w:color w:val="000000"/>
                <w:sz w:val="22"/>
                <w:szCs w:val="22"/>
                <w:bdr w:val="none" w:sz="0" w:space="0" w:color="auto"/>
              </w:rPr>
            </w:pPr>
            <w:ins w:id="1383" w:author="Office" w:date="2025-09-19T11:02:00Z" w16du:dateUtc="2025-09-19T09:02:00Z">
              <w:r w:rsidRPr="00EA2502">
                <w:rPr>
                  <w:rFonts w:ascii="Calibri" w:eastAsia="Times New Roman" w:hAnsi="Calibri" w:cs="Calibri"/>
                  <w:color w:val="000000"/>
                  <w:sz w:val="22"/>
                  <w:szCs w:val="22"/>
                  <w:bdr w:val="none" w:sz="0" w:space="0" w:color="auto"/>
                </w:rPr>
                <w:t>2</w:t>
              </w:r>
            </w:ins>
          </w:p>
        </w:tc>
        <w:tc>
          <w:tcPr>
            <w:tcW w:w="407" w:type="dxa"/>
            <w:tcBorders>
              <w:top w:val="nil"/>
              <w:left w:val="nil"/>
              <w:bottom w:val="nil"/>
              <w:right w:val="nil"/>
            </w:tcBorders>
            <w:shd w:val="clear" w:color="BFBFBF" w:fill="BFBFBF"/>
            <w:noWrap/>
            <w:vAlign w:val="bottom"/>
            <w:hideMark/>
          </w:tcPr>
          <w:p w14:paraId="5AE7563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84" w:author="Office" w:date="2025-09-19T11:02:00Z" w16du:dateUtc="2025-09-19T09:02:00Z"/>
                <w:rFonts w:ascii="Calibri" w:eastAsia="Times New Roman" w:hAnsi="Calibri" w:cs="Calibri"/>
                <w:color w:val="000000"/>
                <w:sz w:val="22"/>
                <w:szCs w:val="22"/>
                <w:bdr w:val="none" w:sz="0" w:space="0" w:color="auto"/>
              </w:rPr>
            </w:pPr>
            <w:ins w:id="1385"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nil"/>
              <w:bottom w:val="nil"/>
              <w:right w:val="nil"/>
            </w:tcBorders>
            <w:shd w:val="clear" w:color="F2F2F2" w:fill="F2F2F2"/>
            <w:noWrap/>
            <w:vAlign w:val="bottom"/>
            <w:hideMark/>
          </w:tcPr>
          <w:p w14:paraId="77E3722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86" w:author="Office" w:date="2025-09-19T11:02:00Z" w16du:dateUtc="2025-09-19T09:02:00Z"/>
                <w:rFonts w:ascii="Calibri" w:eastAsia="Times New Roman" w:hAnsi="Calibri" w:cs="Calibri"/>
                <w:color w:val="000000"/>
                <w:sz w:val="22"/>
                <w:szCs w:val="22"/>
                <w:bdr w:val="none" w:sz="0" w:space="0" w:color="auto"/>
              </w:rPr>
            </w:pPr>
            <w:ins w:id="1387"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nil"/>
              <w:bottom w:val="nil"/>
              <w:right w:val="nil"/>
            </w:tcBorders>
            <w:shd w:val="clear" w:color="F2F2F2" w:fill="F2F2F2"/>
            <w:noWrap/>
            <w:vAlign w:val="bottom"/>
            <w:hideMark/>
          </w:tcPr>
          <w:p w14:paraId="6B9EBA1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88" w:author="Office" w:date="2025-09-19T11:02:00Z" w16du:dateUtc="2025-09-19T09:02:00Z"/>
                <w:rFonts w:ascii="Calibri" w:eastAsia="Times New Roman" w:hAnsi="Calibri" w:cs="Calibri"/>
                <w:color w:val="000000"/>
                <w:sz w:val="22"/>
                <w:szCs w:val="22"/>
                <w:bdr w:val="none" w:sz="0" w:space="0" w:color="auto"/>
              </w:rPr>
            </w:pPr>
            <w:ins w:id="1389" w:author="Office" w:date="2025-09-19T11:02:00Z" w16du:dateUtc="2025-09-19T09:02:00Z">
              <w:r w:rsidRPr="00EA2502">
                <w:rPr>
                  <w:rFonts w:ascii="Calibri" w:eastAsia="Times New Roman" w:hAnsi="Calibri" w:cs="Calibri"/>
                  <w:color w:val="000000"/>
                  <w:sz w:val="22"/>
                  <w:szCs w:val="22"/>
                  <w:bdr w:val="none" w:sz="0" w:space="0" w:color="auto"/>
                </w:rPr>
                <w:t>6</w:t>
              </w:r>
            </w:ins>
          </w:p>
        </w:tc>
        <w:tc>
          <w:tcPr>
            <w:tcW w:w="428" w:type="dxa"/>
            <w:tcBorders>
              <w:top w:val="nil"/>
              <w:left w:val="nil"/>
              <w:bottom w:val="nil"/>
              <w:right w:val="nil"/>
            </w:tcBorders>
            <w:shd w:val="clear" w:color="BFBFBF" w:fill="BFBFBF"/>
            <w:noWrap/>
            <w:vAlign w:val="bottom"/>
            <w:hideMark/>
          </w:tcPr>
          <w:p w14:paraId="4355536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90" w:author="Office" w:date="2025-09-19T11:02:00Z" w16du:dateUtc="2025-09-19T09:02:00Z"/>
                <w:rFonts w:ascii="Calibri" w:eastAsia="Times New Roman" w:hAnsi="Calibri" w:cs="Calibri"/>
                <w:color w:val="000000"/>
                <w:sz w:val="22"/>
                <w:szCs w:val="22"/>
                <w:bdr w:val="none" w:sz="0" w:space="0" w:color="auto"/>
              </w:rPr>
            </w:pPr>
            <w:ins w:id="1391"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28" w:type="dxa"/>
            <w:tcBorders>
              <w:top w:val="nil"/>
              <w:left w:val="nil"/>
              <w:bottom w:val="nil"/>
              <w:right w:val="nil"/>
            </w:tcBorders>
            <w:shd w:val="clear" w:color="BFBFBF" w:fill="BFBFBF"/>
            <w:noWrap/>
            <w:vAlign w:val="bottom"/>
            <w:hideMark/>
          </w:tcPr>
          <w:p w14:paraId="3B6E656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92" w:author="Office" w:date="2025-09-19T11:02:00Z" w16du:dateUtc="2025-09-19T09:02:00Z"/>
                <w:rFonts w:ascii="Calibri" w:eastAsia="Times New Roman" w:hAnsi="Calibri" w:cs="Calibri"/>
                <w:color w:val="000000"/>
                <w:sz w:val="22"/>
                <w:szCs w:val="22"/>
                <w:bdr w:val="none" w:sz="0" w:space="0" w:color="auto"/>
              </w:rPr>
            </w:pPr>
            <w:ins w:id="1393"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01" w:type="dxa"/>
            <w:tcBorders>
              <w:top w:val="nil"/>
              <w:left w:val="single" w:sz="4" w:space="0" w:color="000000"/>
              <w:bottom w:val="nil"/>
              <w:right w:val="nil"/>
            </w:tcBorders>
            <w:shd w:val="clear" w:color="F2F2F2" w:fill="F2F2F2"/>
            <w:noWrap/>
            <w:vAlign w:val="bottom"/>
            <w:hideMark/>
          </w:tcPr>
          <w:p w14:paraId="1535BE7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94" w:author="Office" w:date="2025-09-19T11:02:00Z" w16du:dateUtc="2025-09-19T09:02:00Z"/>
                <w:rFonts w:ascii="Calibri" w:eastAsia="Times New Roman" w:hAnsi="Calibri" w:cs="Calibri"/>
                <w:color w:val="000000"/>
                <w:sz w:val="22"/>
                <w:szCs w:val="22"/>
                <w:bdr w:val="none" w:sz="0" w:space="0" w:color="auto"/>
              </w:rPr>
            </w:pPr>
            <w:ins w:id="1395" w:author="Office" w:date="2025-09-19T11:02:00Z" w16du:dateUtc="2025-09-19T09:02:00Z">
              <w:r w:rsidRPr="00EA2502">
                <w:rPr>
                  <w:rFonts w:ascii="Calibri" w:eastAsia="Times New Roman" w:hAnsi="Calibri" w:cs="Calibri"/>
                  <w:color w:val="000000"/>
                  <w:sz w:val="22"/>
                  <w:szCs w:val="22"/>
                  <w:bdr w:val="none" w:sz="0" w:space="0" w:color="auto"/>
                </w:rPr>
                <w:t>2</w:t>
              </w:r>
            </w:ins>
          </w:p>
        </w:tc>
        <w:tc>
          <w:tcPr>
            <w:tcW w:w="401" w:type="dxa"/>
            <w:tcBorders>
              <w:top w:val="nil"/>
              <w:left w:val="nil"/>
              <w:bottom w:val="nil"/>
              <w:right w:val="nil"/>
            </w:tcBorders>
            <w:shd w:val="clear" w:color="F2F2F2" w:fill="F2F2F2"/>
            <w:noWrap/>
            <w:vAlign w:val="bottom"/>
            <w:hideMark/>
          </w:tcPr>
          <w:p w14:paraId="49D9D4F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96" w:author="Office" w:date="2025-09-19T11:02:00Z" w16du:dateUtc="2025-09-19T09:02:00Z"/>
                <w:rFonts w:ascii="Calibri" w:eastAsia="Times New Roman" w:hAnsi="Calibri" w:cs="Calibri"/>
                <w:color w:val="000000"/>
                <w:sz w:val="22"/>
                <w:szCs w:val="22"/>
                <w:bdr w:val="none" w:sz="0" w:space="0" w:color="auto"/>
              </w:rPr>
            </w:pPr>
            <w:ins w:id="1397"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645" w:type="dxa"/>
            <w:tcBorders>
              <w:top w:val="nil"/>
              <w:left w:val="nil"/>
              <w:bottom w:val="nil"/>
              <w:right w:val="nil"/>
            </w:tcBorders>
            <w:shd w:val="clear" w:color="BFBFBF" w:fill="BFBFBF"/>
            <w:noWrap/>
            <w:vAlign w:val="bottom"/>
            <w:hideMark/>
          </w:tcPr>
          <w:p w14:paraId="44CB145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398" w:author="Office" w:date="2025-09-19T11:02:00Z" w16du:dateUtc="2025-09-19T09:02:00Z"/>
                <w:rFonts w:ascii="Calibri" w:eastAsia="Times New Roman" w:hAnsi="Calibri" w:cs="Calibri"/>
                <w:color w:val="000000"/>
                <w:sz w:val="22"/>
                <w:szCs w:val="22"/>
                <w:bdr w:val="none" w:sz="0" w:space="0" w:color="auto"/>
              </w:rPr>
            </w:pPr>
            <w:ins w:id="1399"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393" w:type="dxa"/>
            <w:tcBorders>
              <w:top w:val="nil"/>
              <w:left w:val="nil"/>
              <w:bottom w:val="nil"/>
              <w:right w:val="nil"/>
            </w:tcBorders>
            <w:shd w:val="clear" w:color="BFBFBF" w:fill="BFBFBF"/>
            <w:noWrap/>
            <w:vAlign w:val="bottom"/>
            <w:hideMark/>
          </w:tcPr>
          <w:p w14:paraId="3DD831E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00" w:author="Office" w:date="2025-09-19T11:02:00Z" w16du:dateUtc="2025-09-19T09:02:00Z"/>
                <w:rFonts w:ascii="Calibri" w:eastAsia="Times New Roman" w:hAnsi="Calibri" w:cs="Calibri"/>
                <w:color w:val="000000"/>
                <w:sz w:val="22"/>
                <w:szCs w:val="22"/>
                <w:bdr w:val="none" w:sz="0" w:space="0" w:color="auto"/>
              </w:rPr>
            </w:pPr>
            <w:ins w:id="1401" w:author="Office" w:date="2025-09-19T11:02:00Z" w16du:dateUtc="2025-09-19T09:02:00Z">
              <w:r w:rsidRPr="00EA2502">
                <w:rPr>
                  <w:rFonts w:ascii="Calibri" w:eastAsia="Times New Roman" w:hAnsi="Calibri" w:cs="Calibri"/>
                  <w:color w:val="000000"/>
                  <w:sz w:val="22"/>
                  <w:szCs w:val="22"/>
                  <w:bdr w:val="none" w:sz="0" w:space="0" w:color="auto"/>
                </w:rPr>
                <w:t>6</w:t>
              </w:r>
            </w:ins>
          </w:p>
        </w:tc>
        <w:tc>
          <w:tcPr>
            <w:tcW w:w="428" w:type="dxa"/>
            <w:tcBorders>
              <w:top w:val="nil"/>
              <w:left w:val="nil"/>
              <w:bottom w:val="nil"/>
              <w:right w:val="nil"/>
            </w:tcBorders>
            <w:shd w:val="clear" w:color="F2F2F2" w:fill="F2F2F2"/>
            <w:noWrap/>
            <w:vAlign w:val="bottom"/>
            <w:hideMark/>
          </w:tcPr>
          <w:p w14:paraId="2A007FF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02" w:author="Office" w:date="2025-09-19T11:02:00Z" w16du:dateUtc="2025-09-19T09:02:00Z"/>
                <w:rFonts w:ascii="Calibri" w:eastAsia="Times New Roman" w:hAnsi="Calibri" w:cs="Calibri"/>
                <w:color w:val="000000"/>
                <w:sz w:val="22"/>
                <w:szCs w:val="22"/>
                <w:bdr w:val="none" w:sz="0" w:space="0" w:color="auto"/>
              </w:rPr>
            </w:pPr>
            <w:ins w:id="1403"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28" w:type="dxa"/>
            <w:tcBorders>
              <w:top w:val="nil"/>
              <w:left w:val="nil"/>
              <w:bottom w:val="nil"/>
              <w:right w:val="nil"/>
            </w:tcBorders>
            <w:shd w:val="clear" w:color="F2F2F2" w:fill="F2F2F2"/>
            <w:noWrap/>
            <w:vAlign w:val="bottom"/>
            <w:hideMark/>
          </w:tcPr>
          <w:p w14:paraId="703A981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04" w:author="Office" w:date="2025-09-19T11:02:00Z" w16du:dateUtc="2025-09-19T09:02:00Z"/>
                <w:rFonts w:ascii="Calibri" w:eastAsia="Times New Roman" w:hAnsi="Calibri" w:cs="Calibri"/>
                <w:color w:val="000000"/>
                <w:sz w:val="22"/>
                <w:szCs w:val="22"/>
                <w:bdr w:val="none" w:sz="0" w:space="0" w:color="auto"/>
              </w:rPr>
            </w:pPr>
            <w:ins w:id="1405"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single" w:sz="4" w:space="0" w:color="000000"/>
              <w:bottom w:val="nil"/>
              <w:right w:val="nil"/>
            </w:tcBorders>
            <w:shd w:val="clear" w:color="BFBFBF" w:fill="BFBFBF"/>
            <w:noWrap/>
            <w:vAlign w:val="bottom"/>
            <w:hideMark/>
          </w:tcPr>
          <w:p w14:paraId="12E8ED3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06" w:author="Office" w:date="2025-09-19T11:02:00Z" w16du:dateUtc="2025-09-19T09:02:00Z"/>
                <w:rFonts w:ascii="Calibri" w:eastAsia="Times New Roman" w:hAnsi="Calibri" w:cs="Calibri"/>
                <w:color w:val="000000"/>
                <w:sz w:val="22"/>
                <w:szCs w:val="22"/>
                <w:bdr w:val="none" w:sz="0" w:space="0" w:color="auto"/>
              </w:rPr>
            </w:pPr>
            <w:ins w:id="1407" w:author="Office" w:date="2025-09-19T11:02:00Z" w16du:dateUtc="2025-09-19T09:02:00Z">
              <w:r w:rsidRPr="00EA2502">
                <w:rPr>
                  <w:rFonts w:ascii="Calibri" w:eastAsia="Times New Roman" w:hAnsi="Calibri" w:cs="Calibri"/>
                  <w:color w:val="000000"/>
                  <w:sz w:val="22"/>
                  <w:szCs w:val="22"/>
                  <w:bdr w:val="none" w:sz="0" w:space="0" w:color="auto"/>
                </w:rPr>
                <w:t>2</w:t>
              </w:r>
            </w:ins>
          </w:p>
        </w:tc>
        <w:tc>
          <w:tcPr>
            <w:tcW w:w="407" w:type="dxa"/>
            <w:tcBorders>
              <w:top w:val="nil"/>
              <w:left w:val="nil"/>
              <w:bottom w:val="nil"/>
              <w:right w:val="nil"/>
            </w:tcBorders>
            <w:shd w:val="clear" w:color="BFBFBF" w:fill="BFBFBF"/>
            <w:noWrap/>
            <w:vAlign w:val="bottom"/>
            <w:hideMark/>
          </w:tcPr>
          <w:p w14:paraId="0CE1286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08" w:author="Office" w:date="2025-09-19T11:02:00Z" w16du:dateUtc="2025-09-19T09:02:00Z"/>
                <w:rFonts w:ascii="Calibri" w:eastAsia="Times New Roman" w:hAnsi="Calibri" w:cs="Calibri"/>
                <w:color w:val="000000"/>
                <w:sz w:val="22"/>
                <w:szCs w:val="22"/>
                <w:bdr w:val="none" w:sz="0" w:space="0" w:color="auto"/>
              </w:rPr>
            </w:pPr>
            <w:ins w:id="1409" w:author="Office" w:date="2025-09-19T11:02:00Z" w16du:dateUtc="2025-09-19T09:02:00Z">
              <w:r w:rsidRPr="00EA2502">
                <w:rPr>
                  <w:rFonts w:ascii="Calibri" w:eastAsia="Times New Roman" w:hAnsi="Calibri" w:cs="Calibri"/>
                  <w:color w:val="000000"/>
                  <w:sz w:val="22"/>
                  <w:szCs w:val="22"/>
                  <w:bdr w:val="none" w:sz="0" w:space="0" w:color="auto"/>
                </w:rPr>
                <w:t>6</w:t>
              </w:r>
            </w:ins>
          </w:p>
        </w:tc>
        <w:tc>
          <w:tcPr>
            <w:tcW w:w="407" w:type="dxa"/>
            <w:tcBorders>
              <w:top w:val="nil"/>
              <w:left w:val="nil"/>
              <w:bottom w:val="nil"/>
              <w:right w:val="nil"/>
            </w:tcBorders>
            <w:shd w:val="clear" w:color="F2F2F2" w:fill="F2F2F2"/>
            <w:noWrap/>
            <w:vAlign w:val="bottom"/>
            <w:hideMark/>
          </w:tcPr>
          <w:p w14:paraId="34D8C87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10" w:author="Office" w:date="2025-09-19T11:02:00Z" w16du:dateUtc="2025-09-19T09:02:00Z"/>
                <w:rFonts w:ascii="Calibri" w:eastAsia="Times New Roman" w:hAnsi="Calibri" w:cs="Calibri"/>
                <w:color w:val="000000"/>
                <w:sz w:val="22"/>
                <w:szCs w:val="22"/>
                <w:bdr w:val="none" w:sz="0" w:space="0" w:color="auto"/>
              </w:rPr>
            </w:pPr>
            <w:ins w:id="1411"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07" w:type="dxa"/>
            <w:tcBorders>
              <w:top w:val="nil"/>
              <w:left w:val="nil"/>
              <w:bottom w:val="nil"/>
              <w:right w:val="nil"/>
            </w:tcBorders>
            <w:shd w:val="clear" w:color="F2F2F2" w:fill="F2F2F2"/>
            <w:noWrap/>
            <w:vAlign w:val="bottom"/>
            <w:hideMark/>
          </w:tcPr>
          <w:p w14:paraId="7B8E980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12" w:author="Office" w:date="2025-09-19T11:02:00Z" w16du:dateUtc="2025-09-19T09:02:00Z"/>
                <w:rFonts w:ascii="Calibri" w:eastAsia="Times New Roman" w:hAnsi="Calibri" w:cs="Calibri"/>
                <w:color w:val="000000"/>
                <w:sz w:val="22"/>
                <w:szCs w:val="22"/>
                <w:bdr w:val="none" w:sz="0" w:space="0" w:color="auto"/>
              </w:rPr>
            </w:pPr>
            <w:ins w:id="1413"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BFBFBF" w:fill="BFBFBF"/>
            <w:noWrap/>
            <w:vAlign w:val="bottom"/>
            <w:hideMark/>
          </w:tcPr>
          <w:p w14:paraId="286A28F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14" w:author="Office" w:date="2025-09-19T11:02:00Z" w16du:dateUtc="2025-09-19T09:02:00Z"/>
                <w:rFonts w:ascii="Calibri" w:eastAsia="Times New Roman" w:hAnsi="Calibri" w:cs="Calibri"/>
                <w:color w:val="000000"/>
                <w:sz w:val="22"/>
                <w:szCs w:val="22"/>
                <w:bdr w:val="none" w:sz="0" w:space="0" w:color="auto"/>
              </w:rPr>
            </w:pPr>
            <w:ins w:id="1415"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28" w:type="dxa"/>
            <w:tcBorders>
              <w:top w:val="nil"/>
              <w:left w:val="nil"/>
              <w:bottom w:val="nil"/>
              <w:right w:val="nil"/>
            </w:tcBorders>
            <w:shd w:val="clear" w:color="BFBFBF" w:fill="BFBFBF"/>
            <w:noWrap/>
            <w:vAlign w:val="bottom"/>
            <w:hideMark/>
          </w:tcPr>
          <w:p w14:paraId="0BB36ED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16" w:author="Office" w:date="2025-09-19T11:02:00Z" w16du:dateUtc="2025-09-19T09:02:00Z"/>
                <w:rFonts w:ascii="Calibri" w:eastAsia="Times New Roman" w:hAnsi="Calibri" w:cs="Calibri"/>
                <w:color w:val="000000"/>
                <w:sz w:val="22"/>
                <w:szCs w:val="22"/>
                <w:bdr w:val="none" w:sz="0" w:space="0" w:color="auto"/>
              </w:rPr>
            </w:pPr>
            <w:ins w:id="1417" w:author="Office" w:date="2025-09-19T11:02:00Z" w16du:dateUtc="2025-09-19T09:02:00Z">
              <w:r w:rsidRPr="00EA2502">
                <w:rPr>
                  <w:rFonts w:ascii="Calibri" w:eastAsia="Times New Roman" w:hAnsi="Calibri" w:cs="Calibri"/>
                  <w:color w:val="000000"/>
                  <w:sz w:val="22"/>
                  <w:szCs w:val="22"/>
                  <w:bdr w:val="none" w:sz="0" w:space="0" w:color="auto"/>
                </w:rPr>
                <w:t>5</w:t>
              </w:r>
            </w:ins>
          </w:p>
        </w:tc>
      </w:tr>
      <w:tr w:rsidR="001951C1" w:rsidRPr="00EA2502" w14:paraId="5567A27E" w14:textId="77777777" w:rsidTr="00F41DE9">
        <w:trPr>
          <w:trHeight w:val="290"/>
          <w:ins w:id="1418" w:author="Office" w:date="2025-09-19T11:02:00Z" w16du:dateUtc="2025-09-19T09:02:00Z"/>
        </w:trPr>
        <w:tc>
          <w:tcPr>
            <w:tcW w:w="1679" w:type="dxa"/>
            <w:tcBorders>
              <w:top w:val="nil"/>
              <w:left w:val="nil"/>
              <w:bottom w:val="nil"/>
              <w:right w:val="nil"/>
            </w:tcBorders>
            <w:shd w:val="clear" w:color="FDC46D" w:fill="FDC46D"/>
            <w:noWrap/>
            <w:vAlign w:val="bottom"/>
            <w:hideMark/>
          </w:tcPr>
          <w:p w14:paraId="41815B7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419" w:author="Office" w:date="2025-09-19T11:02:00Z" w16du:dateUtc="2025-09-19T09:02:00Z"/>
                <w:rFonts w:ascii="Calibri" w:eastAsia="Times New Roman" w:hAnsi="Calibri" w:cs="Calibri"/>
                <w:color w:val="000000"/>
                <w:sz w:val="22"/>
                <w:szCs w:val="22"/>
                <w:bdr w:val="none" w:sz="0" w:space="0" w:color="auto"/>
              </w:rPr>
            </w:pPr>
            <w:ins w:id="1420" w:author="Office" w:date="2025-09-19T11:02:00Z" w16du:dateUtc="2025-09-19T09:02:00Z">
              <w:r w:rsidRPr="00EA2502">
                <w:rPr>
                  <w:rFonts w:ascii="Calibri" w:eastAsia="Times New Roman" w:hAnsi="Calibri" w:cs="Calibri"/>
                  <w:color w:val="000000"/>
                  <w:sz w:val="22"/>
                  <w:szCs w:val="22"/>
                  <w:bdr w:val="none" w:sz="0" w:space="0" w:color="auto"/>
                </w:rPr>
                <w:t>P. secreta</w:t>
              </w:r>
            </w:ins>
          </w:p>
        </w:tc>
        <w:tc>
          <w:tcPr>
            <w:tcW w:w="407" w:type="dxa"/>
            <w:tcBorders>
              <w:top w:val="nil"/>
              <w:left w:val="single" w:sz="4" w:space="0" w:color="000000"/>
              <w:bottom w:val="nil"/>
              <w:right w:val="nil"/>
            </w:tcBorders>
            <w:shd w:val="clear" w:color="F2F2F2" w:fill="F2F2F2"/>
            <w:noWrap/>
            <w:vAlign w:val="bottom"/>
            <w:hideMark/>
          </w:tcPr>
          <w:p w14:paraId="1A9E555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21" w:author="Office" w:date="2025-09-19T11:02:00Z" w16du:dateUtc="2025-09-19T09:02:00Z"/>
                <w:rFonts w:ascii="Calibri" w:eastAsia="Times New Roman" w:hAnsi="Calibri" w:cs="Calibri"/>
                <w:color w:val="000000"/>
                <w:sz w:val="22"/>
                <w:szCs w:val="22"/>
                <w:bdr w:val="none" w:sz="0" w:space="0" w:color="auto"/>
              </w:rPr>
            </w:pPr>
            <w:ins w:id="1422" w:author="Office" w:date="2025-09-19T11:02:00Z" w16du:dateUtc="2025-09-19T09:02:00Z">
              <w:r w:rsidRPr="00EA2502">
                <w:rPr>
                  <w:rFonts w:ascii="Calibri" w:eastAsia="Times New Roman" w:hAnsi="Calibri" w:cs="Calibri"/>
                  <w:color w:val="000000"/>
                  <w:sz w:val="22"/>
                  <w:szCs w:val="22"/>
                  <w:bdr w:val="none" w:sz="0" w:space="0" w:color="auto"/>
                </w:rPr>
                <w:t>2</w:t>
              </w:r>
            </w:ins>
          </w:p>
        </w:tc>
        <w:tc>
          <w:tcPr>
            <w:tcW w:w="407" w:type="dxa"/>
            <w:tcBorders>
              <w:top w:val="nil"/>
              <w:left w:val="nil"/>
              <w:bottom w:val="nil"/>
              <w:right w:val="nil"/>
            </w:tcBorders>
            <w:shd w:val="clear" w:color="F2F2F2" w:fill="F2F2F2"/>
            <w:noWrap/>
            <w:vAlign w:val="bottom"/>
            <w:hideMark/>
          </w:tcPr>
          <w:p w14:paraId="473BFF0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23" w:author="Office" w:date="2025-09-19T11:02:00Z" w16du:dateUtc="2025-09-19T09:02:00Z"/>
                <w:rFonts w:ascii="Calibri" w:eastAsia="Times New Roman" w:hAnsi="Calibri" w:cs="Calibri"/>
                <w:color w:val="000000"/>
                <w:sz w:val="22"/>
                <w:szCs w:val="22"/>
                <w:bdr w:val="none" w:sz="0" w:space="0" w:color="auto"/>
              </w:rPr>
            </w:pPr>
            <w:ins w:id="1424"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nil"/>
              <w:bottom w:val="nil"/>
              <w:right w:val="nil"/>
            </w:tcBorders>
            <w:shd w:val="clear" w:color="BFBFBF" w:fill="BFBFBF"/>
            <w:noWrap/>
            <w:vAlign w:val="bottom"/>
            <w:hideMark/>
          </w:tcPr>
          <w:p w14:paraId="63B2CFD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25" w:author="Office" w:date="2025-09-19T11:02:00Z" w16du:dateUtc="2025-09-19T09:02:00Z"/>
                <w:rFonts w:ascii="Calibri" w:eastAsia="Times New Roman" w:hAnsi="Calibri" w:cs="Calibri"/>
                <w:color w:val="000000"/>
                <w:sz w:val="22"/>
                <w:szCs w:val="22"/>
                <w:bdr w:val="none" w:sz="0" w:space="0" w:color="auto"/>
              </w:rPr>
            </w:pPr>
            <w:ins w:id="1426"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nil"/>
              <w:bottom w:val="nil"/>
              <w:right w:val="nil"/>
            </w:tcBorders>
            <w:shd w:val="clear" w:color="BFBFBF" w:fill="BFBFBF"/>
            <w:noWrap/>
            <w:vAlign w:val="bottom"/>
            <w:hideMark/>
          </w:tcPr>
          <w:p w14:paraId="5DDD067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27" w:author="Office" w:date="2025-09-19T11:02:00Z" w16du:dateUtc="2025-09-19T09:02:00Z"/>
                <w:rFonts w:ascii="Calibri" w:eastAsia="Times New Roman" w:hAnsi="Calibri" w:cs="Calibri"/>
                <w:color w:val="000000"/>
                <w:sz w:val="22"/>
                <w:szCs w:val="22"/>
                <w:bdr w:val="none" w:sz="0" w:space="0" w:color="auto"/>
              </w:rPr>
            </w:pPr>
            <w:ins w:id="1428"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F2F2F2" w:fill="F2F2F2"/>
            <w:noWrap/>
            <w:vAlign w:val="bottom"/>
            <w:hideMark/>
          </w:tcPr>
          <w:p w14:paraId="034E9B8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29" w:author="Office" w:date="2025-09-19T11:02:00Z" w16du:dateUtc="2025-09-19T09:02:00Z"/>
                <w:rFonts w:ascii="Calibri" w:eastAsia="Times New Roman" w:hAnsi="Calibri" w:cs="Calibri"/>
                <w:color w:val="000000"/>
                <w:sz w:val="22"/>
                <w:szCs w:val="22"/>
                <w:bdr w:val="none" w:sz="0" w:space="0" w:color="auto"/>
              </w:rPr>
            </w:pPr>
            <w:ins w:id="1430" w:author="Office" w:date="2025-09-19T11:02:00Z" w16du:dateUtc="2025-09-19T09:02:00Z">
              <w:r w:rsidRPr="00EA2502">
                <w:rPr>
                  <w:rFonts w:ascii="Calibri" w:eastAsia="Times New Roman" w:hAnsi="Calibri" w:cs="Calibri"/>
                  <w:color w:val="000000"/>
                  <w:sz w:val="22"/>
                  <w:szCs w:val="22"/>
                  <w:bdr w:val="none" w:sz="0" w:space="0" w:color="auto"/>
                </w:rPr>
                <w:t>7</w:t>
              </w:r>
            </w:ins>
          </w:p>
        </w:tc>
        <w:tc>
          <w:tcPr>
            <w:tcW w:w="428" w:type="dxa"/>
            <w:tcBorders>
              <w:top w:val="nil"/>
              <w:left w:val="nil"/>
              <w:bottom w:val="nil"/>
              <w:right w:val="single" w:sz="4" w:space="0" w:color="000000"/>
            </w:tcBorders>
            <w:shd w:val="clear" w:color="F2F2F2" w:fill="F2F2F2"/>
            <w:noWrap/>
            <w:vAlign w:val="bottom"/>
            <w:hideMark/>
          </w:tcPr>
          <w:p w14:paraId="79B1C47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31" w:author="Office" w:date="2025-09-19T11:02:00Z" w16du:dateUtc="2025-09-19T09:02:00Z"/>
                <w:rFonts w:ascii="Calibri" w:eastAsia="Times New Roman" w:hAnsi="Calibri" w:cs="Calibri"/>
                <w:color w:val="000000"/>
                <w:sz w:val="22"/>
                <w:szCs w:val="22"/>
                <w:bdr w:val="none" w:sz="0" w:space="0" w:color="auto"/>
              </w:rPr>
            </w:pPr>
            <w:ins w:id="1432"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07" w:type="dxa"/>
            <w:tcBorders>
              <w:top w:val="nil"/>
              <w:left w:val="nil"/>
              <w:bottom w:val="nil"/>
              <w:right w:val="nil"/>
            </w:tcBorders>
            <w:shd w:val="clear" w:color="BFBFBF" w:fill="BFBFBF"/>
            <w:noWrap/>
            <w:vAlign w:val="bottom"/>
            <w:hideMark/>
          </w:tcPr>
          <w:p w14:paraId="33CAE01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33" w:author="Office" w:date="2025-09-19T11:02:00Z" w16du:dateUtc="2025-09-19T09:02:00Z"/>
                <w:rFonts w:ascii="Calibri" w:eastAsia="Times New Roman" w:hAnsi="Calibri" w:cs="Calibri"/>
                <w:color w:val="000000"/>
                <w:sz w:val="22"/>
                <w:szCs w:val="22"/>
                <w:bdr w:val="none" w:sz="0" w:space="0" w:color="auto"/>
              </w:rPr>
            </w:pPr>
            <w:ins w:id="1434" w:author="Office" w:date="2025-09-19T11:02:00Z" w16du:dateUtc="2025-09-19T09:02:00Z">
              <w:r w:rsidRPr="00EA2502">
                <w:rPr>
                  <w:rFonts w:ascii="Calibri" w:eastAsia="Times New Roman" w:hAnsi="Calibri" w:cs="Calibri"/>
                  <w:color w:val="000000"/>
                  <w:sz w:val="22"/>
                  <w:szCs w:val="22"/>
                  <w:bdr w:val="none" w:sz="0" w:space="0" w:color="auto"/>
                </w:rPr>
                <w:t>2</w:t>
              </w:r>
            </w:ins>
          </w:p>
        </w:tc>
        <w:tc>
          <w:tcPr>
            <w:tcW w:w="407" w:type="dxa"/>
            <w:tcBorders>
              <w:top w:val="nil"/>
              <w:left w:val="nil"/>
              <w:bottom w:val="nil"/>
              <w:right w:val="nil"/>
            </w:tcBorders>
            <w:shd w:val="clear" w:color="BFBFBF" w:fill="BFBFBF"/>
            <w:noWrap/>
            <w:vAlign w:val="bottom"/>
            <w:hideMark/>
          </w:tcPr>
          <w:p w14:paraId="0903176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35" w:author="Office" w:date="2025-09-19T11:02:00Z" w16du:dateUtc="2025-09-19T09:02:00Z"/>
                <w:rFonts w:ascii="Calibri" w:eastAsia="Times New Roman" w:hAnsi="Calibri" w:cs="Calibri"/>
                <w:color w:val="000000"/>
                <w:sz w:val="22"/>
                <w:szCs w:val="22"/>
                <w:bdr w:val="none" w:sz="0" w:space="0" w:color="auto"/>
              </w:rPr>
            </w:pPr>
            <w:ins w:id="1436"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07" w:type="dxa"/>
            <w:tcBorders>
              <w:top w:val="nil"/>
              <w:left w:val="nil"/>
              <w:bottom w:val="nil"/>
              <w:right w:val="nil"/>
            </w:tcBorders>
            <w:shd w:val="clear" w:color="F2F2F2" w:fill="F2F2F2"/>
            <w:noWrap/>
            <w:vAlign w:val="bottom"/>
            <w:hideMark/>
          </w:tcPr>
          <w:p w14:paraId="56A50CA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37" w:author="Office" w:date="2025-09-19T11:02:00Z" w16du:dateUtc="2025-09-19T09:02:00Z"/>
                <w:rFonts w:ascii="Calibri" w:eastAsia="Times New Roman" w:hAnsi="Calibri" w:cs="Calibri"/>
                <w:color w:val="000000"/>
                <w:sz w:val="22"/>
                <w:szCs w:val="22"/>
                <w:bdr w:val="none" w:sz="0" w:space="0" w:color="auto"/>
              </w:rPr>
            </w:pPr>
            <w:ins w:id="1438"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nil"/>
              <w:bottom w:val="nil"/>
              <w:right w:val="nil"/>
            </w:tcBorders>
            <w:shd w:val="clear" w:color="F2F2F2" w:fill="F2F2F2"/>
            <w:noWrap/>
            <w:vAlign w:val="bottom"/>
            <w:hideMark/>
          </w:tcPr>
          <w:p w14:paraId="14E42F4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39" w:author="Office" w:date="2025-09-19T11:02:00Z" w16du:dateUtc="2025-09-19T09:02:00Z"/>
                <w:rFonts w:ascii="Calibri" w:eastAsia="Times New Roman" w:hAnsi="Calibri" w:cs="Calibri"/>
                <w:color w:val="000000"/>
                <w:sz w:val="22"/>
                <w:szCs w:val="22"/>
                <w:bdr w:val="none" w:sz="0" w:space="0" w:color="auto"/>
              </w:rPr>
            </w:pPr>
            <w:ins w:id="1440"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BFBFBF" w:fill="BFBFBF"/>
            <w:noWrap/>
            <w:vAlign w:val="bottom"/>
            <w:hideMark/>
          </w:tcPr>
          <w:p w14:paraId="10F675E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41" w:author="Office" w:date="2025-09-19T11:02:00Z" w16du:dateUtc="2025-09-19T09:02:00Z"/>
                <w:rFonts w:ascii="Calibri" w:eastAsia="Times New Roman" w:hAnsi="Calibri" w:cs="Calibri"/>
                <w:color w:val="000000"/>
                <w:sz w:val="22"/>
                <w:szCs w:val="22"/>
                <w:bdr w:val="none" w:sz="0" w:space="0" w:color="auto"/>
              </w:rPr>
            </w:pPr>
            <w:ins w:id="1442" w:author="Office" w:date="2025-09-19T11:02:00Z" w16du:dateUtc="2025-09-19T09:02:00Z">
              <w:r w:rsidRPr="00EA2502">
                <w:rPr>
                  <w:rFonts w:ascii="Calibri" w:eastAsia="Times New Roman" w:hAnsi="Calibri" w:cs="Calibri"/>
                  <w:color w:val="000000"/>
                  <w:sz w:val="22"/>
                  <w:szCs w:val="22"/>
                  <w:bdr w:val="none" w:sz="0" w:space="0" w:color="auto"/>
                </w:rPr>
                <w:t>6</w:t>
              </w:r>
            </w:ins>
          </w:p>
        </w:tc>
        <w:tc>
          <w:tcPr>
            <w:tcW w:w="428" w:type="dxa"/>
            <w:tcBorders>
              <w:top w:val="nil"/>
              <w:left w:val="nil"/>
              <w:bottom w:val="nil"/>
              <w:right w:val="nil"/>
            </w:tcBorders>
            <w:shd w:val="clear" w:color="BFBFBF" w:fill="BFBFBF"/>
            <w:noWrap/>
            <w:vAlign w:val="bottom"/>
            <w:hideMark/>
          </w:tcPr>
          <w:p w14:paraId="5A1536B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43" w:author="Office" w:date="2025-09-19T11:02:00Z" w16du:dateUtc="2025-09-19T09:02:00Z"/>
                <w:rFonts w:ascii="Calibri" w:eastAsia="Times New Roman" w:hAnsi="Calibri" w:cs="Calibri"/>
                <w:color w:val="000000"/>
                <w:sz w:val="22"/>
                <w:szCs w:val="22"/>
                <w:bdr w:val="none" w:sz="0" w:space="0" w:color="auto"/>
              </w:rPr>
            </w:pPr>
            <w:ins w:id="1444"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01" w:type="dxa"/>
            <w:tcBorders>
              <w:top w:val="nil"/>
              <w:left w:val="single" w:sz="4" w:space="0" w:color="000000"/>
              <w:bottom w:val="nil"/>
              <w:right w:val="nil"/>
            </w:tcBorders>
            <w:shd w:val="clear" w:color="F2F2F2" w:fill="F2F2F2"/>
            <w:noWrap/>
            <w:vAlign w:val="bottom"/>
            <w:hideMark/>
          </w:tcPr>
          <w:p w14:paraId="7AE00B1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45" w:author="Office" w:date="2025-09-19T11:02:00Z" w16du:dateUtc="2025-09-19T09:02:00Z"/>
                <w:rFonts w:ascii="Calibri" w:eastAsia="Times New Roman" w:hAnsi="Calibri" w:cs="Calibri"/>
                <w:color w:val="000000"/>
                <w:sz w:val="22"/>
                <w:szCs w:val="22"/>
                <w:bdr w:val="none" w:sz="0" w:space="0" w:color="auto"/>
              </w:rPr>
            </w:pPr>
            <w:ins w:id="1446" w:author="Office" w:date="2025-09-19T11:02:00Z" w16du:dateUtc="2025-09-19T09:02:00Z">
              <w:r w:rsidRPr="00EA2502">
                <w:rPr>
                  <w:rFonts w:ascii="Calibri" w:eastAsia="Times New Roman" w:hAnsi="Calibri" w:cs="Calibri"/>
                  <w:color w:val="000000"/>
                  <w:sz w:val="22"/>
                  <w:szCs w:val="22"/>
                  <w:bdr w:val="none" w:sz="0" w:space="0" w:color="auto"/>
                </w:rPr>
                <w:t>2</w:t>
              </w:r>
            </w:ins>
          </w:p>
        </w:tc>
        <w:tc>
          <w:tcPr>
            <w:tcW w:w="401" w:type="dxa"/>
            <w:tcBorders>
              <w:top w:val="nil"/>
              <w:left w:val="nil"/>
              <w:bottom w:val="nil"/>
              <w:right w:val="nil"/>
            </w:tcBorders>
            <w:shd w:val="clear" w:color="F2F2F2" w:fill="F2F2F2"/>
            <w:noWrap/>
            <w:vAlign w:val="bottom"/>
            <w:hideMark/>
          </w:tcPr>
          <w:p w14:paraId="0016C66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47" w:author="Office" w:date="2025-09-19T11:02:00Z" w16du:dateUtc="2025-09-19T09:02:00Z"/>
                <w:rFonts w:ascii="Calibri" w:eastAsia="Times New Roman" w:hAnsi="Calibri" w:cs="Calibri"/>
                <w:color w:val="000000"/>
                <w:sz w:val="22"/>
                <w:szCs w:val="22"/>
                <w:bdr w:val="none" w:sz="0" w:space="0" w:color="auto"/>
              </w:rPr>
            </w:pPr>
            <w:ins w:id="1448"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645" w:type="dxa"/>
            <w:tcBorders>
              <w:top w:val="nil"/>
              <w:left w:val="nil"/>
              <w:bottom w:val="nil"/>
              <w:right w:val="nil"/>
            </w:tcBorders>
            <w:shd w:val="clear" w:color="BFBFBF" w:fill="BFBFBF"/>
            <w:noWrap/>
            <w:vAlign w:val="bottom"/>
            <w:hideMark/>
          </w:tcPr>
          <w:p w14:paraId="04C53A4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49" w:author="Office" w:date="2025-09-19T11:02:00Z" w16du:dateUtc="2025-09-19T09:02:00Z"/>
                <w:rFonts w:ascii="Calibri" w:eastAsia="Times New Roman" w:hAnsi="Calibri" w:cs="Calibri"/>
                <w:color w:val="000000"/>
                <w:sz w:val="22"/>
                <w:szCs w:val="22"/>
                <w:bdr w:val="none" w:sz="0" w:space="0" w:color="auto"/>
              </w:rPr>
            </w:pPr>
            <w:ins w:id="1450" w:author="Office" w:date="2025-09-19T11:02:00Z" w16du:dateUtc="2025-09-19T09:02:00Z">
              <w:r w:rsidRPr="00EA2502">
                <w:rPr>
                  <w:rFonts w:ascii="Calibri" w:eastAsia="Times New Roman" w:hAnsi="Calibri" w:cs="Calibri"/>
                  <w:color w:val="000000"/>
                  <w:sz w:val="22"/>
                  <w:szCs w:val="22"/>
                  <w:bdr w:val="none" w:sz="0" w:space="0" w:color="auto"/>
                </w:rPr>
                <w:t>6</w:t>
              </w:r>
            </w:ins>
          </w:p>
        </w:tc>
        <w:tc>
          <w:tcPr>
            <w:tcW w:w="393" w:type="dxa"/>
            <w:tcBorders>
              <w:top w:val="nil"/>
              <w:left w:val="nil"/>
              <w:bottom w:val="nil"/>
              <w:right w:val="nil"/>
            </w:tcBorders>
            <w:shd w:val="clear" w:color="BFBFBF" w:fill="BFBFBF"/>
            <w:noWrap/>
            <w:vAlign w:val="bottom"/>
            <w:hideMark/>
          </w:tcPr>
          <w:p w14:paraId="1D5A654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51" w:author="Office" w:date="2025-09-19T11:02:00Z" w16du:dateUtc="2025-09-19T09:02:00Z"/>
                <w:rFonts w:ascii="Calibri" w:eastAsia="Times New Roman" w:hAnsi="Calibri" w:cs="Calibri"/>
                <w:color w:val="000000"/>
                <w:sz w:val="22"/>
                <w:szCs w:val="22"/>
                <w:bdr w:val="none" w:sz="0" w:space="0" w:color="auto"/>
              </w:rPr>
            </w:pPr>
            <w:ins w:id="1452"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F2F2F2" w:fill="F2F2F2"/>
            <w:noWrap/>
            <w:vAlign w:val="bottom"/>
            <w:hideMark/>
          </w:tcPr>
          <w:p w14:paraId="2FEB487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53" w:author="Office" w:date="2025-09-19T11:02:00Z" w16du:dateUtc="2025-09-19T09:02:00Z"/>
                <w:rFonts w:ascii="Calibri" w:eastAsia="Times New Roman" w:hAnsi="Calibri" w:cs="Calibri"/>
                <w:color w:val="000000"/>
                <w:sz w:val="22"/>
                <w:szCs w:val="22"/>
                <w:bdr w:val="none" w:sz="0" w:space="0" w:color="auto"/>
              </w:rPr>
            </w:pPr>
            <w:ins w:id="1454"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28" w:type="dxa"/>
            <w:tcBorders>
              <w:top w:val="nil"/>
              <w:left w:val="nil"/>
              <w:bottom w:val="nil"/>
              <w:right w:val="nil"/>
            </w:tcBorders>
            <w:shd w:val="clear" w:color="F2F2F2" w:fill="F2F2F2"/>
            <w:noWrap/>
            <w:vAlign w:val="bottom"/>
            <w:hideMark/>
          </w:tcPr>
          <w:p w14:paraId="704813C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55" w:author="Office" w:date="2025-09-19T11:02:00Z" w16du:dateUtc="2025-09-19T09:02:00Z"/>
                <w:rFonts w:ascii="Calibri" w:eastAsia="Times New Roman" w:hAnsi="Calibri" w:cs="Calibri"/>
                <w:color w:val="000000"/>
                <w:sz w:val="22"/>
                <w:szCs w:val="22"/>
                <w:bdr w:val="none" w:sz="0" w:space="0" w:color="auto"/>
              </w:rPr>
            </w:pPr>
            <w:ins w:id="1456"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single" w:sz="4" w:space="0" w:color="000000"/>
              <w:bottom w:val="nil"/>
              <w:right w:val="nil"/>
            </w:tcBorders>
            <w:shd w:val="clear" w:color="BFBFBF" w:fill="BFBFBF"/>
            <w:noWrap/>
            <w:vAlign w:val="bottom"/>
            <w:hideMark/>
          </w:tcPr>
          <w:p w14:paraId="182C666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57" w:author="Office" w:date="2025-09-19T11:02:00Z" w16du:dateUtc="2025-09-19T09:02:00Z"/>
                <w:rFonts w:ascii="Calibri" w:eastAsia="Times New Roman" w:hAnsi="Calibri" w:cs="Calibri"/>
                <w:color w:val="000000"/>
                <w:sz w:val="22"/>
                <w:szCs w:val="22"/>
                <w:bdr w:val="none" w:sz="0" w:space="0" w:color="auto"/>
              </w:rPr>
            </w:pPr>
            <w:ins w:id="1458" w:author="Office" w:date="2025-09-19T11:02:00Z" w16du:dateUtc="2025-09-19T09:02:00Z">
              <w:r w:rsidRPr="00EA2502">
                <w:rPr>
                  <w:rFonts w:ascii="Calibri" w:eastAsia="Times New Roman" w:hAnsi="Calibri" w:cs="Calibri"/>
                  <w:color w:val="000000"/>
                  <w:sz w:val="22"/>
                  <w:szCs w:val="22"/>
                  <w:bdr w:val="none" w:sz="0" w:space="0" w:color="auto"/>
                </w:rPr>
                <w:t>2</w:t>
              </w:r>
            </w:ins>
          </w:p>
        </w:tc>
        <w:tc>
          <w:tcPr>
            <w:tcW w:w="407" w:type="dxa"/>
            <w:tcBorders>
              <w:top w:val="nil"/>
              <w:left w:val="nil"/>
              <w:bottom w:val="nil"/>
              <w:right w:val="nil"/>
            </w:tcBorders>
            <w:shd w:val="clear" w:color="BFBFBF" w:fill="BFBFBF"/>
            <w:noWrap/>
            <w:vAlign w:val="bottom"/>
            <w:hideMark/>
          </w:tcPr>
          <w:p w14:paraId="7A60F45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59" w:author="Office" w:date="2025-09-19T11:02:00Z" w16du:dateUtc="2025-09-19T09:02:00Z"/>
                <w:rFonts w:ascii="Calibri" w:eastAsia="Times New Roman" w:hAnsi="Calibri" w:cs="Calibri"/>
                <w:color w:val="000000"/>
                <w:sz w:val="22"/>
                <w:szCs w:val="22"/>
                <w:bdr w:val="none" w:sz="0" w:space="0" w:color="auto"/>
              </w:rPr>
            </w:pPr>
            <w:ins w:id="1460"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nil"/>
              <w:bottom w:val="nil"/>
              <w:right w:val="nil"/>
            </w:tcBorders>
            <w:shd w:val="clear" w:color="F2F2F2" w:fill="F2F2F2"/>
            <w:noWrap/>
            <w:vAlign w:val="bottom"/>
            <w:hideMark/>
          </w:tcPr>
          <w:p w14:paraId="748AFB5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61" w:author="Office" w:date="2025-09-19T11:02:00Z" w16du:dateUtc="2025-09-19T09:02:00Z"/>
                <w:rFonts w:ascii="Calibri" w:eastAsia="Times New Roman" w:hAnsi="Calibri" w:cs="Calibri"/>
                <w:color w:val="000000"/>
                <w:sz w:val="22"/>
                <w:szCs w:val="22"/>
                <w:bdr w:val="none" w:sz="0" w:space="0" w:color="auto"/>
              </w:rPr>
            </w:pPr>
            <w:ins w:id="1462"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07" w:type="dxa"/>
            <w:tcBorders>
              <w:top w:val="nil"/>
              <w:left w:val="nil"/>
              <w:bottom w:val="nil"/>
              <w:right w:val="nil"/>
            </w:tcBorders>
            <w:shd w:val="clear" w:color="F2F2F2" w:fill="F2F2F2"/>
            <w:noWrap/>
            <w:vAlign w:val="bottom"/>
            <w:hideMark/>
          </w:tcPr>
          <w:p w14:paraId="12D9CA0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63" w:author="Office" w:date="2025-09-19T11:02:00Z" w16du:dateUtc="2025-09-19T09:02:00Z"/>
                <w:rFonts w:ascii="Calibri" w:eastAsia="Times New Roman" w:hAnsi="Calibri" w:cs="Calibri"/>
                <w:color w:val="000000"/>
                <w:sz w:val="22"/>
                <w:szCs w:val="22"/>
                <w:bdr w:val="none" w:sz="0" w:space="0" w:color="auto"/>
              </w:rPr>
            </w:pPr>
            <w:ins w:id="1464"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BFBFBF" w:fill="BFBFBF"/>
            <w:noWrap/>
            <w:vAlign w:val="bottom"/>
            <w:hideMark/>
          </w:tcPr>
          <w:p w14:paraId="4827F45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65" w:author="Office" w:date="2025-09-19T11:02:00Z" w16du:dateUtc="2025-09-19T09:02:00Z"/>
                <w:rFonts w:ascii="Calibri" w:eastAsia="Times New Roman" w:hAnsi="Calibri" w:cs="Calibri"/>
                <w:color w:val="000000"/>
                <w:sz w:val="22"/>
                <w:szCs w:val="22"/>
                <w:bdr w:val="none" w:sz="0" w:space="0" w:color="auto"/>
              </w:rPr>
            </w:pPr>
            <w:ins w:id="1466"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28" w:type="dxa"/>
            <w:tcBorders>
              <w:top w:val="nil"/>
              <w:left w:val="nil"/>
              <w:bottom w:val="nil"/>
              <w:right w:val="nil"/>
            </w:tcBorders>
            <w:shd w:val="clear" w:color="BFBFBF" w:fill="BFBFBF"/>
            <w:noWrap/>
            <w:vAlign w:val="bottom"/>
            <w:hideMark/>
          </w:tcPr>
          <w:p w14:paraId="3FD47A6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67" w:author="Office" w:date="2025-09-19T11:02:00Z" w16du:dateUtc="2025-09-19T09:02:00Z"/>
                <w:rFonts w:ascii="Calibri" w:eastAsia="Times New Roman" w:hAnsi="Calibri" w:cs="Calibri"/>
                <w:color w:val="000000"/>
                <w:sz w:val="22"/>
                <w:szCs w:val="22"/>
                <w:bdr w:val="none" w:sz="0" w:space="0" w:color="auto"/>
              </w:rPr>
            </w:pPr>
            <w:ins w:id="1468" w:author="Office" w:date="2025-09-19T11:02:00Z" w16du:dateUtc="2025-09-19T09:02:00Z">
              <w:r w:rsidRPr="00EA2502">
                <w:rPr>
                  <w:rFonts w:ascii="Calibri" w:eastAsia="Times New Roman" w:hAnsi="Calibri" w:cs="Calibri"/>
                  <w:color w:val="000000"/>
                  <w:sz w:val="22"/>
                  <w:szCs w:val="22"/>
                  <w:bdr w:val="none" w:sz="0" w:space="0" w:color="auto"/>
                </w:rPr>
                <w:t>5</w:t>
              </w:r>
            </w:ins>
          </w:p>
        </w:tc>
      </w:tr>
      <w:tr w:rsidR="001951C1" w:rsidRPr="00EA2502" w14:paraId="10B57DA0" w14:textId="77777777" w:rsidTr="00F41DE9">
        <w:trPr>
          <w:trHeight w:val="290"/>
          <w:ins w:id="1469" w:author="Office" w:date="2025-09-19T11:02:00Z" w16du:dateUtc="2025-09-19T09:02:00Z"/>
        </w:trPr>
        <w:tc>
          <w:tcPr>
            <w:tcW w:w="1679" w:type="dxa"/>
            <w:tcBorders>
              <w:top w:val="nil"/>
              <w:left w:val="nil"/>
              <w:bottom w:val="nil"/>
              <w:right w:val="nil"/>
            </w:tcBorders>
            <w:shd w:val="clear" w:color="5E9D7E" w:fill="5E9D7E"/>
            <w:noWrap/>
            <w:vAlign w:val="bottom"/>
            <w:hideMark/>
          </w:tcPr>
          <w:p w14:paraId="03D1B20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470" w:author="Office" w:date="2025-09-19T11:02:00Z" w16du:dateUtc="2025-09-19T09:02:00Z"/>
                <w:rFonts w:ascii="Calibri" w:eastAsia="Times New Roman" w:hAnsi="Calibri" w:cs="Calibri"/>
                <w:color w:val="000000"/>
                <w:sz w:val="22"/>
                <w:szCs w:val="22"/>
                <w:bdr w:val="none" w:sz="0" w:space="0" w:color="auto"/>
              </w:rPr>
            </w:pPr>
            <w:ins w:id="1471" w:author="Office" w:date="2025-09-19T11:02:00Z" w16du:dateUtc="2025-09-19T09:02:00Z">
              <w:r w:rsidRPr="00EA2502">
                <w:rPr>
                  <w:rFonts w:ascii="Calibri" w:eastAsia="Times New Roman" w:hAnsi="Calibri" w:cs="Calibri"/>
                  <w:color w:val="000000"/>
                  <w:sz w:val="22"/>
                  <w:szCs w:val="22"/>
                  <w:bdr w:val="none" w:sz="0" w:space="0" w:color="auto"/>
                </w:rPr>
                <w:t xml:space="preserve">N. </w:t>
              </w:r>
              <w:proofErr w:type="spellStart"/>
              <w:r w:rsidRPr="00EA2502">
                <w:rPr>
                  <w:rFonts w:ascii="Calibri" w:eastAsia="Times New Roman" w:hAnsi="Calibri" w:cs="Calibri"/>
                  <w:color w:val="000000"/>
                  <w:sz w:val="22"/>
                  <w:szCs w:val="22"/>
                  <w:bdr w:val="none" w:sz="0" w:space="0" w:color="auto"/>
                </w:rPr>
                <w:t>sylvestis</w:t>
              </w:r>
              <w:proofErr w:type="spellEnd"/>
            </w:ins>
          </w:p>
        </w:tc>
        <w:tc>
          <w:tcPr>
            <w:tcW w:w="407" w:type="dxa"/>
            <w:tcBorders>
              <w:top w:val="nil"/>
              <w:left w:val="single" w:sz="4" w:space="0" w:color="000000"/>
              <w:bottom w:val="nil"/>
              <w:right w:val="nil"/>
            </w:tcBorders>
            <w:shd w:val="clear" w:color="F2F2F2" w:fill="F2F2F2"/>
            <w:noWrap/>
            <w:vAlign w:val="bottom"/>
            <w:hideMark/>
          </w:tcPr>
          <w:p w14:paraId="1EA6E8B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72" w:author="Office" w:date="2025-09-19T11:02:00Z" w16du:dateUtc="2025-09-19T09:02:00Z"/>
                <w:rFonts w:ascii="Calibri" w:eastAsia="Times New Roman" w:hAnsi="Calibri" w:cs="Calibri"/>
                <w:color w:val="000000"/>
                <w:sz w:val="22"/>
                <w:szCs w:val="22"/>
                <w:bdr w:val="none" w:sz="0" w:space="0" w:color="auto"/>
              </w:rPr>
            </w:pPr>
            <w:ins w:id="1473" w:author="Office" w:date="2025-09-19T11:02:00Z" w16du:dateUtc="2025-09-19T09:02:00Z">
              <w:r w:rsidRPr="00EA2502">
                <w:rPr>
                  <w:rFonts w:ascii="Calibri" w:eastAsia="Times New Roman" w:hAnsi="Calibri" w:cs="Calibri"/>
                  <w:color w:val="000000"/>
                  <w:sz w:val="22"/>
                  <w:szCs w:val="22"/>
                  <w:bdr w:val="none" w:sz="0" w:space="0" w:color="auto"/>
                </w:rPr>
                <w:t>2</w:t>
              </w:r>
            </w:ins>
          </w:p>
        </w:tc>
        <w:tc>
          <w:tcPr>
            <w:tcW w:w="407" w:type="dxa"/>
            <w:tcBorders>
              <w:top w:val="nil"/>
              <w:left w:val="nil"/>
              <w:bottom w:val="nil"/>
              <w:right w:val="nil"/>
            </w:tcBorders>
            <w:shd w:val="clear" w:color="F2F2F2" w:fill="F2F2F2"/>
            <w:noWrap/>
            <w:vAlign w:val="bottom"/>
            <w:hideMark/>
          </w:tcPr>
          <w:p w14:paraId="0439B2B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74" w:author="Office" w:date="2025-09-19T11:02:00Z" w16du:dateUtc="2025-09-19T09:02:00Z"/>
                <w:rFonts w:ascii="Calibri" w:eastAsia="Times New Roman" w:hAnsi="Calibri" w:cs="Calibri"/>
                <w:color w:val="000000"/>
                <w:sz w:val="22"/>
                <w:szCs w:val="22"/>
                <w:bdr w:val="none" w:sz="0" w:space="0" w:color="auto"/>
              </w:rPr>
            </w:pPr>
            <w:ins w:id="1475" w:author="Office" w:date="2025-09-19T11:02:00Z" w16du:dateUtc="2025-09-19T09:02:00Z">
              <w:r w:rsidRPr="00EA2502">
                <w:rPr>
                  <w:rFonts w:ascii="Calibri" w:eastAsia="Times New Roman" w:hAnsi="Calibri" w:cs="Calibri"/>
                  <w:color w:val="000000"/>
                  <w:sz w:val="22"/>
                  <w:szCs w:val="22"/>
                  <w:bdr w:val="none" w:sz="0" w:space="0" w:color="auto"/>
                </w:rPr>
                <w:t>6</w:t>
              </w:r>
            </w:ins>
          </w:p>
        </w:tc>
        <w:tc>
          <w:tcPr>
            <w:tcW w:w="407" w:type="dxa"/>
            <w:tcBorders>
              <w:top w:val="nil"/>
              <w:left w:val="nil"/>
              <w:bottom w:val="nil"/>
              <w:right w:val="nil"/>
            </w:tcBorders>
            <w:shd w:val="clear" w:color="BFBFBF" w:fill="BFBFBF"/>
            <w:noWrap/>
            <w:vAlign w:val="bottom"/>
            <w:hideMark/>
          </w:tcPr>
          <w:p w14:paraId="34898C8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76" w:author="Office" w:date="2025-09-19T11:02:00Z" w16du:dateUtc="2025-09-19T09:02:00Z"/>
                <w:rFonts w:ascii="Calibri" w:eastAsia="Times New Roman" w:hAnsi="Calibri" w:cs="Calibri"/>
                <w:color w:val="000000"/>
                <w:sz w:val="22"/>
                <w:szCs w:val="22"/>
                <w:bdr w:val="none" w:sz="0" w:space="0" w:color="auto"/>
              </w:rPr>
            </w:pPr>
            <w:ins w:id="1477"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nil"/>
              <w:bottom w:val="nil"/>
              <w:right w:val="nil"/>
            </w:tcBorders>
            <w:shd w:val="clear" w:color="BFBFBF" w:fill="BFBFBF"/>
            <w:noWrap/>
            <w:vAlign w:val="bottom"/>
            <w:hideMark/>
          </w:tcPr>
          <w:p w14:paraId="1BE077B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78" w:author="Office" w:date="2025-09-19T11:02:00Z" w16du:dateUtc="2025-09-19T09:02:00Z"/>
                <w:rFonts w:ascii="Calibri" w:eastAsia="Times New Roman" w:hAnsi="Calibri" w:cs="Calibri"/>
                <w:color w:val="000000"/>
                <w:sz w:val="22"/>
                <w:szCs w:val="22"/>
                <w:bdr w:val="none" w:sz="0" w:space="0" w:color="auto"/>
              </w:rPr>
            </w:pPr>
            <w:ins w:id="1479"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F2F2F2" w:fill="F2F2F2"/>
            <w:noWrap/>
            <w:vAlign w:val="bottom"/>
            <w:hideMark/>
          </w:tcPr>
          <w:p w14:paraId="0D5DD0E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80" w:author="Office" w:date="2025-09-19T11:02:00Z" w16du:dateUtc="2025-09-19T09:02:00Z"/>
                <w:rFonts w:ascii="Calibri" w:eastAsia="Times New Roman" w:hAnsi="Calibri" w:cs="Calibri"/>
                <w:color w:val="000000"/>
                <w:sz w:val="22"/>
                <w:szCs w:val="22"/>
                <w:bdr w:val="none" w:sz="0" w:space="0" w:color="auto"/>
              </w:rPr>
            </w:pPr>
            <w:ins w:id="1481"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28" w:type="dxa"/>
            <w:tcBorders>
              <w:top w:val="nil"/>
              <w:left w:val="nil"/>
              <w:bottom w:val="nil"/>
              <w:right w:val="single" w:sz="4" w:space="0" w:color="000000"/>
            </w:tcBorders>
            <w:shd w:val="clear" w:color="F2F2F2" w:fill="F2F2F2"/>
            <w:noWrap/>
            <w:vAlign w:val="bottom"/>
            <w:hideMark/>
          </w:tcPr>
          <w:p w14:paraId="6323AF1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82" w:author="Office" w:date="2025-09-19T11:02:00Z" w16du:dateUtc="2025-09-19T09:02:00Z"/>
                <w:rFonts w:ascii="Calibri" w:eastAsia="Times New Roman" w:hAnsi="Calibri" w:cs="Calibri"/>
                <w:color w:val="000000"/>
                <w:sz w:val="22"/>
                <w:szCs w:val="22"/>
                <w:bdr w:val="none" w:sz="0" w:space="0" w:color="auto"/>
              </w:rPr>
            </w:pPr>
            <w:ins w:id="1483"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07" w:type="dxa"/>
            <w:tcBorders>
              <w:top w:val="nil"/>
              <w:left w:val="nil"/>
              <w:bottom w:val="nil"/>
              <w:right w:val="nil"/>
            </w:tcBorders>
            <w:shd w:val="clear" w:color="BFBFBF" w:fill="BFBFBF"/>
            <w:noWrap/>
            <w:vAlign w:val="bottom"/>
            <w:hideMark/>
          </w:tcPr>
          <w:p w14:paraId="6B01E82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84" w:author="Office" w:date="2025-09-19T11:02:00Z" w16du:dateUtc="2025-09-19T09:02:00Z"/>
                <w:rFonts w:ascii="Calibri" w:eastAsia="Times New Roman" w:hAnsi="Calibri" w:cs="Calibri"/>
                <w:color w:val="000000"/>
                <w:sz w:val="22"/>
                <w:szCs w:val="22"/>
                <w:bdr w:val="none" w:sz="0" w:space="0" w:color="auto"/>
              </w:rPr>
            </w:pPr>
            <w:ins w:id="1485" w:author="Office" w:date="2025-09-19T11:02:00Z" w16du:dateUtc="2025-09-19T09:02:00Z">
              <w:r w:rsidRPr="00EA2502">
                <w:rPr>
                  <w:rFonts w:ascii="Calibri" w:eastAsia="Times New Roman" w:hAnsi="Calibri" w:cs="Calibri"/>
                  <w:color w:val="000000"/>
                  <w:sz w:val="22"/>
                  <w:szCs w:val="22"/>
                  <w:bdr w:val="none" w:sz="0" w:space="0" w:color="auto"/>
                </w:rPr>
                <w:t>2</w:t>
              </w:r>
            </w:ins>
          </w:p>
        </w:tc>
        <w:tc>
          <w:tcPr>
            <w:tcW w:w="407" w:type="dxa"/>
            <w:tcBorders>
              <w:top w:val="nil"/>
              <w:left w:val="nil"/>
              <w:bottom w:val="nil"/>
              <w:right w:val="nil"/>
            </w:tcBorders>
            <w:shd w:val="clear" w:color="BFBFBF" w:fill="BFBFBF"/>
            <w:noWrap/>
            <w:vAlign w:val="bottom"/>
            <w:hideMark/>
          </w:tcPr>
          <w:p w14:paraId="4333898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86" w:author="Office" w:date="2025-09-19T11:02:00Z" w16du:dateUtc="2025-09-19T09:02:00Z"/>
                <w:rFonts w:ascii="Calibri" w:eastAsia="Times New Roman" w:hAnsi="Calibri" w:cs="Calibri"/>
                <w:color w:val="000000"/>
                <w:sz w:val="22"/>
                <w:szCs w:val="22"/>
                <w:bdr w:val="none" w:sz="0" w:space="0" w:color="auto"/>
              </w:rPr>
            </w:pPr>
            <w:ins w:id="1487"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nil"/>
              <w:bottom w:val="nil"/>
              <w:right w:val="nil"/>
            </w:tcBorders>
            <w:shd w:val="clear" w:color="F2F2F2" w:fill="F2F2F2"/>
            <w:noWrap/>
            <w:vAlign w:val="bottom"/>
            <w:hideMark/>
          </w:tcPr>
          <w:p w14:paraId="2B30528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88" w:author="Office" w:date="2025-09-19T11:02:00Z" w16du:dateUtc="2025-09-19T09:02:00Z"/>
                <w:rFonts w:ascii="Calibri" w:eastAsia="Times New Roman" w:hAnsi="Calibri" w:cs="Calibri"/>
                <w:color w:val="000000"/>
                <w:sz w:val="22"/>
                <w:szCs w:val="22"/>
                <w:bdr w:val="none" w:sz="0" w:space="0" w:color="auto"/>
              </w:rPr>
            </w:pPr>
            <w:ins w:id="1489" w:author="Office" w:date="2025-09-19T11:02:00Z" w16du:dateUtc="2025-09-19T09:02:00Z">
              <w:r w:rsidRPr="00EA2502">
                <w:rPr>
                  <w:rFonts w:ascii="Calibri" w:eastAsia="Times New Roman" w:hAnsi="Calibri" w:cs="Calibri"/>
                  <w:color w:val="000000"/>
                  <w:sz w:val="22"/>
                  <w:szCs w:val="22"/>
                  <w:bdr w:val="none" w:sz="0" w:space="0" w:color="auto"/>
                </w:rPr>
                <w:t>8</w:t>
              </w:r>
            </w:ins>
          </w:p>
        </w:tc>
        <w:tc>
          <w:tcPr>
            <w:tcW w:w="407" w:type="dxa"/>
            <w:tcBorders>
              <w:top w:val="nil"/>
              <w:left w:val="nil"/>
              <w:bottom w:val="nil"/>
              <w:right w:val="nil"/>
            </w:tcBorders>
            <w:shd w:val="clear" w:color="F2F2F2" w:fill="F2F2F2"/>
            <w:noWrap/>
            <w:vAlign w:val="bottom"/>
            <w:hideMark/>
          </w:tcPr>
          <w:p w14:paraId="77DA748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90" w:author="Office" w:date="2025-09-19T11:02:00Z" w16du:dateUtc="2025-09-19T09:02:00Z"/>
                <w:rFonts w:ascii="Calibri" w:eastAsia="Times New Roman" w:hAnsi="Calibri" w:cs="Calibri"/>
                <w:color w:val="000000"/>
                <w:sz w:val="22"/>
                <w:szCs w:val="22"/>
                <w:bdr w:val="none" w:sz="0" w:space="0" w:color="auto"/>
              </w:rPr>
            </w:pPr>
            <w:ins w:id="1491"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BFBFBF" w:fill="BFBFBF"/>
            <w:noWrap/>
            <w:vAlign w:val="bottom"/>
            <w:hideMark/>
          </w:tcPr>
          <w:p w14:paraId="12B66D4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92" w:author="Office" w:date="2025-09-19T11:02:00Z" w16du:dateUtc="2025-09-19T09:02:00Z"/>
                <w:rFonts w:ascii="Calibri" w:eastAsia="Times New Roman" w:hAnsi="Calibri" w:cs="Calibri"/>
                <w:color w:val="000000"/>
                <w:sz w:val="22"/>
                <w:szCs w:val="22"/>
                <w:bdr w:val="none" w:sz="0" w:space="0" w:color="auto"/>
              </w:rPr>
            </w:pPr>
            <w:ins w:id="1493"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28" w:type="dxa"/>
            <w:tcBorders>
              <w:top w:val="nil"/>
              <w:left w:val="nil"/>
              <w:bottom w:val="nil"/>
              <w:right w:val="nil"/>
            </w:tcBorders>
            <w:shd w:val="clear" w:color="BFBFBF" w:fill="BFBFBF"/>
            <w:noWrap/>
            <w:vAlign w:val="bottom"/>
            <w:hideMark/>
          </w:tcPr>
          <w:p w14:paraId="7B8B738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94" w:author="Office" w:date="2025-09-19T11:02:00Z" w16du:dateUtc="2025-09-19T09:02:00Z"/>
                <w:rFonts w:ascii="Calibri" w:eastAsia="Times New Roman" w:hAnsi="Calibri" w:cs="Calibri"/>
                <w:color w:val="000000"/>
                <w:sz w:val="22"/>
                <w:szCs w:val="22"/>
                <w:bdr w:val="none" w:sz="0" w:space="0" w:color="auto"/>
              </w:rPr>
            </w:pPr>
            <w:ins w:id="1495"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1" w:type="dxa"/>
            <w:tcBorders>
              <w:top w:val="nil"/>
              <w:left w:val="single" w:sz="4" w:space="0" w:color="000000"/>
              <w:bottom w:val="nil"/>
              <w:right w:val="nil"/>
            </w:tcBorders>
            <w:shd w:val="clear" w:color="F2F2F2" w:fill="F2F2F2"/>
            <w:noWrap/>
            <w:vAlign w:val="bottom"/>
            <w:hideMark/>
          </w:tcPr>
          <w:p w14:paraId="2FDC762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96" w:author="Office" w:date="2025-09-19T11:02:00Z" w16du:dateUtc="2025-09-19T09:02:00Z"/>
                <w:rFonts w:ascii="Calibri" w:eastAsia="Times New Roman" w:hAnsi="Calibri" w:cs="Calibri"/>
                <w:color w:val="000000"/>
                <w:sz w:val="22"/>
                <w:szCs w:val="22"/>
                <w:bdr w:val="none" w:sz="0" w:space="0" w:color="auto"/>
              </w:rPr>
            </w:pPr>
            <w:ins w:id="1497" w:author="Office" w:date="2025-09-19T11:02:00Z" w16du:dateUtc="2025-09-19T09:02:00Z">
              <w:r w:rsidRPr="00EA2502">
                <w:rPr>
                  <w:rFonts w:ascii="Calibri" w:eastAsia="Times New Roman" w:hAnsi="Calibri" w:cs="Calibri"/>
                  <w:color w:val="000000"/>
                  <w:sz w:val="22"/>
                  <w:szCs w:val="22"/>
                  <w:bdr w:val="none" w:sz="0" w:space="0" w:color="auto"/>
                </w:rPr>
                <w:t>2</w:t>
              </w:r>
            </w:ins>
          </w:p>
        </w:tc>
        <w:tc>
          <w:tcPr>
            <w:tcW w:w="401" w:type="dxa"/>
            <w:tcBorders>
              <w:top w:val="nil"/>
              <w:left w:val="nil"/>
              <w:bottom w:val="nil"/>
              <w:right w:val="nil"/>
            </w:tcBorders>
            <w:shd w:val="clear" w:color="F2F2F2" w:fill="F2F2F2"/>
            <w:noWrap/>
            <w:vAlign w:val="bottom"/>
            <w:hideMark/>
          </w:tcPr>
          <w:p w14:paraId="37ADD47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498" w:author="Office" w:date="2025-09-19T11:02:00Z" w16du:dateUtc="2025-09-19T09:02:00Z"/>
                <w:rFonts w:ascii="Calibri" w:eastAsia="Times New Roman" w:hAnsi="Calibri" w:cs="Calibri"/>
                <w:color w:val="000000"/>
                <w:sz w:val="22"/>
                <w:szCs w:val="22"/>
                <w:bdr w:val="none" w:sz="0" w:space="0" w:color="auto"/>
              </w:rPr>
            </w:pPr>
            <w:ins w:id="1499"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645" w:type="dxa"/>
            <w:tcBorders>
              <w:top w:val="nil"/>
              <w:left w:val="nil"/>
              <w:bottom w:val="nil"/>
              <w:right w:val="nil"/>
            </w:tcBorders>
            <w:shd w:val="clear" w:color="BFBFBF" w:fill="BFBFBF"/>
            <w:noWrap/>
            <w:vAlign w:val="bottom"/>
            <w:hideMark/>
          </w:tcPr>
          <w:p w14:paraId="22BDB83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00" w:author="Office" w:date="2025-09-19T11:02:00Z" w16du:dateUtc="2025-09-19T09:02:00Z"/>
                <w:rFonts w:ascii="Calibri" w:eastAsia="Times New Roman" w:hAnsi="Calibri" w:cs="Calibri"/>
                <w:color w:val="000000"/>
                <w:sz w:val="22"/>
                <w:szCs w:val="22"/>
                <w:bdr w:val="none" w:sz="0" w:space="0" w:color="auto"/>
              </w:rPr>
            </w:pPr>
            <w:ins w:id="1501"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393" w:type="dxa"/>
            <w:tcBorders>
              <w:top w:val="nil"/>
              <w:left w:val="nil"/>
              <w:bottom w:val="nil"/>
              <w:right w:val="nil"/>
            </w:tcBorders>
            <w:shd w:val="clear" w:color="BFBFBF" w:fill="BFBFBF"/>
            <w:noWrap/>
            <w:vAlign w:val="bottom"/>
            <w:hideMark/>
          </w:tcPr>
          <w:p w14:paraId="6350288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02" w:author="Office" w:date="2025-09-19T11:02:00Z" w16du:dateUtc="2025-09-19T09:02:00Z"/>
                <w:rFonts w:ascii="Calibri" w:eastAsia="Times New Roman" w:hAnsi="Calibri" w:cs="Calibri"/>
                <w:color w:val="000000"/>
                <w:sz w:val="22"/>
                <w:szCs w:val="22"/>
                <w:bdr w:val="none" w:sz="0" w:space="0" w:color="auto"/>
              </w:rPr>
            </w:pPr>
            <w:ins w:id="1503"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F2F2F2" w:fill="F2F2F2"/>
            <w:noWrap/>
            <w:vAlign w:val="bottom"/>
            <w:hideMark/>
          </w:tcPr>
          <w:p w14:paraId="152EF4F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04" w:author="Office" w:date="2025-09-19T11:02:00Z" w16du:dateUtc="2025-09-19T09:02:00Z"/>
                <w:rFonts w:ascii="Calibri" w:eastAsia="Times New Roman" w:hAnsi="Calibri" w:cs="Calibri"/>
                <w:color w:val="000000"/>
                <w:sz w:val="22"/>
                <w:szCs w:val="22"/>
                <w:bdr w:val="none" w:sz="0" w:space="0" w:color="auto"/>
              </w:rPr>
            </w:pPr>
            <w:ins w:id="1505"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28" w:type="dxa"/>
            <w:tcBorders>
              <w:top w:val="nil"/>
              <w:left w:val="nil"/>
              <w:bottom w:val="nil"/>
              <w:right w:val="nil"/>
            </w:tcBorders>
            <w:shd w:val="clear" w:color="F2F2F2" w:fill="F2F2F2"/>
            <w:noWrap/>
            <w:vAlign w:val="bottom"/>
            <w:hideMark/>
          </w:tcPr>
          <w:p w14:paraId="45789D9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06" w:author="Office" w:date="2025-09-19T11:02:00Z" w16du:dateUtc="2025-09-19T09:02:00Z"/>
                <w:rFonts w:ascii="Calibri" w:eastAsia="Times New Roman" w:hAnsi="Calibri" w:cs="Calibri"/>
                <w:color w:val="000000"/>
                <w:sz w:val="22"/>
                <w:szCs w:val="22"/>
                <w:bdr w:val="none" w:sz="0" w:space="0" w:color="auto"/>
              </w:rPr>
            </w:pPr>
            <w:ins w:id="1507"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07" w:type="dxa"/>
            <w:tcBorders>
              <w:top w:val="nil"/>
              <w:left w:val="single" w:sz="4" w:space="0" w:color="000000"/>
              <w:bottom w:val="nil"/>
              <w:right w:val="nil"/>
            </w:tcBorders>
            <w:shd w:val="clear" w:color="BFBFBF" w:fill="BFBFBF"/>
            <w:noWrap/>
            <w:vAlign w:val="bottom"/>
            <w:hideMark/>
          </w:tcPr>
          <w:p w14:paraId="3F429F5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08" w:author="Office" w:date="2025-09-19T11:02:00Z" w16du:dateUtc="2025-09-19T09:02:00Z"/>
                <w:rFonts w:ascii="Calibri" w:eastAsia="Times New Roman" w:hAnsi="Calibri" w:cs="Calibri"/>
                <w:color w:val="000000"/>
                <w:sz w:val="22"/>
                <w:szCs w:val="22"/>
                <w:bdr w:val="none" w:sz="0" w:space="0" w:color="auto"/>
              </w:rPr>
            </w:pPr>
            <w:ins w:id="1509" w:author="Office" w:date="2025-09-19T11:02:00Z" w16du:dateUtc="2025-09-19T09:02:00Z">
              <w:r w:rsidRPr="00EA2502">
                <w:rPr>
                  <w:rFonts w:ascii="Calibri" w:eastAsia="Times New Roman" w:hAnsi="Calibri" w:cs="Calibri"/>
                  <w:color w:val="000000"/>
                  <w:sz w:val="22"/>
                  <w:szCs w:val="22"/>
                  <w:bdr w:val="none" w:sz="0" w:space="0" w:color="auto"/>
                </w:rPr>
                <w:t>2</w:t>
              </w:r>
            </w:ins>
          </w:p>
        </w:tc>
        <w:tc>
          <w:tcPr>
            <w:tcW w:w="407" w:type="dxa"/>
            <w:tcBorders>
              <w:top w:val="nil"/>
              <w:left w:val="nil"/>
              <w:bottom w:val="nil"/>
              <w:right w:val="nil"/>
            </w:tcBorders>
            <w:shd w:val="clear" w:color="BFBFBF" w:fill="BFBFBF"/>
            <w:noWrap/>
            <w:vAlign w:val="bottom"/>
            <w:hideMark/>
          </w:tcPr>
          <w:p w14:paraId="79E7C59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10" w:author="Office" w:date="2025-09-19T11:02:00Z" w16du:dateUtc="2025-09-19T09:02:00Z"/>
                <w:rFonts w:ascii="Calibri" w:eastAsia="Times New Roman" w:hAnsi="Calibri" w:cs="Calibri"/>
                <w:color w:val="000000"/>
                <w:sz w:val="22"/>
                <w:szCs w:val="22"/>
                <w:bdr w:val="none" w:sz="0" w:space="0" w:color="auto"/>
              </w:rPr>
            </w:pPr>
            <w:ins w:id="1511"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nil"/>
              <w:bottom w:val="nil"/>
              <w:right w:val="nil"/>
            </w:tcBorders>
            <w:shd w:val="clear" w:color="F2F2F2" w:fill="F2F2F2"/>
            <w:noWrap/>
            <w:vAlign w:val="bottom"/>
            <w:hideMark/>
          </w:tcPr>
          <w:p w14:paraId="4B94FF4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12" w:author="Office" w:date="2025-09-19T11:02:00Z" w16du:dateUtc="2025-09-19T09:02:00Z"/>
                <w:rFonts w:ascii="Calibri" w:eastAsia="Times New Roman" w:hAnsi="Calibri" w:cs="Calibri"/>
                <w:color w:val="000000"/>
                <w:sz w:val="22"/>
                <w:szCs w:val="22"/>
                <w:bdr w:val="none" w:sz="0" w:space="0" w:color="auto"/>
              </w:rPr>
            </w:pPr>
            <w:ins w:id="1513"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07" w:type="dxa"/>
            <w:tcBorders>
              <w:top w:val="nil"/>
              <w:left w:val="nil"/>
              <w:bottom w:val="nil"/>
              <w:right w:val="nil"/>
            </w:tcBorders>
            <w:shd w:val="clear" w:color="F2F2F2" w:fill="F2F2F2"/>
            <w:noWrap/>
            <w:vAlign w:val="bottom"/>
            <w:hideMark/>
          </w:tcPr>
          <w:p w14:paraId="2E1278E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14" w:author="Office" w:date="2025-09-19T11:02:00Z" w16du:dateUtc="2025-09-19T09:02:00Z"/>
                <w:rFonts w:ascii="Calibri" w:eastAsia="Times New Roman" w:hAnsi="Calibri" w:cs="Calibri"/>
                <w:color w:val="000000"/>
                <w:sz w:val="22"/>
                <w:szCs w:val="22"/>
                <w:bdr w:val="none" w:sz="0" w:space="0" w:color="auto"/>
              </w:rPr>
            </w:pPr>
            <w:ins w:id="1515"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BFBFBF" w:fill="BFBFBF"/>
            <w:noWrap/>
            <w:vAlign w:val="bottom"/>
            <w:hideMark/>
          </w:tcPr>
          <w:p w14:paraId="15B4E02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16" w:author="Office" w:date="2025-09-19T11:02:00Z" w16du:dateUtc="2025-09-19T09:02:00Z"/>
                <w:rFonts w:ascii="Calibri" w:eastAsia="Times New Roman" w:hAnsi="Calibri" w:cs="Calibri"/>
                <w:color w:val="000000"/>
                <w:sz w:val="22"/>
                <w:szCs w:val="22"/>
                <w:bdr w:val="none" w:sz="0" w:space="0" w:color="auto"/>
              </w:rPr>
            </w:pPr>
            <w:ins w:id="1517"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28" w:type="dxa"/>
            <w:tcBorders>
              <w:top w:val="nil"/>
              <w:left w:val="nil"/>
              <w:bottom w:val="nil"/>
              <w:right w:val="nil"/>
            </w:tcBorders>
            <w:shd w:val="clear" w:color="BFBFBF" w:fill="BFBFBF"/>
            <w:noWrap/>
            <w:vAlign w:val="bottom"/>
            <w:hideMark/>
          </w:tcPr>
          <w:p w14:paraId="5709094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18" w:author="Office" w:date="2025-09-19T11:02:00Z" w16du:dateUtc="2025-09-19T09:02:00Z"/>
                <w:rFonts w:ascii="Calibri" w:eastAsia="Times New Roman" w:hAnsi="Calibri" w:cs="Calibri"/>
                <w:color w:val="000000"/>
                <w:sz w:val="22"/>
                <w:szCs w:val="22"/>
                <w:bdr w:val="none" w:sz="0" w:space="0" w:color="auto"/>
              </w:rPr>
            </w:pPr>
            <w:ins w:id="1519" w:author="Office" w:date="2025-09-19T11:02:00Z" w16du:dateUtc="2025-09-19T09:02:00Z">
              <w:r w:rsidRPr="00EA2502">
                <w:rPr>
                  <w:rFonts w:ascii="Calibri" w:eastAsia="Times New Roman" w:hAnsi="Calibri" w:cs="Calibri"/>
                  <w:color w:val="000000"/>
                  <w:sz w:val="22"/>
                  <w:szCs w:val="22"/>
                  <w:bdr w:val="none" w:sz="0" w:space="0" w:color="auto"/>
                </w:rPr>
                <w:t>5</w:t>
              </w:r>
            </w:ins>
          </w:p>
        </w:tc>
      </w:tr>
      <w:tr w:rsidR="001951C1" w:rsidRPr="00EA2502" w14:paraId="1797B3E4" w14:textId="77777777" w:rsidTr="00F41DE9">
        <w:trPr>
          <w:trHeight w:val="290"/>
          <w:ins w:id="1520" w:author="Office" w:date="2025-09-19T11:02:00Z" w16du:dateUtc="2025-09-19T09:02:00Z"/>
        </w:trPr>
        <w:tc>
          <w:tcPr>
            <w:tcW w:w="1679" w:type="dxa"/>
            <w:tcBorders>
              <w:top w:val="nil"/>
              <w:left w:val="nil"/>
              <w:bottom w:val="nil"/>
              <w:right w:val="nil"/>
            </w:tcBorders>
            <w:shd w:val="clear" w:color="A05C7B" w:fill="A05C7B"/>
            <w:noWrap/>
            <w:vAlign w:val="bottom"/>
            <w:hideMark/>
          </w:tcPr>
          <w:p w14:paraId="1DA129A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ins w:id="1521" w:author="Office" w:date="2025-09-19T11:02:00Z" w16du:dateUtc="2025-09-19T09:02:00Z"/>
                <w:rFonts w:ascii="Calibri" w:eastAsia="Times New Roman" w:hAnsi="Calibri" w:cs="Calibri"/>
                <w:color w:val="000000"/>
                <w:sz w:val="22"/>
                <w:szCs w:val="22"/>
                <w:bdr w:val="none" w:sz="0" w:space="0" w:color="auto"/>
              </w:rPr>
            </w:pPr>
            <w:ins w:id="1522" w:author="Office" w:date="2025-09-19T11:02:00Z" w16du:dateUtc="2025-09-19T09:02:00Z">
              <w:r w:rsidRPr="00EA2502">
                <w:rPr>
                  <w:rFonts w:ascii="Calibri" w:eastAsia="Times New Roman" w:hAnsi="Calibri" w:cs="Calibri"/>
                  <w:color w:val="000000"/>
                  <w:sz w:val="22"/>
                  <w:szCs w:val="22"/>
                  <w:bdr w:val="none" w:sz="0" w:space="0" w:color="auto"/>
                </w:rPr>
                <w:t xml:space="preserve">S. </w:t>
              </w:r>
              <w:proofErr w:type="spellStart"/>
              <w:r w:rsidRPr="00EA2502">
                <w:rPr>
                  <w:rFonts w:ascii="Calibri" w:eastAsia="Times New Roman" w:hAnsi="Calibri" w:cs="Calibri"/>
                  <w:color w:val="000000"/>
                  <w:sz w:val="22"/>
                  <w:szCs w:val="22"/>
                  <w:bdr w:val="none" w:sz="0" w:space="0" w:color="auto"/>
                </w:rPr>
                <w:t>habrochaites</w:t>
              </w:r>
              <w:proofErr w:type="spellEnd"/>
            </w:ins>
          </w:p>
        </w:tc>
        <w:tc>
          <w:tcPr>
            <w:tcW w:w="407" w:type="dxa"/>
            <w:tcBorders>
              <w:top w:val="nil"/>
              <w:left w:val="single" w:sz="4" w:space="0" w:color="000000"/>
              <w:bottom w:val="nil"/>
              <w:right w:val="nil"/>
            </w:tcBorders>
            <w:shd w:val="clear" w:color="F2F2F2" w:fill="F2F2F2"/>
            <w:noWrap/>
            <w:vAlign w:val="bottom"/>
            <w:hideMark/>
          </w:tcPr>
          <w:p w14:paraId="4AC702C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23" w:author="Office" w:date="2025-09-19T11:02:00Z" w16du:dateUtc="2025-09-19T09:02:00Z"/>
                <w:rFonts w:ascii="Calibri" w:eastAsia="Times New Roman" w:hAnsi="Calibri" w:cs="Calibri"/>
                <w:color w:val="000000"/>
                <w:sz w:val="22"/>
                <w:szCs w:val="22"/>
                <w:bdr w:val="none" w:sz="0" w:space="0" w:color="auto"/>
              </w:rPr>
            </w:pPr>
            <w:ins w:id="1524" w:author="Office" w:date="2025-09-19T11:02:00Z" w16du:dateUtc="2025-09-19T09:02:00Z">
              <w:r w:rsidRPr="00EA2502">
                <w:rPr>
                  <w:rFonts w:ascii="Calibri" w:eastAsia="Times New Roman" w:hAnsi="Calibri" w:cs="Calibri"/>
                  <w:color w:val="000000"/>
                  <w:sz w:val="22"/>
                  <w:szCs w:val="22"/>
                  <w:bdr w:val="none" w:sz="0" w:space="0" w:color="auto"/>
                </w:rPr>
                <w:t>2</w:t>
              </w:r>
            </w:ins>
          </w:p>
        </w:tc>
        <w:tc>
          <w:tcPr>
            <w:tcW w:w="407" w:type="dxa"/>
            <w:tcBorders>
              <w:top w:val="nil"/>
              <w:left w:val="nil"/>
              <w:bottom w:val="nil"/>
              <w:right w:val="nil"/>
            </w:tcBorders>
            <w:shd w:val="clear" w:color="F2F2F2" w:fill="F2F2F2"/>
            <w:noWrap/>
            <w:vAlign w:val="bottom"/>
            <w:hideMark/>
          </w:tcPr>
          <w:p w14:paraId="4FC20E0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25" w:author="Office" w:date="2025-09-19T11:02:00Z" w16du:dateUtc="2025-09-19T09:02:00Z"/>
                <w:rFonts w:ascii="Calibri" w:eastAsia="Times New Roman" w:hAnsi="Calibri" w:cs="Calibri"/>
                <w:color w:val="000000"/>
                <w:sz w:val="22"/>
                <w:szCs w:val="22"/>
                <w:bdr w:val="none" w:sz="0" w:space="0" w:color="auto"/>
              </w:rPr>
            </w:pPr>
            <w:ins w:id="1526" w:author="Office" w:date="2025-09-19T11:02:00Z" w16du:dateUtc="2025-09-19T09:02:00Z">
              <w:r w:rsidRPr="00EA2502">
                <w:rPr>
                  <w:rFonts w:ascii="Calibri" w:eastAsia="Times New Roman" w:hAnsi="Calibri" w:cs="Calibri"/>
                  <w:color w:val="000000"/>
                  <w:sz w:val="22"/>
                  <w:szCs w:val="22"/>
                  <w:bdr w:val="none" w:sz="0" w:space="0" w:color="auto"/>
                </w:rPr>
                <w:t>6</w:t>
              </w:r>
            </w:ins>
          </w:p>
        </w:tc>
        <w:tc>
          <w:tcPr>
            <w:tcW w:w="407" w:type="dxa"/>
            <w:tcBorders>
              <w:top w:val="nil"/>
              <w:left w:val="nil"/>
              <w:bottom w:val="nil"/>
              <w:right w:val="nil"/>
            </w:tcBorders>
            <w:shd w:val="clear" w:color="BFBFBF" w:fill="BFBFBF"/>
            <w:noWrap/>
            <w:vAlign w:val="bottom"/>
            <w:hideMark/>
          </w:tcPr>
          <w:p w14:paraId="62A0901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27" w:author="Office" w:date="2025-09-19T11:02:00Z" w16du:dateUtc="2025-09-19T09:02:00Z"/>
                <w:rFonts w:ascii="Calibri" w:eastAsia="Times New Roman" w:hAnsi="Calibri" w:cs="Calibri"/>
                <w:color w:val="000000"/>
                <w:sz w:val="22"/>
                <w:szCs w:val="22"/>
                <w:bdr w:val="none" w:sz="0" w:space="0" w:color="auto"/>
              </w:rPr>
            </w:pPr>
            <w:ins w:id="1528" w:author="Office" w:date="2025-09-19T11:02:00Z" w16du:dateUtc="2025-09-19T09:02:00Z">
              <w:r w:rsidRPr="00EA2502">
                <w:rPr>
                  <w:rFonts w:ascii="Calibri" w:eastAsia="Times New Roman" w:hAnsi="Calibri" w:cs="Calibri"/>
                  <w:color w:val="000000"/>
                  <w:sz w:val="22"/>
                  <w:szCs w:val="22"/>
                  <w:bdr w:val="none" w:sz="0" w:space="0" w:color="auto"/>
                </w:rPr>
                <w:t>7</w:t>
              </w:r>
            </w:ins>
          </w:p>
        </w:tc>
        <w:tc>
          <w:tcPr>
            <w:tcW w:w="407" w:type="dxa"/>
            <w:tcBorders>
              <w:top w:val="nil"/>
              <w:left w:val="nil"/>
              <w:bottom w:val="nil"/>
              <w:right w:val="nil"/>
            </w:tcBorders>
            <w:shd w:val="clear" w:color="BFBFBF" w:fill="BFBFBF"/>
            <w:noWrap/>
            <w:vAlign w:val="bottom"/>
            <w:hideMark/>
          </w:tcPr>
          <w:p w14:paraId="44C5682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29" w:author="Office" w:date="2025-09-19T11:02:00Z" w16du:dateUtc="2025-09-19T09:02:00Z"/>
                <w:rFonts w:ascii="Calibri" w:eastAsia="Times New Roman" w:hAnsi="Calibri" w:cs="Calibri"/>
                <w:color w:val="000000"/>
                <w:sz w:val="22"/>
                <w:szCs w:val="22"/>
                <w:bdr w:val="none" w:sz="0" w:space="0" w:color="auto"/>
              </w:rPr>
            </w:pPr>
            <w:ins w:id="1530"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F2F2F2" w:fill="F2F2F2"/>
            <w:noWrap/>
            <w:vAlign w:val="bottom"/>
            <w:hideMark/>
          </w:tcPr>
          <w:p w14:paraId="64395BC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31" w:author="Office" w:date="2025-09-19T11:02:00Z" w16du:dateUtc="2025-09-19T09:02:00Z"/>
                <w:rFonts w:ascii="Calibri" w:eastAsia="Times New Roman" w:hAnsi="Calibri" w:cs="Calibri"/>
                <w:color w:val="000000"/>
                <w:sz w:val="22"/>
                <w:szCs w:val="22"/>
                <w:bdr w:val="none" w:sz="0" w:space="0" w:color="auto"/>
              </w:rPr>
            </w:pPr>
            <w:ins w:id="1532"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28" w:type="dxa"/>
            <w:tcBorders>
              <w:top w:val="nil"/>
              <w:left w:val="nil"/>
              <w:bottom w:val="nil"/>
              <w:right w:val="single" w:sz="4" w:space="0" w:color="000000"/>
            </w:tcBorders>
            <w:shd w:val="clear" w:color="F2F2F2" w:fill="F2F2F2"/>
            <w:noWrap/>
            <w:vAlign w:val="bottom"/>
            <w:hideMark/>
          </w:tcPr>
          <w:p w14:paraId="0784048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33" w:author="Office" w:date="2025-09-19T11:02:00Z" w16du:dateUtc="2025-09-19T09:02:00Z"/>
                <w:rFonts w:ascii="Calibri" w:eastAsia="Times New Roman" w:hAnsi="Calibri" w:cs="Calibri"/>
                <w:color w:val="000000"/>
                <w:sz w:val="22"/>
                <w:szCs w:val="22"/>
                <w:bdr w:val="none" w:sz="0" w:space="0" w:color="auto"/>
              </w:rPr>
            </w:pPr>
            <w:ins w:id="1534"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07" w:type="dxa"/>
            <w:tcBorders>
              <w:top w:val="nil"/>
              <w:left w:val="nil"/>
              <w:bottom w:val="nil"/>
              <w:right w:val="nil"/>
            </w:tcBorders>
            <w:shd w:val="clear" w:color="BFBFBF" w:fill="BFBFBF"/>
            <w:noWrap/>
            <w:vAlign w:val="bottom"/>
            <w:hideMark/>
          </w:tcPr>
          <w:p w14:paraId="6EAE208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35" w:author="Office" w:date="2025-09-19T11:02:00Z" w16du:dateUtc="2025-09-19T09:02:00Z"/>
                <w:rFonts w:ascii="Calibri" w:eastAsia="Times New Roman" w:hAnsi="Calibri" w:cs="Calibri"/>
                <w:color w:val="000000"/>
                <w:sz w:val="22"/>
                <w:szCs w:val="22"/>
                <w:bdr w:val="none" w:sz="0" w:space="0" w:color="auto"/>
              </w:rPr>
            </w:pPr>
            <w:ins w:id="1536" w:author="Office" w:date="2025-09-19T11:02:00Z" w16du:dateUtc="2025-09-19T09:02:00Z">
              <w:r w:rsidRPr="00EA2502">
                <w:rPr>
                  <w:rFonts w:ascii="Calibri" w:eastAsia="Times New Roman" w:hAnsi="Calibri" w:cs="Calibri"/>
                  <w:color w:val="000000"/>
                  <w:sz w:val="22"/>
                  <w:szCs w:val="22"/>
                  <w:bdr w:val="none" w:sz="0" w:space="0" w:color="auto"/>
                </w:rPr>
                <w:t>2</w:t>
              </w:r>
            </w:ins>
          </w:p>
        </w:tc>
        <w:tc>
          <w:tcPr>
            <w:tcW w:w="407" w:type="dxa"/>
            <w:tcBorders>
              <w:top w:val="nil"/>
              <w:left w:val="nil"/>
              <w:bottom w:val="nil"/>
              <w:right w:val="nil"/>
            </w:tcBorders>
            <w:shd w:val="clear" w:color="BFBFBF" w:fill="BFBFBF"/>
            <w:noWrap/>
            <w:vAlign w:val="bottom"/>
            <w:hideMark/>
          </w:tcPr>
          <w:p w14:paraId="2921EBE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37" w:author="Office" w:date="2025-09-19T11:02:00Z" w16du:dateUtc="2025-09-19T09:02:00Z"/>
                <w:rFonts w:ascii="Calibri" w:eastAsia="Times New Roman" w:hAnsi="Calibri" w:cs="Calibri"/>
                <w:color w:val="000000"/>
                <w:sz w:val="22"/>
                <w:szCs w:val="22"/>
                <w:bdr w:val="none" w:sz="0" w:space="0" w:color="auto"/>
              </w:rPr>
            </w:pPr>
            <w:ins w:id="1538" w:author="Office" w:date="2025-09-19T11:02:00Z" w16du:dateUtc="2025-09-19T09:02:00Z">
              <w:r w:rsidRPr="00EA2502">
                <w:rPr>
                  <w:rFonts w:ascii="Calibri" w:eastAsia="Times New Roman" w:hAnsi="Calibri" w:cs="Calibri"/>
                  <w:color w:val="000000"/>
                  <w:sz w:val="22"/>
                  <w:szCs w:val="22"/>
                  <w:bdr w:val="none" w:sz="0" w:space="0" w:color="auto"/>
                </w:rPr>
                <w:t>8</w:t>
              </w:r>
            </w:ins>
          </w:p>
        </w:tc>
        <w:tc>
          <w:tcPr>
            <w:tcW w:w="407" w:type="dxa"/>
            <w:tcBorders>
              <w:top w:val="nil"/>
              <w:left w:val="nil"/>
              <w:bottom w:val="nil"/>
              <w:right w:val="nil"/>
            </w:tcBorders>
            <w:shd w:val="clear" w:color="F2F2F2" w:fill="F2F2F2"/>
            <w:noWrap/>
            <w:vAlign w:val="bottom"/>
            <w:hideMark/>
          </w:tcPr>
          <w:p w14:paraId="1564AEB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39" w:author="Office" w:date="2025-09-19T11:02:00Z" w16du:dateUtc="2025-09-19T09:02:00Z"/>
                <w:rFonts w:ascii="Calibri" w:eastAsia="Times New Roman" w:hAnsi="Calibri" w:cs="Calibri"/>
                <w:color w:val="000000"/>
                <w:sz w:val="22"/>
                <w:szCs w:val="22"/>
                <w:bdr w:val="none" w:sz="0" w:space="0" w:color="auto"/>
              </w:rPr>
            </w:pPr>
            <w:ins w:id="1540"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7" w:type="dxa"/>
            <w:tcBorders>
              <w:top w:val="nil"/>
              <w:left w:val="nil"/>
              <w:bottom w:val="nil"/>
              <w:right w:val="nil"/>
            </w:tcBorders>
            <w:shd w:val="clear" w:color="F2F2F2" w:fill="F2F2F2"/>
            <w:noWrap/>
            <w:vAlign w:val="bottom"/>
            <w:hideMark/>
          </w:tcPr>
          <w:p w14:paraId="528EED6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41" w:author="Office" w:date="2025-09-19T11:02:00Z" w16du:dateUtc="2025-09-19T09:02:00Z"/>
                <w:rFonts w:ascii="Calibri" w:eastAsia="Times New Roman" w:hAnsi="Calibri" w:cs="Calibri"/>
                <w:color w:val="000000"/>
                <w:sz w:val="22"/>
                <w:szCs w:val="22"/>
                <w:bdr w:val="none" w:sz="0" w:space="0" w:color="auto"/>
              </w:rPr>
            </w:pPr>
            <w:ins w:id="1542"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BFBFBF" w:fill="BFBFBF"/>
            <w:noWrap/>
            <w:vAlign w:val="bottom"/>
            <w:hideMark/>
          </w:tcPr>
          <w:p w14:paraId="50377E1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43" w:author="Office" w:date="2025-09-19T11:02:00Z" w16du:dateUtc="2025-09-19T09:02:00Z"/>
                <w:rFonts w:ascii="Calibri" w:eastAsia="Times New Roman" w:hAnsi="Calibri" w:cs="Calibri"/>
                <w:color w:val="000000"/>
                <w:sz w:val="22"/>
                <w:szCs w:val="22"/>
                <w:bdr w:val="none" w:sz="0" w:space="0" w:color="auto"/>
              </w:rPr>
            </w:pPr>
            <w:ins w:id="1544"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BFBFBF" w:fill="BFBFBF"/>
            <w:noWrap/>
            <w:vAlign w:val="bottom"/>
            <w:hideMark/>
          </w:tcPr>
          <w:p w14:paraId="7BECE5C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45" w:author="Office" w:date="2025-09-19T11:02:00Z" w16du:dateUtc="2025-09-19T09:02:00Z"/>
                <w:rFonts w:ascii="Calibri" w:eastAsia="Times New Roman" w:hAnsi="Calibri" w:cs="Calibri"/>
                <w:color w:val="000000"/>
                <w:sz w:val="22"/>
                <w:szCs w:val="22"/>
                <w:bdr w:val="none" w:sz="0" w:space="0" w:color="auto"/>
              </w:rPr>
            </w:pPr>
            <w:ins w:id="1546"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01" w:type="dxa"/>
            <w:tcBorders>
              <w:top w:val="nil"/>
              <w:left w:val="single" w:sz="4" w:space="0" w:color="000000"/>
              <w:bottom w:val="nil"/>
              <w:right w:val="nil"/>
            </w:tcBorders>
            <w:shd w:val="clear" w:color="F2F2F2" w:fill="F2F2F2"/>
            <w:noWrap/>
            <w:vAlign w:val="bottom"/>
            <w:hideMark/>
          </w:tcPr>
          <w:p w14:paraId="4A37468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47" w:author="Office" w:date="2025-09-19T11:02:00Z" w16du:dateUtc="2025-09-19T09:02:00Z"/>
                <w:rFonts w:ascii="Calibri" w:eastAsia="Times New Roman" w:hAnsi="Calibri" w:cs="Calibri"/>
                <w:color w:val="000000"/>
                <w:sz w:val="22"/>
                <w:szCs w:val="22"/>
                <w:bdr w:val="none" w:sz="0" w:space="0" w:color="auto"/>
              </w:rPr>
            </w:pPr>
            <w:ins w:id="1548" w:author="Office" w:date="2025-09-19T11:02:00Z" w16du:dateUtc="2025-09-19T09:02:00Z">
              <w:r w:rsidRPr="00EA2502">
                <w:rPr>
                  <w:rFonts w:ascii="Calibri" w:eastAsia="Times New Roman" w:hAnsi="Calibri" w:cs="Calibri"/>
                  <w:color w:val="000000"/>
                  <w:sz w:val="22"/>
                  <w:szCs w:val="22"/>
                  <w:bdr w:val="none" w:sz="0" w:space="0" w:color="auto"/>
                </w:rPr>
                <w:t>3</w:t>
              </w:r>
            </w:ins>
          </w:p>
        </w:tc>
        <w:tc>
          <w:tcPr>
            <w:tcW w:w="401" w:type="dxa"/>
            <w:tcBorders>
              <w:top w:val="nil"/>
              <w:left w:val="nil"/>
              <w:bottom w:val="nil"/>
              <w:right w:val="nil"/>
            </w:tcBorders>
            <w:shd w:val="clear" w:color="F2F2F2" w:fill="F2F2F2"/>
            <w:noWrap/>
            <w:vAlign w:val="bottom"/>
            <w:hideMark/>
          </w:tcPr>
          <w:p w14:paraId="4599770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49" w:author="Office" w:date="2025-09-19T11:02:00Z" w16du:dateUtc="2025-09-19T09:02:00Z"/>
                <w:rFonts w:ascii="Calibri" w:eastAsia="Times New Roman" w:hAnsi="Calibri" w:cs="Calibri"/>
                <w:color w:val="000000"/>
                <w:sz w:val="22"/>
                <w:szCs w:val="22"/>
                <w:bdr w:val="none" w:sz="0" w:space="0" w:color="auto"/>
              </w:rPr>
            </w:pPr>
            <w:ins w:id="1550" w:author="Office" w:date="2025-09-19T11:02:00Z" w16du:dateUtc="2025-09-19T09:02:00Z">
              <w:r w:rsidRPr="00EA2502">
                <w:rPr>
                  <w:rFonts w:ascii="Calibri" w:eastAsia="Times New Roman" w:hAnsi="Calibri" w:cs="Calibri"/>
                  <w:color w:val="000000"/>
                  <w:sz w:val="22"/>
                  <w:szCs w:val="22"/>
                  <w:bdr w:val="none" w:sz="0" w:space="0" w:color="auto"/>
                </w:rPr>
                <w:t>6</w:t>
              </w:r>
            </w:ins>
          </w:p>
        </w:tc>
        <w:tc>
          <w:tcPr>
            <w:tcW w:w="645" w:type="dxa"/>
            <w:tcBorders>
              <w:top w:val="nil"/>
              <w:left w:val="nil"/>
              <w:bottom w:val="nil"/>
              <w:right w:val="nil"/>
            </w:tcBorders>
            <w:shd w:val="clear" w:color="BFBFBF" w:fill="BFBFBF"/>
            <w:noWrap/>
            <w:vAlign w:val="bottom"/>
            <w:hideMark/>
          </w:tcPr>
          <w:p w14:paraId="2B78BE3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51" w:author="Office" w:date="2025-09-19T11:02:00Z" w16du:dateUtc="2025-09-19T09:02:00Z"/>
                <w:rFonts w:ascii="Calibri" w:eastAsia="Times New Roman" w:hAnsi="Calibri" w:cs="Calibri"/>
                <w:color w:val="000000"/>
                <w:sz w:val="22"/>
                <w:szCs w:val="22"/>
                <w:bdr w:val="none" w:sz="0" w:space="0" w:color="auto"/>
              </w:rPr>
            </w:pPr>
            <w:ins w:id="1552"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393" w:type="dxa"/>
            <w:tcBorders>
              <w:top w:val="nil"/>
              <w:left w:val="nil"/>
              <w:bottom w:val="nil"/>
              <w:right w:val="nil"/>
            </w:tcBorders>
            <w:shd w:val="clear" w:color="BFBFBF" w:fill="BFBFBF"/>
            <w:noWrap/>
            <w:vAlign w:val="bottom"/>
            <w:hideMark/>
          </w:tcPr>
          <w:p w14:paraId="5225CF9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53" w:author="Office" w:date="2025-09-19T11:02:00Z" w16du:dateUtc="2025-09-19T09:02:00Z"/>
                <w:rFonts w:ascii="Calibri" w:eastAsia="Times New Roman" w:hAnsi="Calibri" w:cs="Calibri"/>
                <w:color w:val="000000"/>
                <w:sz w:val="22"/>
                <w:szCs w:val="22"/>
                <w:bdr w:val="none" w:sz="0" w:space="0" w:color="auto"/>
              </w:rPr>
            </w:pPr>
            <w:ins w:id="1554"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F2F2F2" w:fill="F2F2F2"/>
            <w:noWrap/>
            <w:vAlign w:val="bottom"/>
            <w:hideMark/>
          </w:tcPr>
          <w:p w14:paraId="0F99D9F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55" w:author="Office" w:date="2025-09-19T11:02:00Z" w16du:dateUtc="2025-09-19T09:02:00Z"/>
                <w:rFonts w:ascii="Calibri" w:eastAsia="Times New Roman" w:hAnsi="Calibri" w:cs="Calibri"/>
                <w:color w:val="000000"/>
                <w:sz w:val="22"/>
                <w:szCs w:val="22"/>
                <w:bdr w:val="none" w:sz="0" w:space="0" w:color="auto"/>
              </w:rPr>
            </w:pPr>
            <w:ins w:id="1556"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28" w:type="dxa"/>
            <w:tcBorders>
              <w:top w:val="nil"/>
              <w:left w:val="nil"/>
              <w:bottom w:val="nil"/>
              <w:right w:val="nil"/>
            </w:tcBorders>
            <w:shd w:val="clear" w:color="F2F2F2" w:fill="F2F2F2"/>
            <w:noWrap/>
            <w:vAlign w:val="bottom"/>
            <w:hideMark/>
          </w:tcPr>
          <w:p w14:paraId="1C4C2AE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57" w:author="Office" w:date="2025-09-19T11:02:00Z" w16du:dateUtc="2025-09-19T09:02:00Z"/>
                <w:rFonts w:ascii="Calibri" w:eastAsia="Times New Roman" w:hAnsi="Calibri" w:cs="Calibri"/>
                <w:color w:val="000000"/>
                <w:sz w:val="22"/>
                <w:szCs w:val="22"/>
                <w:bdr w:val="none" w:sz="0" w:space="0" w:color="auto"/>
              </w:rPr>
            </w:pPr>
            <w:ins w:id="1558"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07" w:type="dxa"/>
            <w:tcBorders>
              <w:top w:val="nil"/>
              <w:left w:val="single" w:sz="4" w:space="0" w:color="000000"/>
              <w:bottom w:val="nil"/>
              <w:right w:val="nil"/>
            </w:tcBorders>
            <w:shd w:val="clear" w:color="BFBFBF" w:fill="BFBFBF"/>
            <w:noWrap/>
            <w:vAlign w:val="bottom"/>
            <w:hideMark/>
          </w:tcPr>
          <w:p w14:paraId="3116CD0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59" w:author="Office" w:date="2025-09-19T11:02:00Z" w16du:dateUtc="2025-09-19T09:02:00Z"/>
                <w:rFonts w:ascii="Calibri" w:eastAsia="Times New Roman" w:hAnsi="Calibri" w:cs="Calibri"/>
                <w:color w:val="000000"/>
                <w:sz w:val="22"/>
                <w:szCs w:val="22"/>
                <w:bdr w:val="none" w:sz="0" w:space="0" w:color="auto"/>
              </w:rPr>
            </w:pPr>
            <w:ins w:id="1560" w:author="Office" w:date="2025-09-19T11:02:00Z" w16du:dateUtc="2025-09-19T09:02:00Z">
              <w:r w:rsidRPr="00EA2502">
                <w:rPr>
                  <w:rFonts w:ascii="Calibri" w:eastAsia="Times New Roman" w:hAnsi="Calibri" w:cs="Calibri"/>
                  <w:color w:val="000000"/>
                  <w:sz w:val="22"/>
                  <w:szCs w:val="22"/>
                  <w:bdr w:val="none" w:sz="0" w:space="0" w:color="auto"/>
                </w:rPr>
                <w:t>2</w:t>
              </w:r>
            </w:ins>
          </w:p>
        </w:tc>
        <w:tc>
          <w:tcPr>
            <w:tcW w:w="407" w:type="dxa"/>
            <w:tcBorders>
              <w:top w:val="nil"/>
              <w:left w:val="nil"/>
              <w:bottom w:val="nil"/>
              <w:right w:val="nil"/>
            </w:tcBorders>
            <w:shd w:val="clear" w:color="BFBFBF" w:fill="BFBFBF"/>
            <w:noWrap/>
            <w:vAlign w:val="bottom"/>
            <w:hideMark/>
          </w:tcPr>
          <w:p w14:paraId="52C3D7E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61" w:author="Office" w:date="2025-09-19T11:02:00Z" w16du:dateUtc="2025-09-19T09:02:00Z"/>
                <w:rFonts w:ascii="Calibri" w:eastAsia="Times New Roman" w:hAnsi="Calibri" w:cs="Calibri"/>
                <w:color w:val="000000"/>
                <w:sz w:val="22"/>
                <w:szCs w:val="22"/>
                <w:bdr w:val="none" w:sz="0" w:space="0" w:color="auto"/>
              </w:rPr>
            </w:pPr>
            <w:ins w:id="1562"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07" w:type="dxa"/>
            <w:tcBorders>
              <w:top w:val="nil"/>
              <w:left w:val="nil"/>
              <w:bottom w:val="nil"/>
              <w:right w:val="nil"/>
            </w:tcBorders>
            <w:shd w:val="clear" w:color="F2F2F2" w:fill="F2F2F2"/>
            <w:noWrap/>
            <w:vAlign w:val="bottom"/>
            <w:hideMark/>
          </w:tcPr>
          <w:p w14:paraId="3E3EEE1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63" w:author="Office" w:date="2025-09-19T11:02:00Z" w16du:dateUtc="2025-09-19T09:02:00Z"/>
                <w:rFonts w:ascii="Calibri" w:eastAsia="Times New Roman" w:hAnsi="Calibri" w:cs="Calibri"/>
                <w:color w:val="000000"/>
                <w:sz w:val="22"/>
                <w:szCs w:val="22"/>
                <w:bdr w:val="none" w:sz="0" w:space="0" w:color="auto"/>
              </w:rPr>
            </w:pPr>
            <w:ins w:id="1564" w:author="Office" w:date="2025-09-19T11:02:00Z" w16du:dateUtc="2025-09-19T09:02:00Z">
              <w:r w:rsidRPr="00EA2502">
                <w:rPr>
                  <w:rFonts w:ascii="Calibri" w:eastAsia="Times New Roman" w:hAnsi="Calibri" w:cs="Calibri"/>
                  <w:color w:val="000000"/>
                  <w:sz w:val="22"/>
                  <w:szCs w:val="22"/>
                  <w:bdr w:val="none" w:sz="0" w:space="0" w:color="auto"/>
                </w:rPr>
                <w:t>3</w:t>
              </w:r>
            </w:ins>
          </w:p>
        </w:tc>
        <w:tc>
          <w:tcPr>
            <w:tcW w:w="407" w:type="dxa"/>
            <w:tcBorders>
              <w:top w:val="nil"/>
              <w:left w:val="nil"/>
              <w:bottom w:val="nil"/>
              <w:right w:val="nil"/>
            </w:tcBorders>
            <w:shd w:val="clear" w:color="F2F2F2" w:fill="F2F2F2"/>
            <w:noWrap/>
            <w:vAlign w:val="bottom"/>
            <w:hideMark/>
          </w:tcPr>
          <w:p w14:paraId="0F40F08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65" w:author="Office" w:date="2025-09-19T11:02:00Z" w16du:dateUtc="2025-09-19T09:02:00Z"/>
                <w:rFonts w:ascii="Calibri" w:eastAsia="Times New Roman" w:hAnsi="Calibri" w:cs="Calibri"/>
                <w:color w:val="000000"/>
                <w:sz w:val="22"/>
                <w:szCs w:val="22"/>
                <w:bdr w:val="none" w:sz="0" w:space="0" w:color="auto"/>
              </w:rPr>
            </w:pPr>
            <w:ins w:id="1566" w:author="Office" w:date="2025-09-19T11:02:00Z" w16du:dateUtc="2025-09-19T09:02:00Z">
              <w:r w:rsidRPr="00EA2502">
                <w:rPr>
                  <w:rFonts w:ascii="Calibri" w:eastAsia="Times New Roman" w:hAnsi="Calibri" w:cs="Calibri"/>
                  <w:color w:val="000000"/>
                  <w:sz w:val="22"/>
                  <w:szCs w:val="22"/>
                  <w:bdr w:val="none" w:sz="0" w:space="0" w:color="auto"/>
                </w:rPr>
                <w:t>5</w:t>
              </w:r>
            </w:ins>
          </w:p>
        </w:tc>
        <w:tc>
          <w:tcPr>
            <w:tcW w:w="428" w:type="dxa"/>
            <w:tcBorders>
              <w:top w:val="nil"/>
              <w:left w:val="nil"/>
              <w:bottom w:val="nil"/>
              <w:right w:val="nil"/>
            </w:tcBorders>
            <w:shd w:val="clear" w:color="BFBFBF" w:fill="BFBFBF"/>
            <w:noWrap/>
            <w:vAlign w:val="bottom"/>
            <w:hideMark/>
          </w:tcPr>
          <w:p w14:paraId="495739E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67" w:author="Office" w:date="2025-09-19T11:02:00Z" w16du:dateUtc="2025-09-19T09:02:00Z"/>
                <w:rFonts w:ascii="Calibri" w:eastAsia="Times New Roman" w:hAnsi="Calibri" w:cs="Calibri"/>
                <w:color w:val="000000"/>
                <w:sz w:val="22"/>
                <w:szCs w:val="22"/>
                <w:bdr w:val="none" w:sz="0" w:space="0" w:color="auto"/>
              </w:rPr>
            </w:pPr>
            <w:ins w:id="1568" w:author="Office" w:date="2025-09-19T11:02:00Z" w16du:dateUtc="2025-09-19T09:02:00Z">
              <w:r w:rsidRPr="00EA2502">
                <w:rPr>
                  <w:rFonts w:ascii="Calibri" w:eastAsia="Times New Roman" w:hAnsi="Calibri" w:cs="Calibri"/>
                  <w:color w:val="000000"/>
                  <w:sz w:val="22"/>
                  <w:szCs w:val="22"/>
                  <w:bdr w:val="none" w:sz="0" w:space="0" w:color="auto"/>
                </w:rPr>
                <w:t>4</w:t>
              </w:r>
            </w:ins>
          </w:p>
        </w:tc>
        <w:tc>
          <w:tcPr>
            <w:tcW w:w="428" w:type="dxa"/>
            <w:tcBorders>
              <w:top w:val="nil"/>
              <w:left w:val="nil"/>
              <w:bottom w:val="nil"/>
              <w:right w:val="nil"/>
            </w:tcBorders>
            <w:shd w:val="clear" w:color="BFBFBF" w:fill="BFBFBF"/>
            <w:noWrap/>
            <w:vAlign w:val="bottom"/>
            <w:hideMark/>
          </w:tcPr>
          <w:p w14:paraId="3255909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ins w:id="1569" w:author="Office" w:date="2025-09-19T11:02:00Z" w16du:dateUtc="2025-09-19T09:02:00Z"/>
                <w:rFonts w:ascii="Calibri" w:eastAsia="Times New Roman" w:hAnsi="Calibri" w:cs="Calibri"/>
                <w:color w:val="000000"/>
                <w:sz w:val="22"/>
                <w:szCs w:val="22"/>
                <w:bdr w:val="none" w:sz="0" w:space="0" w:color="auto"/>
              </w:rPr>
            </w:pPr>
            <w:ins w:id="1570" w:author="Office" w:date="2025-09-19T11:02:00Z" w16du:dateUtc="2025-09-19T09:02:00Z">
              <w:r w:rsidRPr="00EA2502">
                <w:rPr>
                  <w:rFonts w:ascii="Calibri" w:eastAsia="Times New Roman" w:hAnsi="Calibri" w:cs="Calibri"/>
                  <w:color w:val="000000"/>
                  <w:sz w:val="22"/>
                  <w:szCs w:val="22"/>
                  <w:bdr w:val="none" w:sz="0" w:space="0" w:color="auto"/>
                </w:rPr>
                <w:t>4</w:t>
              </w:r>
            </w:ins>
          </w:p>
        </w:tc>
      </w:tr>
    </w:tbl>
    <w:p w14:paraId="31DCE18F" w14:textId="77777777" w:rsidR="001951C1" w:rsidRDefault="001951C1" w:rsidP="001951C1">
      <w:pPr>
        <w:spacing w:line="480" w:lineRule="auto"/>
        <w:rPr>
          <w:ins w:id="1571" w:author="Office" w:date="2025-09-19T11:02:00Z" w16du:dateUtc="2025-09-19T09:02:00Z"/>
          <w:rFonts w:eastAsia="Times New Roman"/>
          <w:b/>
          <w:bCs/>
        </w:rPr>
      </w:pPr>
    </w:p>
    <w:p w14:paraId="01C5F97A" w14:textId="1CB4F29C" w:rsidR="001951C1" w:rsidRPr="00C92FD4" w:rsidRDefault="001951C1" w:rsidP="001951C1">
      <w:pPr>
        <w:spacing w:line="480" w:lineRule="auto"/>
        <w:rPr>
          <w:b/>
        </w:rPr>
      </w:pPr>
      <w:r w:rsidRPr="00C92FD4">
        <w:rPr>
          <w:b/>
        </w:rPr>
        <w:t>Table S2.</w:t>
      </w:r>
      <w:r w:rsidRPr="00C92FD4">
        <w:t xml:space="preserve"> Range of K values estimated by </w:t>
      </w:r>
      <w:proofErr w:type="spellStart"/>
      <w:r w:rsidRPr="00C92FD4">
        <w:t>fastStructure</w:t>
      </w:r>
      <w:proofErr w:type="spellEnd"/>
      <w:r w:rsidRPr="00C92FD4">
        <w:t xml:space="preserve"> analyses across reference genomes, datasets, and missing data thresholds. Shown </w:t>
      </w:r>
      <w:ins w:id="1572" w:author="Office" w:date="2025-09-19T11:02:00Z" w16du:dateUtc="2025-09-19T09:02:00Z">
        <w:r w:rsidRPr="002B2313">
          <w:rPr>
            <w:rFonts w:eastAsia="Times New Roman"/>
          </w:rPr>
          <w:t xml:space="preserve">K </w:t>
        </w:r>
      </w:ins>
      <w:r w:rsidRPr="00C92FD4">
        <w:t xml:space="preserve">are </w:t>
      </w:r>
      <w:del w:id="1573" w:author="Office" w:date="2025-09-19T11:02:00Z" w16du:dateUtc="2025-09-19T09:02:00Z">
        <w:r w:rsidR="004D0CAE" w:rsidRPr="002B2313">
          <w:rPr>
            <w:rFonts w:eastAsia="Times New Roman"/>
          </w:rPr>
          <w:delText>the K maximizing</w:delText>
        </w:r>
      </w:del>
      <w:ins w:id="1574" w:author="Office" w:date="2025-09-19T11:02:00Z" w16du:dateUtc="2025-09-19T09:02:00Z">
        <w:r>
          <w:rPr>
            <w:rFonts w:eastAsia="Times New Roman"/>
          </w:rPr>
          <w:t xml:space="preserve">those that </w:t>
        </w:r>
        <w:r w:rsidRPr="002B2313">
          <w:rPr>
            <w:rFonts w:eastAsia="Times New Roman"/>
          </w:rPr>
          <w:t>maximiz</w:t>
        </w:r>
        <w:r>
          <w:rPr>
            <w:rFonts w:eastAsia="Times New Roman"/>
          </w:rPr>
          <w:t>e</w:t>
        </w:r>
      </w:ins>
      <w:r w:rsidRPr="00C92FD4">
        <w:t xml:space="preserve"> marginal likelihood (model complexity</w:t>
      </w:r>
      <w:del w:id="1575" w:author="Office" w:date="2025-09-19T11:02:00Z" w16du:dateUtc="2025-09-19T09:02:00Z">
        <w:r w:rsidR="004D0CAE" w:rsidRPr="002B2313">
          <w:rPr>
            <w:rFonts w:eastAsia="Times New Roman"/>
          </w:rPr>
          <w:delText>)</w:delText>
        </w:r>
      </w:del>
      <w:ins w:id="1576" w:author="Office" w:date="2025-09-19T11:02:00Z" w16du:dateUtc="2025-09-19T09:02:00Z">
        <w:r w:rsidRPr="002B2313">
          <w:rPr>
            <w:rFonts w:eastAsia="Times New Roman"/>
          </w:rPr>
          <w:t>)</w:t>
        </w:r>
        <w:r>
          <w:rPr>
            <w:rFonts w:eastAsia="Times New Roman"/>
          </w:rPr>
          <w:t>,</w:t>
        </w:r>
      </w:ins>
      <w:r w:rsidRPr="00C92FD4">
        <w:t xml:space="preserve"> and the K values selected to best describe the genetic structure in each dataset.</w:t>
      </w:r>
    </w:p>
    <w:p w14:paraId="23007E96" w14:textId="77777777" w:rsidR="001951C1" w:rsidRDefault="001951C1" w:rsidP="001951C1">
      <w:pPr>
        <w:ind w:firstLine="0"/>
        <w:jc w:val="left"/>
        <w:rPr>
          <w:ins w:id="1577" w:author="Office" w:date="2025-09-19T11:02:00Z" w16du:dateUtc="2025-09-19T09:02:00Z"/>
          <w:rFonts w:eastAsia="Times New Roman"/>
          <w:bdr w:val="none" w:sz="0" w:space="0" w:color="auto"/>
        </w:rPr>
        <w:sectPr w:rsidR="001951C1" w:rsidSect="001951C1">
          <w:pgSz w:w="16838" w:h="11906" w:orient="landscape"/>
          <w:pgMar w:top="1134" w:right="1134" w:bottom="1134" w:left="1134" w:header="709" w:footer="850" w:gutter="0"/>
          <w:cols w:space="720"/>
          <w:docGrid w:linePitch="326"/>
        </w:sectPr>
      </w:pPr>
      <w:ins w:id="1578" w:author="Office" w:date="2025-09-19T11:02:00Z" w16du:dateUtc="2025-09-19T09:02:00Z">
        <w:r w:rsidRPr="00586CFE">
          <w:rPr>
            <w:rFonts w:eastAsia="Times New Roman"/>
            <w:bdr w:val="none" w:sz="0" w:space="0" w:color="auto"/>
          </w:rPr>
          <w:br w:type="page"/>
        </w:r>
      </w:ins>
    </w:p>
    <w:p w14:paraId="6504FBFC" w14:textId="77777777" w:rsidR="001951C1" w:rsidRPr="00A00C40" w:rsidRDefault="001951C1" w:rsidP="001951C1">
      <w:pPr>
        <w:pStyle w:val="Titulo1"/>
        <w:rPr>
          <w:ins w:id="1579" w:author="Office" w:date="2025-09-19T11:02:00Z" w16du:dateUtc="2025-09-19T09:02:00Z"/>
          <w:rFonts w:eastAsia="Times New Roman" w:cs="Times New Roman"/>
        </w:rPr>
      </w:pPr>
      <w:bookmarkStart w:id="1580" w:name="_Toc197509571"/>
      <w:ins w:id="1581" w:author="Office" w:date="2025-09-19T11:02:00Z" w16du:dateUtc="2025-09-19T09:02:00Z">
        <w:r w:rsidRPr="00A00C40">
          <w:lastRenderedPageBreak/>
          <w:t>CONSIDERAÇÕES FINAIS</w:t>
        </w:r>
        <w:bookmarkEnd w:id="1580"/>
        <w:r w:rsidRPr="00A00C40">
          <w:t xml:space="preserve"> </w:t>
        </w:r>
      </w:ins>
    </w:p>
    <w:p w14:paraId="0B43EBEF" w14:textId="77777777" w:rsidR="001951C1" w:rsidRPr="00A00C40" w:rsidRDefault="001951C1" w:rsidP="001951C1">
      <w:pPr>
        <w:rPr>
          <w:ins w:id="1582" w:author="Office" w:date="2025-09-19T11:02:00Z" w16du:dateUtc="2025-09-19T09:02:00Z"/>
          <w:u w:color="000000"/>
          <w:lang w:val="pt-BR"/>
        </w:rPr>
      </w:pPr>
      <w:ins w:id="1583" w:author="Office" w:date="2025-09-19T11:02:00Z" w16du:dateUtc="2025-09-19T09:02:00Z">
        <w:r w:rsidRPr="00A00C40">
          <w:rPr>
            <w:lang w:val="pt-BR"/>
          </w:rPr>
          <w:t xml:space="preserve">Desde Darwin, uma das questões centrais da biologia evolutiva é compreender os processos responsáveis pela grande diversificação de espécies — ou seja, como diferentes espécies se originam a partir de uma população ancestral (Diamond, 1977; Grant, 1981; </w:t>
        </w:r>
        <w:proofErr w:type="spellStart"/>
        <w:r w:rsidRPr="00A00C40">
          <w:rPr>
            <w:lang w:val="pt-BR"/>
          </w:rPr>
          <w:t>Coyne</w:t>
        </w:r>
        <w:proofErr w:type="spellEnd"/>
        <w:r w:rsidRPr="00A00C40">
          <w:rPr>
            <w:lang w:val="pt-BR"/>
          </w:rPr>
          <w:t xml:space="preserve"> &amp; </w:t>
        </w:r>
        <w:proofErr w:type="spellStart"/>
        <w:r w:rsidRPr="00A00C40">
          <w:rPr>
            <w:lang w:val="pt-BR"/>
          </w:rPr>
          <w:t>Orr</w:t>
        </w:r>
        <w:proofErr w:type="spellEnd"/>
        <w:r w:rsidRPr="00A00C40">
          <w:rPr>
            <w:lang w:val="pt-BR"/>
          </w:rPr>
          <w:t xml:space="preserve">, 2004; </w:t>
        </w:r>
        <w:proofErr w:type="spellStart"/>
        <w:r w:rsidRPr="00A00C40">
          <w:rPr>
            <w:lang w:val="pt-BR"/>
          </w:rPr>
          <w:t>Nosil</w:t>
        </w:r>
        <w:proofErr w:type="spellEnd"/>
        <w:r w:rsidRPr="00A00C40">
          <w:rPr>
            <w:lang w:val="pt-BR"/>
          </w:rPr>
          <w:t xml:space="preserve"> &amp; Feder, 2012). Esse processo pode ocorrer em diferentes ritmos, com algumas linhagens diversificando lentamente e outras passando por rápidas radiações. Diversificações rápidas, em particular, tornam a identificação dos mecanismos responsáveis por esse processo uma tarefa desafiadora, já que o curto intervalo entre os eventos de divergência dificulta distinguir os fatores históricos, ecológicos e genéticos que atuaram. Em geral, dinâmicas como flutuações climáticas, isolamento geográfico e interações ecológicas moldam as oportunidades e restrições que determinam os padrões de diversificação observados em diferentes grupos. Esta tese contribui para o entendimento dessa questão tão relevante e fascinante da biologia evolutiva.</w:t>
        </w:r>
      </w:ins>
    </w:p>
    <w:p w14:paraId="47BEED31" w14:textId="77777777" w:rsidR="001951C1" w:rsidRPr="00A00C40" w:rsidRDefault="001951C1" w:rsidP="001951C1">
      <w:pPr>
        <w:rPr>
          <w:ins w:id="1584" w:author="Office" w:date="2025-09-19T11:02:00Z" w16du:dateUtc="2025-09-19T09:02:00Z"/>
          <w:lang w:val="pt-BR"/>
        </w:rPr>
      </w:pPr>
      <w:ins w:id="1585" w:author="Office" w:date="2025-09-19T11:02:00Z" w16du:dateUtc="2025-09-19T09:02:00Z">
        <w:r w:rsidRPr="00A00C40">
          <w:rPr>
            <w:lang w:val="pt-BR"/>
          </w:rPr>
          <w:t xml:space="preserve">Ao investigar a diversificação das espécies de altitude de </w:t>
        </w:r>
        <w:proofErr w:type="spellStart"/>
        <w:r w:rsidRPr="00A00C40">
          <w:rPr>
            <w:i/>
            <w:iCs/>
            <w:lang w:val="pt-BR"/>
          </w:rPr>
          <w:t>Petunia</w:t>
        </w:r>
        <w:proofErr w:type="spellEnd"/>
        <w:r w:rsidRPr="00A00C40">
          <w:rPr>
            <w:lang w:val="pt-BR"/>
          </w:rPr>
          <w:t>, observamos um retrato de um contínuo de especiação, e não um processo concluído com barreiras bem estabelecidas há muito tempo entre as linhagens. Os resultados mostraram linhagens evoluindo independentemente, mas com evidências de fluxo gênico entre elas e a persistência de polimorfismos ancestrais. Além disso, as diferenças morfológicas entre essas linhagens são sutis, o que torna esse sistema particularmente interessante e complexo para o estudo dos mecanismos que moldam a diversificação de espécies.</w:t>
        </w:r>
      </w:ins>
    </w:p>
    <w:p w14:paraId="029E4194" w14:textId="77777777" w:rsidR="001951C1" w:rsidRPr="00A00C40" w:rsidRDefault="001951C1" w:rsidP="001951C1">
      <w:pPr>
        <w:rPr>
          <w:ins w:id="1586" w:author="Office" w:date="2025-09-19T11:02:00Z" w16du:dateUtc="2025-09-19T09:02:00Z"/>
          <w:bdr w:val="none" w:sz="0" w:space="0" w:color="auto"/>
          <w:lang w:val="pt-BR"/>
        </w:rPr>
      </w:pPr>
      <w:ins w:id="1587" w:author="Office" w:date="2025-09-19T11:02:00Z" w16du:dateUtc="2025-09-19T09:02:00Z">
        <w:r w:rsidRPr="00A00C40">
          <w:rPr>
            <w:lang w:val="pt-BR"/>
          </w:rPr>
          <w:t xml:space="preserve">Iniciamos essa tese com a atualização da filogenia do gênero </w:t>
        </w:r>
        <w:proofErr w:type="spellStart"/>
        <w:r w:rsidRPr="00A00C40">
          <w:rPr>
            <w:i/>
            <w:iCs/>
            <w:lang w:val="pt-BR"/>
          </w:rPr>
          <w:t>Petunia</w:t>
        </w:r>
        <w:proofErr w:type="spellEnd"/>
        <w:r w:rsidRPr="00A00C40">
          <w:rPr>
            <w:lang w:val="pt-BR"/>
          </w:rPr>
          <w:t xml:space="preserve">, resolvendo questões taxonômicas que vinham sendo investigadas com os estudos do nosso grupo de pesquisa: </w:t>
        </w:r>
        <w:r w:rsidRPr="00A00C40">
          <w:rPr>
            <w:bdr w:val="none" w:sz="0" w:space="0" w:color="auto"/>
            <w:lang w:val="pt-BR"/>
          </w:rPr>
          <w:t xml:space="preserve">reconhecemos </w:t>
        </w:r>
        <w:r w:rsidRPr="00A00C40">
          <w:rPr>
            <w:i/>
            <w:iCs/>
            <w:bdr w:val="none" w:sz="0" w:space="0" w:color="auto"/>
            <w:lang w:val="pt-BR"/>
          </w:rPr>
          <w:t xml:space="preserve">P. </w:t>
        </w:r>
        <w:proofErr w:type="spellStart"/>
        <w:r w:rsidRPr="00A00C40">
          <w:rPr>
            <w:i/>
            <w:iCs/>
            <w:bdr w:val="none" w:sz="0" w:space="0" w:color="auto"/>
            <w:lang w:val="pt-BR"/>
          </w:rPr>
          <w:t>axillaris</w:t>
        </w:r>
        <w:proofErr w:type="spellEnd"/>
        <w:r w:rsidRPr="00A00C40">
          <w:rPr>
            <w:bdr w:val="none" w:sz="0" w:space="0" w:color="auto"/>
            <w:lang w:val="pt-BR"/>
          </w:rPr>
          <w:t xml:space="preserve">, </w:t>
        </w:r>
        <w:r w:rsidRPr="00A00C40">
          <w:rPr>
            <w:i/>
            <w:iCs/>
            <w:bdr w:val="none" w:sz="0" w:space="0" w:color="auto"/>
            <w:lang w:val="pt-BR"/>
          </w:rPr>
          <w:t xml:space="preserve">P. </w:t>
        </w:r>
        <w:proofErr w:type="spellStart"/>
        <w:r w:rsidRPr="00A00C40">
          <w:rPr>
            <w:i/>
            <w:iCs/>
            <w:bdr w:val="none" w:sz="0" w:space="0" w:color="auto"/>
            <w:lang w:val="pt-BR"/>
          </w:rPr>
          <w:t>parodii</w:t>
        </w:r>
        <w:proofErr w:type="spellEnd"/>
        <w:r w:rsidRPr="00A00C40">
          <w:rPr>
            <w:bdr w:val="none" w:sz="0" w:space="0" w:color="auto"/>
            <w:lang w:val="pt-BR"/>
          </w:rPr>
          <w:t xml:space="preserve"> e </w:t>
        </w:r>
        <w:r w:rsidRPr="00A00C40">
          <w:rPr>
            <w:i/>
            <w:iCs/>
            <w:bdr w:val="none" w:sz="0" w:space="0" w:color="auto"/>
            <w:lang w:val="pt-BR"/>
          </w:rPr>
          <w:t xml:space="preserve">P. </w:t>
        </w:r>
        <w:proofErr w:type="spellStart"/>
        <w:r w:rsidRPr="00A00C40">
          <w:rPr>
            <w:i/>
            <w:iCs/>
            <w:bdr w:val="none" w:sz="0" w:space="0" w:color="auto"/>
            <w:lang w:val="pt-BR"/>
          </w:rPr>
          <w:t>subandina</w:t>
        </w:r>
        <w:proofErr w:type="spellEnd"/>
        <w:r w:rsidRPr="00A00C40">
          <w:rPr>
            <w:bdr w:val="none" w:sz="0" w:space="0" w:color="auto"/>
            <w:lang w:val="pt-BR"/>
          </w:rPr>
          <w:t xml:space="preserve"> como espécies independentes, elevamos </w:t>
        </w:r>
        <w:r w:rsidRPr="00A00C40">
          <w:rPr>
            <w:i/>
            <w:iCs/>
            <w:bdr w:val="none" w:sz="0" w:space="0" w:color="auto"/>
            <w:lang w:val="pt-BR"/>
          </w:rPr>
          <w:t xml:space="preserve">P. </w:t>
        </w:r>
        <w:proofErr w:type="spellStart"/>
        <w:r w:rsidRPr="00A00C40">
          <w:rPr>
            <w:i/>
            <w:iCs/>
            <w:bdr w:val="none" w:sz="0" w:space="0" w:color="auto"/>
            <w:lang w:val="pt-BR"/>
          </w:rPr>
          <w:t>integrifolia</w:t>
        </w:r>
        <w:proofErr w:type="spellEnd"/>
        <w:r w:rsidRPr="00A00C40">
          <w:rPr>
            <w:i/>
            <w:iCs/>
            <w:bdr w:val="none" w:sz="0" w:space="0" w:color="auto"/>
            <w:lang w:val="pt-BR"/>
          </w:rPr>
          <w:t xml:space="preserve"> </w:t>
        </w:r>
        <w:proofErr w:type="spellStart"/>
        <w:r w:rsidRPr="00A00C40">
          <w:rPr>
            <w:i/>
            <w:iCs/>
            <w:bdr w:val="none" w:sz="0" w:space="0" w:color="auto"/>
            <w:lang w:val="pt-BR"/>
          </w:rPr>
          <w:t>depauperata</w:t>
        </w:r>
        <w:proofErr w:type="spellEnd"/>
        <w:r w:rsidRPr="00A00C40">
          <w:rPr>
            <w:bdr w:val="none" w:sz="0" w:space="0" w:color="auto"/>
            <w:lang w:val="pt-BR"/>
          </w:rPr>
          <w:t xml:space="preserve"> à categoria de espécies como </w:t>
        </w:r>
        <w:r w:rsidRPr="00A00C40">
          <w:rPr>
            <w:i/>
            <w:iCs/>
            <w:bdr w:val="none" w:sz="0" w:space="0" w:color="auto"/>
            <w:lang w:val="pt-BR"/>
          </w:rPr>
          <w:t xml:space="preserve">P. </w:t>
        </w:r>
        <w:proofErr w:type="spellStart"/>
        <w:r w:rsidRPr="00A00C40">
          <w:rPr>
            <w:i/>
            <w:iCs/>
            <w:bdr w:val="none" w:sz="0" w:space="0" w:color="auto"/>
            <w:lang w:val="pt-BR"/>
          </w:rPr>
          <w:t>dichotoma</w:t>
        </w:r>
        <w:proofErr w:type="spellEnd"/>
        <w:r w:rsidRPr="00A00C40">
          <w:rPr>
            <w:lang w:val="pt-BR"/>
          </w:rPr>
          <w:t>. Mas principalmente,</w:t>
        </w:r>
        <w:r w:rsidRPr="00A00C40">
          <w:rPr>
            <w:bdr w:val="none" w:sz="0" w:space="0" w:color="auto"/>
            <w:lang w:val="pt-BR"/>
          </w:rPr>
          <w:t xml:space="preserve"> os resultados evidenciaram questões ainda não resolvidas sobre a história evolutiva do clado de tubo curto da corola, enfatizando a necessidade de investigações adicionais sobre sua diversificação e estrutura genética, o que trabalhamos no decorrer da tese. </w:t>
        </w:r>
      </w:ins>
    </w:p>
    <w:p w14:paraId="0C4676E7" w14:textId="77777777" w:rsidR="001951C1" w:rsidRPr="00A00C40" w:rsidRDefault="001951C1" w:rsidP="001951C1">
      <w:pPr>
        <w:rPr>
          <w:ins w:id="1588" w:author="Office" w:date="2025-09-19T11:02:00Z" w16du:dateUtc="2025-09-19T09:02:00Z"/>
          <w:lang w:val="pt-BR"/>
        </w:rPr>
      </w:pPr>
      <w:ins w:id="1589" w:author="Office" w:date="2025-09-19T11:02:00Z" w16du:dateUtc="2025-09-19T09:02:00Z">
        <w:r w:rsidRPr="00A00C40">
          <w:rPr>
            <w:lang w:val="pt-BR"/>
          </w:rPr>
          <w:t xml:space="preserve">No primeiro trabalho que investigou as relações evolutivas entre as espécies analisadas nesta tese, Lorenz-Lemke </w:t>
        </w:r>
        <w:r w:rsidRPr="00A00C40">
          <w:rPr>
            <w:i/>
            <w:iCs/>
            <w:lang w:val="pt-BR"/>
          </w:rPr>
          <w:t>et al.</w:t>
        </w:r>
        <w:r w:rsidRPr="00A00C40">
          <w:rPr>
            <w:lang w:val="pt-BR"/>
          </w:rPr>
          <w:t xml:space="preserve"> (2010), utilizando dados de </w:t>
        </w:r>
        <w:proofErr w:type="spellStart"/>
        <w:r w:rsidRPr="00A00C40">
          <w:rPr>
            <w:lang w:val="pt-BR"/>
          </w:rPr>
          <w:t>cpDNA</w:t>
        </w:r>
        <w:proofErr w:type="spellEnd"/>
        <w:r w:rsidRPr="00A00C40">
          <w:rPr>
            <w:lang w:val="pt-BR"/>
          </w:rPr>
          <w:t xml:space="preserve">, identificaram um grande compartilhamento de haplótipos entre as espécies e sugeriram a existência de uma população ancestral amplamente distribuída, com fluxo gênico limitado, na qual algumas populações </w:t>
        </w:r>
        <w:proofErr w:type="spellStart"/>
        <w:r w:rsidRPr="00A00C40">
          <w:rPr>
            <w:lang w:val="pt-BR"/>
          </w:rPr>
          <w:t>alopátricas</w:t>
        </w:r>
        <w:proofErr w:type="spellEnd"/>
        <w:r w:rsidRPr="00A00C40">
          <w:rPr>
            <w:lang w:val="pt-BR"/>
          </w:rPr>
          <w:t xml:space="preserve"> passaram por processos rápidos de especiação. Esse padrão pôde ser retomado aqui com abordagem genômica, que revela com maior resolução, os detalhes das histórias evolutivas dessas espécies e os mecanismos que impulsionaram sua diversificação.</w:t>
        </w:r>
      </w:ins>
    </w:p>
    <w:p w14:paraId="064C2EE0" w14:textId="77777777" w:rsidR="001951C1" w:rsidRPr="00A00C40" w:rsidRDefault="001951C1" w:rsidP="001951C1">
      <w:pPr>
        <w:rPr>
          <w:ins w:id="1590" w:author="Office" w:date="2025-09-19T11:02:00Z" w16du:dateUtc="2025-09-19T09:02:00Z"/>
          <w:lang w:val="pt-BR"/>
        </w:rPr>
      </w:pPr>
      <w:ins w:id="1591" w:author="Office" w:date="2025-09-19T11:02:00Z" w16du:dateUtc="2025-09-19T09:02:00Z">
        <w:r w:rsidRPr="00A00C40">
          <w:rPr>
            <w:lang w:val="pt-BR"/>
          </w:rPr>
          <w:t xml:space="preserve">Em nível populacional, analisamos a estruturação e a </w:t>
        </w:r>
        <w:proofErr w:type="spellStart"/>
        <w:r w:rsidRPr="00A00C40">
          <w:rPr>
            <w:lang w:val="pt-BR"/>
          </w:rPr>
          <w:t>filogeografia</w:t>
        </w:r>
        <w:proofErr w:type="spellEnd"/>
        <w:r w:rsidRPr="00A00C40">
          <w:rPr>
            <w:lang w:val="pt-BR"/>
          </w:rPr>
          <w:t xml:space="preserve"> da espécie de distribuição mais ampla nos campos de altitude, </w:t>
        </w:r>
        <w:r w:rsidRPr="00A00C40">
          <w:rPr>
            <w:rStyle w:val="Emphasis"/>
            <w:lang w:val="pt-BR"/>
          </w:rPr>
          <w:t xml:space="preserve">P. </w:t>
        </w:r>
        <w:proofErr w:type="spellStart"/>
        <w:r w:rsidRPr="00A00C40">
          <w:rPr>
            <w:rStyle w:val="Emphasis"/>
            <w:lang w:val="pt-BR"/>
          </w:rPr>
          <w:t>altiplana</w:t>
        </w:r>
        <w:proofErr w:type="spellEnd"/>
        <w:r w:rsidRPr="00A00C40">
          <w:rPr>
            <w:lang w:val="pt-BR"/>
          </w:rPr>
          <w:t xml:space="preserve"> (Capítulo 2), e identificamos um conjunto de fatores </w:t>
        </w:r>
        <w:r w:rsidRPr="00A00C40">
          <w:rPr>
            <w:lang w:val="pt-BR"/>
          </w:rPr>
          <w:lastRenderedPageBreak/>
          <w:t>responsáveis pela estruturação de suas populações. O isolamento por distância se destacou como o principal, seguido pela diferença atitudinal, pela presença de rios atuando como barreiras, além da dinâmica biogeográfica da região, que, em conjunto, promoveram a redução do fluxo gênico e favoreceram a estruturação populacional.</w:t>
        </w:r>
      </w:ins>
    </w:p>
    <w:p w14:paraId="33AEFF43" w14:textId="77777777" w:rsidR="001951C1" w:rsidRPr="00A00C40" w:rsidRDefault="001951C1" w:rsidP="001951C1">
      <w:pPr>
        <w:rPr>
          <w:ins w:id="1592" w:author="Office" w:date="2025-09-19T11:02:00Z" w16du:dateUtc="2025-09-19T09:02:00Z"/>
          <w:u w:color="000000"/>
          <w:lang w:val="pt-BR"/>
        </w:rPr>
      </w:pPr>
      <w:ins w:id="1593" w:author="Office" w:date="2025-09-19T11:02:00Z" w16du:dateUtc="2025-09-19T09:02:00Z">
        <w:r w:rsidRPr="00A00C40">
          <w:rPr>
            <w:lang w:val="pt-BR"/>
          </w:rPr>
          <w:t xml:space="preserve">Em nível interespecífico, investigamos dois pares de espécies irmãs submetidos a processos distintos de diferenciação: </w:t>
        </w:r>
        <w:r w:rsidRPr="00A00C40">
          <w:rPr>
            <w:rStyle w:val="Emphasis"/>
            <w:lang w:val="pt-BR"/>
          </w:rPr>
          <w:t xml:space="preserve">P. </w:t>
        </w:r>
        <w:proofErr w:type="spellStart"/>
        <w:r w:rsidRPr="00A00C40">
          <w:rPr>
            <w:rStyle w:val="Emphasis"/>
            <w:lang w:val="pt-BR"/>
          </w:rPr>
          <w:t>guarapuavensis</w:t>
        </w:r>
        <w:proofErr w:type="spellEnd"/>
        <w:r w:rsidRPr="00A00C40">
          <w:rPr>
            <w:lang w:val="pt-BR"/>
          </w:rPr>
          <w:t xml:space="preserve"> e </w:t>
        </w:r>
        <w:r w:rsidRPr="00A00C40">
          <w:rPr>
            <w:rStyle w:val="Emphasis"/>
            <w:lang w:val="pt-BR"/>
          </w:rPr>
          <w:t xml:space="preserve">P. </w:t>
        </w:r>
        <w:proofErr w:type="spellStart"/>
        <w:r w:rsidRPr="00A00C40">
          <w:rPr>
            <w:rStyle w:val="Emphasis"/>
            <w:lang w:val="pt-BR"/>
          </w:rPr>
          <w:t>scheideana</w:t>
        </w:r>
        <w:proofErr w:type="spellEnd"/>
        <w:r w:rsidRPr="00A00C40">
          <w:rPr>
            <w:lang w:val="pt-BR"/>
          </w:rPr>
          <w:t xml:space="preserve"> (Capítulo 3) e </w:t>
        </w:r>
        <w:r w:rsidRPr="00A00C40">
          <w:rPr>
            <w:rStyle w:val="Emphasis"/>
            <w:lang w:val="pt-BR"/>
          </w:rPr>
          <w:t xml:space="preserve">P. </w:t>
        </w:r>
        <w:proofErr w:type="spellStart"/>
        <w:r w:rsidRPr="00A00C40">
          <w:rPr>
            <w:rStyle w:val="Emphasis"/>
            <w:lang w:val="pt-BR"/>
          </w:rPr>
          <w:t>reitzii</w:t>
        </w:r>
        <w:proofErr w:type="spellEnd"/>
        <w:r w:rsidRPr="00A00C40">
          <w:rPr>
            <w:lang w:val="pt-BR"/>
          </w:rPr>
          <w:t xml:space="preserve"> e </w:t>
        </w:r>
        <w:r w:rsidRPr="00A00C40">
          <w:rPr>
            <w:rStyle w:val="Emphasis"/>
            <w:lang w:val="pt-BR"/>
          </w:rPr>
          <w:t xml:space="preserve">P. </w:t>
        </w:r>
        <w:proofErr w:type="spellStart"/>
        <w:r w:rsidRPr="00A00C40">
          <w:rPr>
            <w:rStyle w:val="Emphasis"/>
            <w:lang w:val="pt-BR"/>
          </w:rPr>
          <w:t>saxicola</w:t>
        </w:r>
        <w:proofErr w:type="spellEnd"/>
        <w:r w:rsidRPr="00A00C40">
          <w:rPr>
            <w:lang w:val="pt-BR"/>
          </w:rPr>
          <w:t xml:space="preserve"> (Capítulo 4). O caso de </w:t>
        </w:r>
        <w:r w:rsidRPr="00A00C40">
          <w:rPr>
            <w:rStyle w:val="Emphasis"/>
            <w:lang w:val="pt-BR"/>
          </w:rPr>
          <w:t xml:space="preserve">P. </w:t>
        </w:r>
        <w:proofErr w:type="spellStart"/>
        <w:r w:rsidRPr="00A00C40">
          <w:rPr>
            <w:rStyle w:val="Emphasis"/>
            <w:lang w:val="pt-BR"/>
          </w:rPr>
          <w:t>guarapuavensis</w:t>
        </w:r>
        <w:proofErr w:type="spellEnd"/>
        <w:r w:rsidRPr="00A00C40">
          <w:rPr>
            <w:lang w:val="pt-BR"/>
          </w:rPr>
          <w:t xml:space="preserve"> e </w:t>
        </w:r>
        <w:r w:rsidRPr="00A00C40">
          <w:rPr>
            <w:rStyle w:val="Emphasis"/>
            <w:lang w:val="pt-BR"/>
          </w:rPr>
          <w:t xml:space="preserve">P. </w:t>
        </w:r>
        <w:proofErr w:type="spellStart"/>
        <w:r w:rsidRPr="00A00C40">
          <w:rPr>
            <w:rStyle w:val="Emphasis"/>
            <w:lang w:val="pt-BR"/>
          </w:rPr>
          <w:t>scheideana</w:t>
        </w:r>
        <w:proofErr w:type="spellEnd"/>
        <w:r w:rsidRPr="00A00C40">
          <w:rPr>
            <w:lang w:val="pt-BR"/>
          </w:rPr>
          <w:t xml:space="preserve"> exemplifica uma separação entre linhagens que não resultou em diferenças morfológicas suficientemente marcantes levando a intenso debate sobre seu reconhecimento como espécies distintas, embora geneticamente representem linhagens evoluindo de forma independente há certo tempo.</w:t>
        </w:r>
        <w:r w:rsidRPr="00A00C40">
          <w:rPr>
            <w:u w:color="000000"/>
            <w:lang w:val="pt-BR"/>
          </w:rPr>
          <w:t xml:space="preserve"> </w:t>
        </w:r>
        <w:r w:rsidRPr="00A00C40">
          <w:rPr>
            <w:lang w:val="pt-BR"/>
          </w:rPr>
          <w:t>Essas duas espécies haviam sido sinonimizadas devido à similaridade morfológica (</w:t>
        </w:r>
        <w:proofErr w:type="spellStart"/>
        <w:r w:rsidRPr="00A00C40">
          <w:rPr>
            <w:lang w:val="pt-BR"/>
          </w:rPr>
          <w:t>Stehmann</w:t>
        </w:r>
        <w:proofErr w:type="spellEnd"/>
        <w:r w:rsidRPr="00A00C40">
          <w:rPr>
            <w:lang w:val="pt-BR"/>
          </w:rPr>
          <w:t xml:space="preserve"> </w:t>
        </w:r>
        <w:r w:rsidRPr="00A00C40">
          <w:rPr>
            <w:i/>
            <w:iCs/>
            <w:lang w:val="pt-BR"/>
          </w:rPr>
          <w:t>et al.,</w:t>
        </w:r>
        <w:r w:rsidRPr="00A00C40">
          <w:rPr>
            <w:lang w:val="pt-BR"/>
          </w:rPr>
          <w:t xml:space="preserve"> 2009), e até então os estudos genéticos haviam apresentado resultados conflitantes (Lorenz-Lemke </w:t>
        </w:r>
        <w:r w:rsidRPr="00A00C40">
          <w:rPr>
            <w:i/>
            <w:iCs/>
            <w:lang w:val="pt-BR"/>
          </w:rPr>
          <w:t>et al.,</w:t>
        </w:r>
        <w:r w:rsidRPr="00A00C40">
          <w:rPr>
            <w:lang w:val="pt-BR"/>
          </w:rPr>
          <w:t xml:space="preserve"> 2010; </w:t>
        </w:r>
        <w:proofErr w:type="spellStart"/>
        <w:r w:rsidRPr="00A00C40">
          <w:rPr>
            <w:lang w:val="pt-BR"/>
          </w:rPr>
          <w:t>Reck-Kortmann</w:t>
        </w:r>
        <w:proofErr w:type="spellEnd"/>
        <w:r w:rsidRPr="00A00C40">
          <w:rPr>
            <w:lang w:val="pt-BR"/>
          </w:rPr>
          <w:t xml:space="preserve"> </w:t>
        </w:r>
        <w:r w:rsidRPr="00A00C40">
          <w:rPr>
            <w:i/>
            <w:iCs/>
            <w:lang w:val="pt-BR"/>
          </w:rPr>
          <w:t>et al.</w:t>
        </w:r>
        <w:r w:rsidRPr="00A00C40">
          <w:rPr>
            <w:lang w:val="pt-BR"/>
          </w:rPr>
          <w:t xml:space="preserve">, 2014; Souza </w:t>
        </w:r>
        <w:r w:rsidRPr="00A00C40">
          <w:rPr>
            <w:i/>
            <w:iCs/>
            <w:lang w:val="pt-BR"/>
          </w:rPr>
          <w:t>et al.</w:t>
        </w:r>
        <w:r w:rsidRPr="00A00C40">
          <w:rPr>
            <w:lang w:val="pt-BR"/>
          </w:rPr>
          <w:t xml:space="preserve">, 2024). Com as análises genômicas realizadas nesta tese, foi possível compreender melhor essa relação. Nossos resultados indicam que </w:t>
        </w:r>
        <w:r w:rsidRPr="00A00C40">
          <w:rPr>
            <w:rStyle w:val="Emphasis"/>
            <w:lang w:val="pt-BR"/>
          </w:rPr>
          <w:t xml:space="preserve">P. </w:t>
        </w:r>
        <w:proofErr w:type="spellStart"/>
        <w:r w:rsidRPr="00A00C40">
          <w:rPr>
            <w:rStyle w:val="Emphasis"/>
            <w:lang w:val="pt-BR"/>
          </w:rPr>
          <w:t>scheideana</w:t>
        </w:r>
        <w:proofErr w:type="spellEnd"/>
        <w:r w:rsidRPr="00A00C40">
          <w:rPr>
            <w:lang w:val="pt-BR"/>
          </w:rPr>
          <w:t xml:space="preserve"> e </w:t>
        </w:r>
        <w:r w:rsidRPr="00A00C40">
          <w:rPr>
            <w:rStyle w:val="Emphasis"/>
            <w:lang w:val="pt-BR"/>
          </w:rPr>
          <w:t xml:space="preserve">P. </w:t>
        </w:r>
        <w:proofErr w:type="spellStart"/>
        <w:r w:rsidRPr="00A00C40">
          <w:rPr>
            <w:rStyle w:val="Emphasis"/>
            <w:lang w:val="pt-BR"/>
          </w:rPr>
          <w:t>guarapuavensis</w:t>
        </w:r>
        <w:proofErr w:type="spellEnd"/>
        <w:r w:rsidRPr="00A00C40">
          <w:rPr>
            <w:lang w:val="pt-BR"/>
          </w:rPr>
          <w:t xml:space="preserve"> são espécies independentes, sendo que as populações de </w:t>
        </w:r>
        <w:r w:rsidRPr="00A00C40">
          <w:rPr>
            <w:rStyle w:val="Emphasis"/>
            <w:lang w:val="pt-BR"/>
          </w:rPr>
          <w:t xml:space="preserve">P. </w:t>
        </w:r>
        <w:proofErr w:type="spellStart"/>
        <w:r w:rsidRPr="00A00C40">
          <w:rPr>
            <w:rStyle w:val="Emphasis"/>
            <w:lang w:val="pt-BR"/>
          </w:rPr>
          <w:t>guarapuavensis</w:t>
        </w:r>
        <w:proofErr w:type="spellEnd"/>
        <w:r w:rsidRPr="00A00C40">
          <w:rPr>
            <w:lang w:val="pt-BR"/>
          </w:rPr>
          <w:t xml:space="preserve"> apresentam forte estruturação</w:t>
        </w:r>
        <w:r w:rsidRPr="00A00C40">
          <w:rPr>
            <w:u w:color="000000"/>
            <w:lang w:val="pt-BR"/>
          </w:rPr>
          <w:t xml:space="preserve">. </w:t>
        </w:r>
        <w:r w:rsidRPr="00A00C40">
          <w:rPr>
            <w:lang w:val="pt-BR"/>
          </w:rPr>
          <w:t xml:space="preserve">Uma dessas populações (Capítulos 3 e 4) foi responsável pela confusão taxonômica anterior, pois, embora geneticamente pertença à espécie </w:t>
        </w:r>
        <w:r w:rsidRPr="00A00C40">
          <w:rPr>
            <w:rStyle w:val="Emphasis"/>
            <w:lang w:val="pt-BR"/>
          </w:rPr>
          <w:t xml:space="preserve">P. </w:t>
        </w:r>
        <w:proofErr w:type="spellStart"/>
        <w:r w:rsidRPr="00A00C40">
          <w:rPr>
            <w:rStyle w:val="Emphasis"/>
            <w:lang w:val="pt-BR"/>
          </w:rPr>
          <w:t>guarapuavensis</w:t>
        </w:r>
        <w:proofErr w:type="spellEnd"/>
        <w:r w:rsidRPr="00A00C40">
          <w:rPr>
            <w:lang w:val="pt-BR"/>
          </w:rPr>
          <w:t xml:space="preserve">, exibe características morfológicas mais próximas de </w:t>
        </w:r>
        <w:r w:rsidRPr="00A00C40">
          <w:rPr>
            <w:rStyle w:val="Emphasis"/>
            <w:lang w:val="pt-BR"/>
          </w:rPr>
          <w:t xml:space="preserve">P. </w:t>
        </w:r>
        <w:proofErr w:type="spellStart"/>
        <w:r w:rsidRPr="00A00C40">
          <w:rPr>
            <w:rStyle w:val="Emphasis"/>
            <w:lang w:val="pt-BR"/>
          </w:rPr>
          <w:t>scheideana</w:t>
        </w:r>
        <w:proofErr w:type="spellEnd"/>
        <w:r w:rsidRPr="00A00C40">
          <w:rPr>
            <w:lang w:val="pt-BR"/>
          </w:rPr>
          <w:t>. Propusemos que essa população esteja em um processo inicial de diferenciação. Quando analisadas em conjunto com outras espécies, essas linhagens reforçam seus status de espécies independentes, comportando-se como espécies irmãs (Capítulos 3 e 4).</w:t>
        </w:r>
      </w:ins>
    </w:p>
    <w:p w14:paraId="5B838B40" w14:textId="77777777" w:rsidR="001951C1" w:rsidRPr="00A00C40" w:rsidRDefault="001951C1" w:rsidP="001951C1">
      <w:pPr>
        <w:rPr>
          <w:ins w:id="1594" w:author="Office" w:date="2025-09-19T11:02:00Z" w16du:dateUtc="2025-09-19T09:02:00Z"/>
          <w:u w:color="000000"/>
          <w:lang w:val="pt-BR"/>
        </w:rPr>
      </w:pPr>
      <w:proofErr w:type="spellStart"/>
      <w:ins w:id="1595" w:author="Office" w:date="2025-09-19T11:02:00Z" w16du:dateUtc="2025-09-19T09:02:00Z">
        <w:r w:rsidRPr="00A00C40">
          <w:rPr>
            <w:rStyle w:val="Emphasis"/>
            <w:lang w:val="pt-BR"/>
          </w:rPr>
          <w:t>Petunia</w:t>
        </w:r>
        <w:proofErr w:type="spellEnd"/>
        <w:r w:rsidRPr="00A00C40">
          <w:rPr>
            <w:rStyle w:val="Emphasis"/>
            <w:lang w:val="pt-BR"/>
          </w:rPr>
          <w:t xml:space="preserve"> </w:t>
        </w:r>
        <w:proofErr w:type="spellStart"/>
        <w:r w:rsidRPr="00A00C40">
          <w:rPr>
            <w:rStyle w:val="Emphasis"/>
            <w:lang w:val="pt-BR"/>
          </w:rPr>
          <w:t>reitzii</w:t>
        </w:r>
        <w:proofErr w:type="spellEnd"/>
        <w:r w:rsidRPr="00A00C40">
          <w:rPr>
            <w:lang w:val="pt-BR"/>
          </w:rPr>
          <w:t xml:space="preserve"> e </w:t>
        </w:r>
        <w:r w:rsidRPr="00A00C40">
          <w:rPr>
            <w:rStyle w:val="Emphasis"/>
            <w:lang w:val="pt-BR"/>
          </w:rPr>
          <w:t xml:space="preserve">P. </w:t>
        </w:r>
        <w:proofErr w:type="spellStart"/>
        <w:r w:rsidRPr="00A00C40">
          <w:rPr>
            <w:rStyle w:val="Emphasis"/>
            <w:lang w:val="pt-BR"/>
          </w:rPr>
          <w:t>saxicola</w:t>
        </w:r>
        <w:proofErr w:type="spellEnd"/>
        <w:r w:rsidRPr="00A00C40">
          <w:rPr>
            <w:lang w:val="pt-BR"/>
          </w:rPr>
          <w:t xml:space="preserve"> exibiram um padrão quase oposto ao descrito anteriormente. Essas espécies irmãs são geneticamente muito semelhantes, agrupando-se consistentemente em todas as análises estruturais e filogenéticas realizadas, sendo distinguíveis apenas quando analisadas isoladamente do restante do grupo. No entanto, ocupam ambientes completamente distintos ecologicamente, o que indica que, apesar da baixa diferenciação genética, essas linhagens estão trilhando trajetórias ecológicas e evolutivas diferentes.</w:t>
        </w:r>
        <w:r w:rsidRPr="00A00C40">
          <w:rPr>
            <w:u w:color="000000"/>
            <w:lang w:val="pt-BR"/>
          </w:rPr>
          <w:t xml:space="preserve"> </w:t>
        </w:r>
        <w:r w:rsidRPr="00A00C40">
          <w:rPr>
            <w:lang w:val="pt-BR"/>
          </w:rPr>
          <w:t xml:space="preserve">Esse padrão sugere que </w:t>
        </w:r>
        <w:r w:rsidRPr="00A00C40">
          <w:rPr>
            <w:rStyle w:val="Emphasis"/>
            <w:lang w:val="pt-BR"/>
          </w:rPr>
          <w:t xml:space="preserve">P. </w:t>
        </w:r>
        <w:proofErr w:type="spellStart"/>
        <w:r w:rsidRPr="00A00C40">
          <w:rPr>
            <w:rStyle w:val="Emphasis"/>
            <w:lang w:val="pt-BR"/>
          </w:rPr>
          <w:t>reitzii</w:t>
        </w:r>
        <w:proofErr w:type="spellEnd"/>
        <w:r w:rsidRPr="00A00C40">
          <w:rPr>
            <w:lang w:val="pt-BR"/>
          </w:rPr>
          <w:t xml:space="preserve"> e </w:t>
        </w:r>
        <w:r w:rsidRPr="00A00C40">
          <w:rPr>
            <w:rStyle w:val="Emphasis"/>
            <w:lang w:val="pt-BR"/>
          </w:rPr>
          <w:t xml:space="preserve">P. </w:t>
        </w:r>
        <w:proofErr w:type="spellStart"/>
        <w:r w:rsidRPr="00A00C40">
          <w:rPr>
            <w:rStyle w:val="Emphasis"/>
            <w:lang w:val="pt-BR"/>
          </w:rPr>
          <w:t>saxicola</w:t>
        </w:r>
        <w:proofErr w:type="spellEnd"/>
        <w:r w:rsidRPr="00A00C40">
          <w:rPr>
            <w:lang w:val="pt-BR"/>
          </w:rPr>
          <w:t xml:space="preserve"> possam ser diferenciadas principalmente por meio de especiação ecológica, na qual a adaptação a diferentes habitats funciona como principal mecanismo de isolamento e divergência</w:t>
        </w:r>
        <w:r w:rsidRPr="00A00C40">
          <w:rPr>
            <w:u w:color="000000"/>
            <w:lang w:val="pt-BR"/>
          </w:rPr>
          <w:t xml:space="preserve"> (</w:t>
        </w:r>
        <w:proofErr w:type="spellStart"/>
        <w:r w:rsidRPr="00A00C40">
          <w:rPr>
            <w:u w:color="000000"/>
            <w:lang w:val="pt-BR"/>
          </w:rPr>
          <w:t>Nosil</w:t>
        </w:r>
        <w:proofErr w:type="spellEnd"/>
        <w:r w:rsidRPr="00A00C40">
          <w:rPr>
            <w:u w:color="000000"/>
            <w:lang w:val="pt-BR"/>
          </w:rPr>
          <w:t>, 2012).</w:t>
        </w:r>
      </w:ins>
    </w:p>
    <w:p w14:paraId="60820E5C" w14:textId="77777777" w:rsidR="001951C1" w:rsidRPr="00A00C40" w:rsidRDefault="001951C1" w:rsidP="001951C1">
      <w:pPr>
        <w:rPr>
          <w:ins w:id="1596" w:author="Office" w:date="2025-09-19T11:02:00Z" w16du:dateUtc="2025-09-19T09:02:00Z"/>
          <w:lang w:val="pt-BR"/>
        </w:rPr>
      </w:pPr>
      <w:proofErr w:type="spellStart"/>
      <w:ins w:id="1597" w:author="Office" w:date="2025-09-19T11:02:00Z" w16du:dateUtc="2025-09-19T09:02:00Z">
        <w:r w:rsidRPr="00A00C40">
          <w:rPr>
            <w:i/>
            <w:iCs/>
            <w:u w:color="000000"/>
            <w:lang w:val="pt-BR"/>
          </w:rPr>
          <w:t>Petunia</w:t>
        </w:r>
        <w:proofErr w:type="spellEnd"/>
        <w:r w:rsidRPr="00A00C40">
          <w:rPr>
            <w:i/>
            <w:iCs/>
            <w:u w:color="000000"/>
            <w:lang w:val="pt-BR"/>
          </w:rPr>
          <w:t xml:space="preserve"> </w:t>
        </w:r>
        <w:proofErr w:type="spellStart"/>
        <w:r w:rsidRPr="00A00C40">
          <w:rPr>
            <w:i/>
            <w:iCs/>
            <w:u w:color="000000"/>
            <w:lang w:val="pt-BR"/>
          </w:rPr>
          <w:t>inflata</w:t>
        </w:r>
        <w:proofErr w:type="spellEnd"/>
        <w:r w:rsidRPr="00A00C40">
          <w:rPr>
            <w:u w:color="000000"/>
            <w:lang w:val="pt-BR"/>
          </w:rPr>
          <w:t xml:space="preserve"> e </w:t>
        </w:r>
        <w:r w:rsidRPr="00A00C40">
          <w:rPr>
            <w:i/>
            <w:iCs/>
            <w:u w:color="000000"/>
            <w:lang w:val="pt-BR"/>
          </w:rPr>
          <w:t>P. interior</w:t>
        </w:r>
        <w:r w:rsidRPr="00A00C40">
          <w:rPr>
            <w:u w:color="000000"/>
            <w:lang w:val="pt-BR"/>
          </w:rPr>
          <w:t xml:space="preserve"> foram incluídas nesse trabalho por seu potencial papel na expansão do gênero para as terras altas, </w:t>
        </w:r>
        <w:r w:rsidRPr="00A00C40">
          <w:rPr>
            <w:lang w:val="pt-BR"/>
          </w:rPr>
          <w:t xml:space="preserve">e sua inclusão se revelou ainda mais interessante do que </w:t>
        </w:r>
        <w:r w:rsidRPr="00A00C40">
          <w:rPr>
            <w:u w:color="000000"/>
            <w:lang w:val="pt-BR"/>
          </w:rPr>
          <w:t xml:space="preserve">prevíamos. </w:t>
        </w:r>
        <w:r w:rsidRPr="00A00C40">
          <w:rPr>
            <w:lang w:val="pt-BR"/>
          </w:rPr>
          <w:t xml:space="preserve">Essas foram as únicas espécies que não recuperaram a </w:t>
        </w:r>
        <w:proofErr w:type="spellStart"/>
        <w:r w:rsidRPr="00A00C40">
          <w:rPr>
            <w:lang w:val="pt-BR"/>
          </w:rPr>
          <w:t>monofilia</w:t>
        </w:r>
        <w:proofErr w:type="spellEnd"/>
        <w:r w:rsidRPr="00A00C40">
          <w:rPr>
            <w:lang w:val="pt-BR"/>
          </w:rPr>
          <w:t xml:space="preserve"> nas análises (Capítulos 4 e 5). Cada uma foi subdividida em duas linhagens geneticamente bem distintas, um resultado que, embora explorado de forma preliminar nesta tese, demanda investigações mais aprofundadas. A revisão morfológica (Capítulo 5) das amostras dessas linhagens discordantes revelou que, apesar da forte </w:t>
        </w:r>
        <w:r w:rsidRPr="00A00C40">
          <w:rPr>
            <w:lang w:val="pt-BR"/>
          </w:rPr>
          <w:lastRenderedPageBreak/>
          <w:t xml:space="preserve">diferenciação genética, todas mantêm as características morfológicas típicas da espécie a qual foram atribuídas, o que torna o caso ainda mais intrigante e relevante para futuros estudos sobre diversidade críptica e processos de especiação no grupo. </w:t>
        </w:r>
      </w:ins>
    </w:p>
    <w:p w14:paraId="786DBFC7" w14:textId="77777777" w:rsidR="001951C1" w:rsidRPr="00A00C40" w:rsidRDefault="001951C1" w:rsidP="001951C1">
      <w:pPr>
        <w:rPr>
          <w:ins w:id="1598" w:author="Office" w:date="2025-09-19T11:02:00Z" w16du:dateUtc="2025-09-19T09:02:00Z"/>
          <w:lang w:val="pt-BR"/>
        </w:rPr>
      </w:pPr>
    </w:p>
    <w:p w14:paraId="256325C3" w14:textId="77777777" w:rsidR="001951C1" w:rsidRPr="00A00C40" w:rsidRDefault="001951C1" w:rsidP="001951C1">
      <w:pPr>
        <w:pStyle w:val="Style1"/>
        <w:rPr>
          <w:ins w:id="1599" w:author="Office" w:date="2025-09-19T11:02:00Z" w16du:dateUtc="2025-09-19T09:02:00Z"/>
        </w:rPr>
      </w:pPr>
      <w:bookmarkStart w:id="1600" w:name="_Toc197509572"/>
      <w:ins w:id="1601" w:author="Office" w:date="2025-09-19T11:02:00Z" w16du:dateUtc="2025-09-19T09:02:00Z">
        <w:r w:rsidRPr="00A00C40">
          <w:t>A busca por hibridação</w:t>
        </w:r>
        <w:bookmarkEnd w:id="1600"/>
      </w:ins>
    </w:p>
    <w:p w14:paraId="67AC760A" w14:textId="77777777" w:rsidR="001951C1" w:rsidRPr="00A00C40" w:rsidRDefault="001951C1" w:rsidP="001951C1">
      <w:pPr>
        <w:rPr>
          <w:ins w:id="1602" w:author="Office" w:date="2025-09-19T11:02:00Z" w16du:dateUtc="2025-09-19T09:02:00Z"/>
          <w:lang w:val="pt-BR"/>
        </w:rPr>
      </w:pPr>
      <w:ins w:id="1603" w:author="Office" w:date="2025-09-19T11:02:00Z" w16du:dateUtc="2025-09-19T09:02:00Z">
        <w:r w:rsidRPr="00A00C40">
          <w:rPr>
            <w:lang w:val="pt-BR"/>
          </w:rPr>
          <w:t xml:space="preserve">Ao identificarmos as linhagens divergentes dentro de </w:t>
        </w:r>
        <w:r w:rsidRPr="00A00C40">
          <w:rPr>
            <w:rStyle w:val="Emphasis"/>
            <w:lang w:val="pt-BR"/>
          </w:rPr>
          <w:t xml:space="preserve">P. </w:t>
        </w:r>
        <w:proofErr w:type="spellStart"/>
        <w:r w:rsidRPr="00A00C40">
          <w:rPr>
            <w:rStyle w:val="Emphasis"/>
            <w:lang w:val="pt-BR"/>
          </w:rPr>
          <w:t>guarapuavensis</w:t>
        </w:r>
        <w:proofErr w:type="spellEnd"/>
        <w:r w:rsidRPr="00A00C40">
          <w:rPr>
            <w:lang w:val="pt-BR"/>
          </w:rPr>
          <w:t xml:space="preserve"> e a alta divergência de </w:t>
        </w:r>
        <w:r w:rsidRPr="00A00C40">
          <w:rPr>
            <w:rStyle w:val="Emphasis"/>
            <w:lang w:val="pt-BR"/>
          </w:rPr>
          <w:t xml:space="preserve">P. </w:t>
        </w:r>
        <w:proofErr w:type="spellStart"/>
        <w:r w:rsidRPr="00A00C40">
          <w:rPr>
            <w:rStyle w:val="Emphasis"/>
            <w:lang w:val="pt-BR"/>
          </w:rPr>
          <w:t>scheideana</w:t>
        </w:r>
        <w:proofErr w:type="spellEnd"/>
        <w:r w:rsidRPr="00A00C40">
          <w:rPr>
            <w:lang w:val="pt-BR"/>
          </w:rPr>
          <w:t xml:space="preserve"> em relação a essas linhagens, não tínhamos clareza sobre a posição filogenética exata de </w:t>
        </w:r>
        <w:r w:rsidRPr="00A00C40">
          <w:rPr>
            <w:rStyle w:val="Emphasis"/>
            <w:lang w:val="pt-BR"/>
          </w:rPr>
          <w:t xml:space="preserve">P. </w:t>
        </w:r>
        <w:proofErr w:type="spellStart"/>
        <w:r w:rsidRPr="00A00C40">
          <w:rPr>
            <w:rStyle w:val="Emphasis"/>
            <w:lang w:val="pt-BR"/>
          </w:rPr>
          <w:t>scheideana</w:t>
        </w:r>
        <w:proofErr w:type="spellEnd"/>
        <w:r w:rsidRPr="00A00C40">
          <w:rPr>
            <w:lang w:val="pt-BR"/>
          </w:rPr>
          <w:t xml:space="preserve"> em relação às demais. Levantamos a hipótese de que a diferenciação observada dentro das linhagens de </w:t>
        </w:r>
        <w:r w:rsidRPr="00A00C40">
          <w:rPr>
            <w:rStyle w:val="Emphasis"/>
            <w:lang w:val="pt-BR"/>
          </w:rPr>
          <w:t xml:space="preserve">P. </w:t>
        </w:r>
        <w:proofErr w:type="spellStart"/>
        <w:r w:rsidRPr="00A00C40">
          <w:rPr>
            <w:rStyle w:val="Emphasis"/>
            <w:lang w:val="pt-BR"/>
          </w:rPr>
          <w:t>guarapuavensis</w:t>
        </w:r>
        <w:proofErr w:type="spellEnd"/>
        <w:r w:rsidRPr="00A00C40">
          <w:rPr>
            <w:lang w:val="pt-BR"/>
          </w:rPr>
          <w:t xml:space="preserve"> poderia resultar de eventos de hibridação ou </w:t>
        </w:r>
        <w:proofErr w:type="spellStart"/>
        <w:r w:rsidRPr="00A00C40">
          <w:rPr>
            <w:lang w:val="pt-BR"/>
          </w:rPr>
          <w:t>introgressão</w:t>
        </w:r>
        <w:proofErr w:type="spellEnd"/>
        <w:r w:rsidRPr="00A00C40">
          <w:rPr>
            <w:lang w:val="pt-BR"/>
          </w:rPr>
          <w:t xml:space="preserve"> com outras espécies próximas. Por isso, a cada capítulo ampliamos a amostragem de espécies na tentativa de identificar sinais dessa mistura, mantendo a subdivisão dessas linhagens ao longo dos estudos. O principal impulsionador para essa hipótese é que a hibridação é um fenômeno recorrente nas linhagens de </w:t>
        </w:r>
        <w:proofErr w:type="spellStart"/>
        <w:r w:rsidRPr="00A00C40">
          <w:rPr>
            <w:rStyle w:val="Emphasis"/>
            <w:lang w:val="pt-BR"/>
          </w:rPr>
          <w:t>Petunia</w:t>
        </w:r>
        <w:proofErr w:type="spellEnd"/>
        <w:r w:rsidRPr="00A00C40">
          <w:rPr>
            <w:lang w:val="pt-BR"/>
          </w:rPr>
          <w:t xml:space="preserve">, com diversos registros na literatura (Lorenz-Lemke </w:t>
        </w:r>
        <w:r w:rsidRPr="00A00C40">
          <w:rPr>
            <w:i/>
            <w:iCs/>
            <w:lang w:val="pt-BR"/>
          </w:rPr>
          <w:t>et al.,</w:t>
        </w:r>
        <w:r w:rsidRPr="00A00C40">
          <w:rPr>
            <w:lang w:val="pt-BR"/>
          </w:rPr>
          <w:t xml:space="preserve"> 2006; </w:t>
        </w:r>
        <w:proofErr w:type="spellStart"/>
        <w:r w:rsidRPr="00A00C40">
          <w:rPr>
            <w:lang w:val="pt-BR"/>
          </w:rPr>
          <w:t>Turchetto</w:t>
        </w:r>
        <w:proofErr w:type="spellEnd"/>
        <w:r w:rsidRPr="00A00C40">
          <w:rPr>
            <w:lang w:val="pt-BR"/>
          </w:rPr>
          <w:t xml:space="preserve"> </w:t>
        </w:r>
        <w:r w:rsidRPr="00A00C40">
          <w:rPr>
            <w:i/>
            <w:iCs/>
            <w:lang w:val="pt-BR"/>
          </w:rPr>
          <w:t>et al.,</w:t>
        </w:r>
        <w:r w:rsidRPr="00A00C40">
          <w:rPr>
            <w:lang w:val="pt-BR"/>
          </w:rPr>
          <w:t xml:space="preserve"> 2015, 2019a, 2019b; </w:t>
        </w:r>
        <w:proofErr w:type="spellStart"/>
        <w:r w:rsidRPr="00A00C40">
          <w:rPr>
            <w:lang w:val="pt-BR"/>
          </w:rPr>
          <w:t>Giudicelli</w:t>
        </w:r>
        <w:proofErr w:type="spellEnd"/>
        <w:r w:rsidRPr="00A00C40">
          <w:rPr>
            <w:lang w:val="pt-BR"/>
          </w:rPr>
          <w:t xml:space="preserve"> </w:t>
        </w:r>
        <w:r w:rsidRPr="00A00C40">
          <w:rPr>
            <w:i/>
            <w:iCs/>
            <w:lang w:val="pt-BR"/>
          </w:rPr>
          <w:t>et al.,</w:t>
        </w:r>
        <w:r w:rsidRPr="00A00C40">
          <w:rPr>
            <w:lang w:val="pt-BR"/>
          </w:rPr>
          <w:t xml:space="preserve"> 2019, 2024; Teixeira </w:t>
        </w:r>
        <w:r w:rsidRPr="00A00C40">
          <w:rPr>
            <w:i/>
            <w:iCs/>
            <w:lang w:val="pt-BR"/>
          </w:rPr>
          <w:t>et al.,</w:t>
        </w:r>
        <w:r w:rsidRPr="00A00C40">
          <w:rPr>
            <w:lang w:val="pt-BR"/>
          </w:rPr>
          <w:t xml:space="preserve"> 2019; Caballero-Villalobos </w:t>
        </w:r>
        <w:r w:rsidRPr="00A00C40">
          <w:rPr>
            <w:i/>
            <w:iCs/>
            <w:lang w:val="pt-BR"/>
          </w:rPr>
          <w:t>et al.,</w:t>
        </w:r>
        <w:r w:rsidRPr="00A00C40">
          <w:rPr>
            <w:lang w:val="pt-BR"/>
          </w:rPr>
          <w:t xml:space="preserve"> 2021; Pezzi </w:t>
        </w:r>
        <w:r w:rsidRPr="00A00C40">
          <w:rPr>
            <w:i/>
            <w:iCs/>
            <w:lang w:val="pt-BR"/>
          </w:rPr>
          <w:t>et al.,</w:t>
        </w:r>
        <w:r w:rsidRPr="00A00C40">
          <w:rPr>
            <w:lang w:val="pt-BR"/>
          </w:rPr>
          <w:t xml:space="preserve"> 2022, 2024). No entanto, não encontramos evidências de híbridos de poucas gerações entre as linhagens analisadas, com exceção de um indivíduo de </w:t>
        </w:r>
        <w:r w:rsidRPr="00A00C40">
          <w:rPr>
            <w:rStyle w:val="Emphasis"/>
            <w:lang w:val="pt-BR"/>
          </w:rPr>
          <w:t xml:space="preserve">P. </w:t>
        </w:r>
        <w:proofErr w:type="spellStart"/>
        <w:r w:rsidRPr="00A00C40">
          <w:rPr>
            <w:rStyle w:val="Emphasis"/>
            <w:lang w:val="pt-BR"/>
          </w:rPr>
          <w:t>guarapuavensis</w:t>
        </w:r>
        <w:proofErr w:type="spellEnd"/>
        <w:r w:rsidRPr="00A00C40">
          <w:rPr>
            <w:lang w:val="pt-BR"/>
          </w:rPr>
          <w:t xml:space="preserve"> que possivelmente resultou de hibridação recente entre duas populações vizinhas. A ausência de híbridos recentes reforça a hipótese de isolamento entre essas linhagens, nas ilhas de altitude (Magaldi </w:t>
        </w:r>
        <w:r w:rsidRPr="00A00C40">
          <w:rPr>
            <w:i/>
            <w:iCs/>
            <w:lang w:val="pt-BR"/>
          </w:rPr>
          <w:t>et al.,</w:t>
        </w:r>
        <w:r w:rsidRPr="00A00C40">
          <w:rPr>
            <w:lang w:val="pt-BR"/>
          </w:rPr>
          <w:t xml:space="preserve"> 2024), provocado pela expansão da floresta com Araucária, que, ao circundar os campos de altitude, dificulta o contato secundário entre as espécies.</w:t>
        </w:r>
      </w:ins>
    </w:p>
    <w:p w14:paraId="5E39536B" w14:textId="77777777" w:rsidR="001951C1" w:rsidRPr="00A00C40" w:rsidRDefault="001951C1" w:rsidP="001951C1">
      <w:pPr>
        <w:rPr>
          <w:ins w:id="1604" w:author="Office" w:date="2025-09-19T11:02:00Z" w16du:dateUtc="2025-09-19T09:02:00Z"/>
          <w:lang w:val="pt-BR"/>
        </w:rPr>
      </w:pPr>
      <w:ins w:id="1605" w:author="Office" w:date="2025-09-19T11:02:00Z" w16du:dateUtc="2025-09-19T09:02:00Z">
        <w:r w:rsidRPr="00A00C40">
          <w:rPr>
            <w:lang w:val="pt-BR"/>
          </w:rPr>
          <w:t xml:space="preserve">No Capítulo 4, ao observarmos uma linhagem de </w:t>
        </w:r>
        <w:r w:rsidRPr="00A00C40">
          <w:rPr>
            <w:rStyle w:val="Emphasis"/>
            <w:lang w:val="pt-BR"/>
          </w:rPr>
          <w:t>P. interior</w:t>
        </w:r>
        <w:r w:rsidRPr="00A00C40">
          <w:rPr>
            <w:lang w:val="pt-BR"/>
          </w:rPr>
          <w:t xml:space="preserve"> filogeneticamente mais próxima das espécies de altitude, levantamos a possibilidade de se tratar de um híbrido. Testamos diversos pares de possíveis parentais para essa linhagem e, curiosamente, todos poderiam ter contribuído geneticamente para sua formação. Dessa forma, os resultados indicaram que, em vez de uma linhagem híbrida, identificamos uma linhagem que conserva altos níveis de polimorfismo ancestral, provavelmente remanescente da população ancestral importante na diversificação das linhagens de tubo curto.</w:t>
        </w:r>
      </w:ins>
    </w:p>
    <w:p w14:paraId="58421E64" w14:textId="77777777" w:rsidR="001951C1" w:rsidRPr="00A00C40" w:rsidRDefault="001951C1" w:rsidP="001951C1">
      <w:pPr>
        <w:rPr>
          <w:ins w:id="1606" w:author="Office" w:date="2025-09-19T11:02:00Z" w16du:dateUtc="2025-09-19T09:02:00Z"/>
          <w:lang w:val="pt-BR"/>
        </w:rPr>
      </w:pPr>
    </w:p>
    <w:p w14:paraId="7B94B917" w14:textId="77777777" w:rsidR="001951C1" w:rsidRPr="00A00C40" w:rsidRDefault="001951C1" w:rsidP="001951C1">
      <w:pPr>
        <w:pStyle w:val="Style1"/>
        <w:rPr>
          <w:ins w:id="1607" w:author="Office" w:date="2025-09-19T11:02:00Z" w16du:dateUtc="2025-09-19T09:02:00Z"/>
        </w:rPr>
      </w:pPr>
      <w:bookmarkStart w:id="1608" w:name="_Toc197509573"/>
      <w:ins w:id="1609" w:author="Office" w:date="2025-09-19T11:02:00Z" w16du:dateUtc="2025-09-19T09:02:00Z">
        <w:r w:rsidRPr="00A00C40">
          <w:t>Colonização das terras altas e diversificação das espécies influenciadas pelo Pleistoceno</w:t>
        </w:r>
        <w:bookmarkEnd w:id="1608"/>
      </w:ins>
    </w:p>
    <w:p w14:paraId="138DB499" w14:textId="77777777" w:rsidR="001951C1" w:rsidRPr="00A00C40" w:rsidRDefault="001951C1" w:rsidP="001951C1">
      <w:pPr>
        <w:rPr>
          <w:ins w:id="1610" w:author="Office" w:date="2025-09-19T11:02:00Z" w16du:dateUtc="2025-09-19T09:02:00Z"/>
          <w:lang w:val="pt-BR"/>
        </w:rPr>
      </w:pPr>
      <w:ins w:id="1611" w:author="Office" w:date="2025-09-19T11:02:00Z" w16du:dateUtc="2025-09-19T09:02:00Z">
        <w:r w:rsidRPr="00A00C40">
          <w:rPr>
            <w:lang w:val="pt-BR"/>
          </w:rPr>
          <w:t xml:space="preserve">Em conjunto, os capítulos apresentados nesta tese permitiram reconstruir parte da história da colonização das terras altas por espécies de </w:t>
        </w:r>
        <w:proofErr w:type="spellStart"/>
        <w:r w:rsidRPr="00A00C40">
          <w:rPr>
            <w:rStyle w:val="Emphasis"/>
            <w:lang w:val="pt-BR"/>
          </w:rPr>
          <w:t>Petunia</w:t>
        </w:r>
        <w:proofErr w:type="spellEnd"/>
        <w:r w:rsidRPr="00A00C40">
          <w:rPr>
            <w:lang w:val="pt-BR"/>
          </w:rPr>
          <w:t xml:space="preserve"> a partir dos campos de baixa altitude. No Capítulo 2, evidenciamos um padrão de expansão das áreas mais baixas para as de altitude, sustentado pela </w:t>
        </w:r>
        <w:r w:rsidRPr="00A00C40">
          <w:rPr>
            <w:lang w:val="pt-BR"/>
          </w:rPr>
          <w:lastRenderedPageBreak/>
          <w:t xml:space="preserve">maior diversidade genética encontrada nas populações de </w:t>
        </w:r>
        <w:r w:rsidRPr="00A00C40">
          <w:rPr>
            <w:rStyle w:val="Emphasis"/>
            <w:lang w:val="pt-BR"/>
          </w:rPr>
          <w:t xml:space="preserve">P. </w:t>
        </w:r>
        <w:proofErr w:type="spellStart"/>
        <w:r w:rsidRPr="00A00C40">
          <w:rPr>
            <w:rStyle w:val="Emphasis"/>
            <w:lang w:val="pt-BR"/>
          </w:rPr>
          <w:t>altiplana</w:t>
        </w:r>
        <w:proofErr w:type="spellEnd"/>
        <w:r w:rsidRPr="00A00C40">
          <w:rPr>
            <w:lang w:val="pt-BR"/>
          </w:rPr>
          <w:t xml:space="preserve"> em elevações inferiores, sugerindo a atuação de um efeito fundador no processo de colonização (</w:t>
        </w:r>
        <w:proofErr w:type="spellStart"/>
        <w:r w:rsidRPr="00A00C40">
          <w:rPr>
            <w:lang w:val="pt-BR"/>
          </w:rPr>
          <w:t>Futuyma</w:t>
        </w:r>
        <w:proofErr w:type="spellEnd"/>
        <w:r w:rsidRPr="00A00C40">
          <w:rPr>
            <w:lang w:val="pt-BR"/>
          </w:rPr>
          <w:t xml:space="preserve"> &amp; </w:t>
        </w:r>
        <w:proofErr w:type="spellStart"/>
        <w:r w:rsidRPr="00A00C40">
          <w:rPr>
            <w:lang w:val="pt-BR"/>
          </w:rPr>
          <w:t>Kirkpatrick</w:t>
        </w:r>
        <w:proofErr w:type="spellEnd"/>
        <w:r w:rsidRPr="00A00C40">
          <w:rPr>
            <w:lang w:val="pt-BR"/>
          </w:rPr>
          <w:t xml:space="preserve">, 2017). </w:t>
        </w:r>
      </w:ins>
    </w:p>
    <w:p w14:paraId="3E561432" w14:textId="77777777" w:rsidR="001951C1" w:rsidRPr="00A00C40" w:rsidRDefault="001951C1" w:rsidP="001951C1">
      <w:pPr>
        <w:rPr>
          <w:ins w:id="1612" w:author="Office" w:date="2025-09-19T11:02:00Z" w16du:dateUtc="2025-09-19T09:02:00Z"/>
          <w:lang w:val="pt-BR"/>
        </w:rPr>
      </w:pPr>
      <w:ins w:id="1613" w:author="Office" w:date="2025-09-19T11:02:00Z" w16du:dateUtc="2025-09-19T09:02:00Z">
        <w:r w:rsidRPr="00A00C40">
          <w:rPr>
            <w:lang w:val="pt-BR"/>
          </w:rPr>
          <w:t xml:space="preserve">No capítulo 4 identificamos uma linhagem divergente de </w:t>
        </w:r>
        <w:r w:rsidRPr="00A00C40">
          <w:rPr>
            <w:i/>
            <w:iCs/>
            <w:lang w:val="pt-BR"/>
          </w:rPr>
          <w:t>P. interior</w:t>
        </w:r>
        <w:r w:rsidRPr="00A00C40">
          <w:rPr>
            <w:lang w:val="pt-BR"/>
          </w:rPr>
          <w:t xml:space="preserve"> e propusemos que ela estaria mais próxima do ancestral das populações de altitude, por apresentar um amplo polimorfismo ancestral compartilhado com as demais espécies de altitude investigadas. Esse padrão se confirmou no Capítulo 5, quando as espécies foram analisadas em conjunto. Essa linhagem divergente se mostrou intimamente relacionada à população de </w:t>
        </w:r>
        <w:r w:rsidRPr="00A00C40">
          <w:rPr>
            <w:rStyle w:val="Emphasis"/>
            <w:lang w:val="pt-BR"/>
          </w:rPr>
          <w:t xml:space="preserve">P. </w:t>
        </w:r>
        <w:proofErr w:type="spellStart"/>
        <w:r w:rsidRPr="00A00C40">
          <w:rPr>
            <w:rStyle w:val="Emphasis"/>
            <w:lang w:val="pt-BR"/>
          </w:rPr>
          <w:t>altiplana</w:t>
        </w:r>
        <w:proofErr w:type="spellEnd"/>
        <w:r w:rsidRPr="00A00C40">
          <w:rPr>
            <w:lang w:val="pt-BR"/>
          </w:rPr>
          <w:t xml:space="preserve"> de maior diversidade genética identificada no Capítulo 2. Essas duas populações compartilham padrões genéticos bastante similares, marcados por alto polimorfismo ancestral, embora sejam morfologicamente distintas — um cenário que reforça a existência de uma população ancestral amplamente distribuída e conectada, que colonizou as terras altas e, posteriormente, foi fragmentada (Lorenz-Lemke </w:t>
        </w:r>
        <w:r w:rsidRPr="00A00C40">
          <w:rPr>
            <w:i/>
            <w:iCs/>
            <w:lang w:val="pt-BR"/>
          </w:rPr>
          <w:t>et al.,</w:t>
        </w:r>
        <w:r w:rsidRPr="00A00C40">
          <w:rPr>
            <w:lang w:val="pt-BR"/>
          </w:rPr>
          <w:t xml:space="preserve"> 2010) pelo avanço da floresta com Araucária. </w:t>
        </w:r>
      </w:ins>
    </w:p>
    <w:p w14:paraId="07518800" w14:textId="77777777" w:rsidR="001951C1" w:rsidRPr="00A00C40" w:rsidRDefault="001951C1" w:rsidP="001951C1">
      <w:pPr>
        <w:rPr>
          <w:ins w:id="1614" w:author="Office" w:date="2025-09-19T11:02:00Z" w16du:dateUtc="2025-09-19T09:02:00Z"/>
          <w:lang w:val="pt-BR"/>
        </w:rPr>
      </w:pPr>
      <w:ins w:id="1615" w:author="Office" w:date="2025-09-19T11:02:00Z" w16du:dateUtc="2025-09-19T09:02:00Z">
        <w:r w:rsidRPr="00A00C40">
          <w:rPr>
            <w:lang w:val="pt-BR"/>
          </w:rPr>
          <w:t xml:space="preserve">No Capítulo 5 também detectamos a persistência desse polimorfismo ancestral em praticamente todas as linhagens analisadas, resultado esperado diante do rápido processo de diversificação dessas espécies durante o Pleistoceno. Por meio de abordagens adequadas, conseguimos distinguir polimorfismo ancestral de fluxo gênico, demonstrando que, apesar de atualmente fragmentadas, essas linhagens apresentavam elevada conectividade genética no passado através de populações que tenham sido extintas pelas mudanças geoclimáticas ou, mais recentemente, pela ação antrópica. Não é possível descartar fluxo gênico atual através de populações intermediárias ainda não amostradas, embora os esforções na busca pelas espécies. </w:t>
        </w:r>
      </w:ins>
    </w:p>
    <w:p w14:paraId="5DDB2690" w14:textId="77777777" w:rsidR="001951C1" w:rsidRPr="00A00C40" w:rsidRDefault="001951C1" w:rsidP="001951C1">
      <w:pPr>
        <w:rPr>
          <w:ins w:id="1616" w:author="Office" w:date="2025-09-19T11:02:00Z" w16du:dateUtc="2025-09-19T09:02:00Z"/>
          <w:lang w:val="pt-BR"/>
        </w:rPr>
      </w:pPr>
      <w:ins w:id="1617" w:author="Office" w:date="2025-09-19T11:02:00Z" w16du:dateUtc="2025-09-19T09:02:00Z">
        <w:r w:rsidRPr="00A00C40">
          <w:rPr>
            <w:lang w:val="pt-BR"/>
          </w:rPr>
          <w:t xml:space="preserve">A diversificação dessas linhagens ocorreu sob forte influência das oscilações climáticas do Pleistoceno, período em que os ciclos glaciais mais frios e úmidos favoreceram a expansão das espécies de campo, como </w:t>
        </w:r>
        <w:proofErr w:type="spellStart"/>
        <w:r w:rsidRPr="00A00C40">
          <w:rPr>
            <w:rStyle w:val="Emphasis"/>
            <w:lang w:val="pt-BR"/>
          </w:rPr>
          <w:t>Petunia</w:t>
        </w:r>
        <w:proofErr w:type="spellEnd"/>
        <w:r w:rsidRPr="00A00C40">
          <w:rPr>
            <w:lang w:val="pt-BR"/>
          </w:rPr>
          <w:t xml:space="preserve">, e ampliaram sua distribuição (Behling, 2002; Barros </w:t>
        </w:r>
        <w:r w:rsidRPr="00A00C40">
          <w:rPr>
            <w:i/>
            <w:iCs/>
            <w:lang w:val="pt-BR"/>
          </w:rPr>
          <w:t>et al.,</w:t>
        </w:r>
        <w:r w:rsidRPr="00A00C40">
          <w:rPr>
            <w:lang w:val="pt-BR"/>
          </w:rPr>
          <w:t xml:space="preserve"> 2015, 2020). Durante esse intervalo, as populações ancestrais provavelmente mantinham forte conectividade, que foi recentemente progressivamente perdida com a expansão das florestas — especialmente da Floresta com </w:t>
        </w:r>
        <w:r w:rsidRPr="00A00C40">
          <w:rPr>
            <w:rStyle w:val="Emphasis"/>
            <w:lang w:val="pt-BR"/>
          </w:rPr>
          <w:t>Araucária</w:t>
        </w:r>
        <w:r w:rsidRPr="00A00C40">
          <w:rPr>
            <w:lang w:val="pt-BR"/>
          </w:rPr>
          <w:t xml:space="preserve"> (Iriarte &amp; Behling, 2007) — nas fases mais quentes e úmidas subsequentes, fragmentando os campos de altitude e isolando as populações remanescentes (Lorenz-Lemke </w:t>
        </w:r>
        <w:r w:rsidRPr="00A00C40">
          <w:rPr>
            <w:i/>
            <w:iCs/>
            <w:lang w:val="pt-BR"/>
          </w:rPr>
          <w:t>et al.,</w:t>
        </w:r>
        <w:r w:rsidRPr="00A00C40">
          <w:rPr>
            <w:lang w:val="pt-BR"/>
          </w:rPr>
          <w:t xml:space="preserve"> 2010).</w:t>
        </w:r>
      </w:ins>
    </w:p>
    <w:p w14:paraId="3B6355DA" w14:textId="77777777" w:rsidR="001951C1" w:rsidRPr="00A00C40" w:rsidRDefault="001951C1" w:rsidP="001951C1">
      <w:pPr>
        <w:rPr>
          <w:ins w:id="1618" w:author="Office" w:date="2025-09-19T11:02:00Z" w16du:dateUtc="2025-09-19T09:02:00Z"/>
          <w:lang w:val="pt-BR"/>
        </w:rPr>
      </w:pPr>
      <w:ins w:id="1619" w:author="Office" w:date="2025-09-19T11:02:00Z" w16du:dateUtc="2025-09-19T09:02:00Z">
        <w:r w:rsidRPr="00A00C40">
          <w:rPr>
            <w:lang w:val="pt-BR"/>
          </w:rPr>
          <w:t xml:space="preserve">A ocorrência de </w:t>
        </w:r>
        <w:r w:rsidRPr="00A00C40">
          <w:rPr>
            <w:rStyle w:val="Emphasis"/>
            <w:lang w:val="pt-BR"/>
          </w:rPr>
          <w:t xml:space="preserve">P. </w:t>
        </w:r>
        <w:proofErr w:type="spellStart"/>
        <w:r w:rsidRPr="00A00C40">
          <w:rPr>
            <w:rStyle w:val="Emphasis"/>
            <w:lang w:val="pt-BR"/>
          </w:rPr>
          <w:t>mantiqueirensis</w:t>
        </w:r>
        <w:proofErr w:type="spellEnd"/>
        <w:r w:rsidRPr="00A00C40">
          <w:rPr>
            <w:lang w:val="pt-BR"/>
          </w:rPr>
          <w:t xml:space="preserve">, restrita atualmente à Serra da Mantiqueira — a aproximadamente 600 km da linhagem mais ao norte nos Campos de Cima da Serra —, constitui uma evidência adicional dessa antiga conectividade. No Capítulo 5, mostramos que essa espécie compartilha significativo polimorfismo ancestral e sinais de fluxo gênico ancestral com as demais linhagens, sugerindo que, durante os picos de expansão da vegetação campestre no Pleistoceno, as </w:t>
        </w:r>
        <w:r w:rsidRPr="00A00C40">
          <w:rPr>
            <w:lang w:val="pt-BR"/>
          </w:rPr>
          <w:lastRenderedPageBreak/>
          <w:t xml:space="preserve">linhagens ancestrais de </w:t>
        </w:r>
        <w:proofErr w:type="spellStart"/>
        <w:r w:rsidRPr="00A00C40">
          <w:rPr>
            <w:rStyle w:val="Emphasis"/>
            <w:lang w:val="pt-BR"/>
          </w:rPr>
          <w:t>Petunia</w:t>
        </w:r>
        <w:proofErr w:type="spellEnd"/>
        <w:r w:rsidRPr="00A00C40">
          <w:rPr>
            <w:lang w:val="pt-BR"/>
          </w:rPr>
          <w:t xml:space="preserve"> ocuparam amplamente essas áreas. Na Serra da Mantiqueira, ainda sobrevivem raros fragmentos de Floresta de Araucária (</w:t>
        </w:r>
        <w:proofErr w:type="spellStart"/>
        <w:r w:rsidRPr="00A00C40">
          <w:rPr>
            <w:lang w:val="pt-BR"/>
          </w:rPr>
          <w:t>Ab’Sáber</w:t>
        </w:r>
        <w:proofErr w:type="spellEnd"/>
        <w:r w:rsidRPr="00A00C40">
          <w:rPr>
            <w:lang w:val="pt-BR"/>
          </w:rPr>
          <w:t xml:space="preserve">, 2003; </w:t>
        </w:r>
        <w:proofErr w:type="spellStart"/>
        <w:r w:rsidRPr="00A00C40">
          <w:rPr>
            <w:lang w:val="pt-BR"/>
          </w:rPr>
          <w:t>Backes</w:t>
        </w:r>
        <w:proofErr w:type="spellEnd"/>
        <w:r w:rsidRPr="00A00C40">
          <w:rPr>
            <w:i/>
            <w:iCs/>
            <w:lang w:val="pt-BR"/>
          </w:rPr>
          <w:t>,</w:t>
        </w:r>
        <w:r w:rsidRPr="00A00C40">
          <w:rPr>
            <w:lang w:val="pt-BR"/>
          </w:rPr>
          <w:t xml:space="preserve"> 2009; Furtado </w:t>
        </w:r>
        <w:r w:rsidRPr="00A00C40">
          <w:rPr>
            <w:i/>
            <w:iCs/>
            <w:lang w:val="pt-BR"/>
          </w:rPr>
          <w:t>et al.</w:t>
        </w:r>
        <w:r w:rsidRPr="00A00C40">
          <w:rPr>
            <w:lang w:val="pt-BR"/>
          </w:rPr>
          <w:t xml:space="preserve">, 2016), reforçando a ideia de que essa região atuou como um refúgio climático e ambiental também para </w:t>
        </w:r>
        <w:proofErr w:type="spellStart"/>
        <w:r w:rsidRPr="00A00C40">
          <w:rPr>
            <w:rStyle w:val="Emphasis"/>
            <w:lang w:val="pt-BR"/>
          </w:rPr>
          <w:t>Petunia</w:t>
        </w:r>
        <w:proofErr w:type="spellEnd"/>
        <w:r w:rsidRPr="00A00C40">
          <w:rPr>
            <w:lang w:val="pt-BR"/>
          </w:rPr>
          <w:t xml:space="preserve">. Assim como já documentado para outras espécies associadas aos campos de altitude, as populações remanescentes dessa região preservam vestígios importantes de uma história evolutiva marcada por ciclos de conexão e isolamento (Carnaval </w:t>
        </w:r>
        <w:r w:rsidRPr="00A00C40">
          <w:rPr>
            <w:i/>
            <w:iCs/>
            <w:lang w:val="pt-BR"/>
          </w:rPr>
          <w:t>et al.</w:t>
        </w:r>
        <w:r w:rsidRPr="00A00C40">
          <w:rPr>
            <w:lang w:val="pt-BR"/>
          </w:rPr>
          <w:t xml:space="preserve">, 2009; </w:t>
        </w:r>
        <w:proofErr w:type="spellStart"/>
        <w:r w:rsidRPr="00A00C40">
          <w:rPr>
            <w:lang w:val="pt-BR"/>
          </w:rPr>
          <w:t>Guillory</w:t>
        </w:r>
        <w:proofErr w:type="spellEnd"/>
        <w:r w:rsidRPr="00A00C40">
          <w:rPr>
            <w:lang w:val="pt-BR"/>
          </w:rPr>
          <w:t xml:space="preserve"> </w:t>
        </w:r>
        <w:r w:rsidRPr="00A00C40">
          <w:rPr>
            <w:i/>
            <w:iCs/>
            <w:lang w:val="pt-BR"/>
          </w:rPr>
          <w:t>et al.</w:t>
        </w:r>
        <w:r w:rsidRPr="00A00C40">
          <w:rPr>
            <w:lang w:val="pt-BR"/>
          </w:rPr>
          <w:t xml:space="preserve">, 2024; Pereira </w:t>
        </w:r>
        <w:r w:rsidRPr="00A00C40">
          <w:rPr>
            <w:i/>
            <w:iCs/>
            <w:lang w:val="pt-BR"/>
          </w:rPr>
          <w:t>et al.</w:t>
        </w:r>
        <w:r w:rsidRPr="00A00C40">
          <w:rPr>
            <w:lang w:val="pt-BR"/>
          </w:rPr>
          <w:t xml:space="preserve">, 2021; Magaldi </w:t>
        </w:r>
        <w:r w:rsidRPr="00A00C40">
          <w:rPr>
            <w:i/>
            <w:iCs/>
            <w:lang w:val="pt-BR"/>
          </w:rPr>
          <w:t>et al.</w:t>
        </w:r>
        <w:r w:rsidRPr="00A00C40">
          <w:rPr>
            <w:lang w:val="pt-BR"/>
          </w:rPr>
          <w:t>, 2024).</w:t>
        </w:r>
      </w:ins>
    </w:p>
    <w:p w14:paraId="6CE1697B" w14:textId="77777777" w:rsidR="001951C1" w:rsidRPr="00A00C40" w:rsidRDefault="001951C1" w:rsidP="001951C1">
      <w:pPr>
        <w:rPr>
          <w:ins w:id="1620" w:author="Office" w:date="2025-09-19T11:02:00Z" w16du:dateUtc="2025-09-19T09:02:00Z"/>
          <w:lang w:val="pt-BR"/>
        </w:rPr>
      </w:pPr>
    </w:p>
    <w:p w14:paraId="1E9872FF" w14:textId="77777777" w:rsidR="001951C1" w:rsidRPr="00A00C40" w:rsidRDefault="001951C1" w:rsidP="001951C1">
      <w:pPr>
        <w:pStyle w:val="Style1"/>
        <w:rPr>
          <w:ins w:id="1621" w:author="Office" w:date="2025-09-19T11:02:00Z" w16du:dateUtc="2025-09-19T09:02:00Z"/>
        </w:rPr>
      </w:pPr>
      <w:bookmarkStart w:id="1622" w:name="_Toc197509574"/>
      <w:ins w:id="1623" w:author="Office" w:date="2025-09-19T11:02:00Z" w16du:dateUtc="2025-09-19T09:02:00Z">
        <w:r w:rsidRPr="00A00C40">
          <w:t>A importância da metodologia</w:t>
        </w:r>
        <w:bookmarkEnd w:id="1622"/>
      </w:ins>
    </w:p>
    <w:p w14:paraId="598055E9" w14:textId="77777777" w:rsidR="001951C1" w:rsidRPr="00A00C40" w:rsidRDefault="001951C1" w:rsidP="001951C1">
      <w:pPr>
        <w:rPr>
          <w:ins w:id="1624" w:author="Office" w:date="2025-09-19T11:02:00Z" w16du:dateUtc="2025-09-19T09:02:00Z"/>
          <w:u w:color="000000"/>
          <w:lang w:val="pt-BR"/>
        </w:rPr>
      </w:pPr>
      <w:ins w:id="1625" w:author="Office" w:date="2025-09-19T11:02:00Z" w16du:dateUtc="2025-09-19T09:02:00Z">
        <w:r w:rsidRPr="00A00C40">
          <w:rPr>
            <w:lang w:val="pt-BR"/>
          </w:rPr>
          <w:t>Trabalhar com espécies que divergiram recentemente exige alto rigor metodológico, sobretudo para lidar com os desafios inerentes a esses sistemas, como a incongruência entre métodos e principalmente pela presença de polimorfismo ancestral e fluxo gênico (</w:t>
        </w:r>
        <w:proofErr w:type="spellStart"/>
        <w:r w:rsidRPr="00A00C40">
          <w:rPr>
            <w:lang w:val="pt-BR"/>
          </w:rPr>
          <w:t>Carstens</w:t>
        </w:r>
        <w:proofErr w:type="spellEnd"/>
        <w:r w:rsidRPr="00A00C40">
          <w:rPr>
            <w:lang w:val="pt-BR"/>
          </w:rPr>
          <w:t xml:space="preserve"> </w:t>
        </w:r>
        <w:r w:rsidRPr="00A00C40">
          <w:rPr>
            <w:i/>
            <w:iCs/>
            <w:lang w:val="pt-BR"/>
          </w:rPr>
          <w:t>et al.,</w:t>
        </w:r>
        <w:r w:rsidRPr="00A00C40">
          <w:rPr>
            <w:lang w:val="pt-BR"/>
          </w:rPr>
          <w:t xml:space="preserve"> 2013; </w:t>
        </w:r>
        <w:proofErr w:type="spellStart"/>
        <w:r w:rsidRPr="00A00C40">
          <w:rPr>
            <w:lang w:val="pt-BR"/>
          </w:rPr>
          <w:t>Kapli</w:t>
        </w:r>
        <w:proofErr w:type="spellEnd"/>
        <w:r w:rsidRPr="00A00C40">
          <w:rPr>
            <w:lang w:val="pt-BR"/>
          </w:rPr>
          <w:t xml:space="preserve">, 2020; </w:t>
        </w:r>
        <w:proofErr w:type="spellStart"/>
        <w:r w:rsidRPr="00A00C40">
          <w:rPr>
            <w:lang w:val="pt-BR"/>
          </w:rPr>
          <w:t>Steenwyk</w:t>
        </w:r>
        <w:proofErr w:type="spellEnd"/>
        <w:r w:rsidRPr="00A00C40">
          <w:rPr>
            <w:lang w:val="pt-BR"/>
          </w:rPr>
          <w:t xml:space="preserve"> </w:t>
        </w:r>
        <w:r w:rsidRPr="00A00C40">
          <w:rPr>
            <w:i/>
            <w:iCs/>
            <w:lang w:val="pt-BR"/>
          </w:rPr>
          <w:t>et al.,</w:t>
        </w:r>
        <w:r w:rsidRPr="00A00C40">
          <w:rPr>
            <w:lang w:val="pt-BR"/>
          </w:rPr>
          <w:t xml:space="preserve"> 2023). Ao longo deste trabalho, evidenciamos como uma abordagem abrangente, integrando diferentes métodos de estruturação populacional, delimitação de espécies e inferência filogenética, é essencial para lidar com essas incongruências e compreender de forma mais precisa os padrões evolutivos. Ressaltamos, inclusive, que, em sistemas marcados por rápida diversificação e fluxo gênico, redes filogenéticas são mais adequadas do que árvores dicotômicas tradicionais, pois são capazes de representar relações reticuladas e histórias evolutivas complexas de maneira mais fiel.</w:t>
        </w:r>
      </w:ins>
    </w:p>
    <w:p w14:paraId="2B6CAB1B" w14:textId="77777777" w:rsidR="001951C1" w:rsidRPr="00A00C40" w:rsidRDefault="001951C1" w:rsidP="001951C1">
      <w:pPr>
        <w:rPr>
          <w:ins w:id="1626" w:author="Office" w:date="2025-09-19T11:02:00Z" w16du:dateUtc="2025-09-19T09:02:00Z"/>
          <w:lang w:val="pt-BR"/>
        </w:rPr>
      </w:pPr>
      <w:ins w:id="1627" w:author="Office" w:date="2025-09-19T11:02:00Z" w16du:dateUtc="2025-09-19T09:02:00Z">
        <w:r w:rsidRPr="00A00C40">
          <w:rPr>
            <w:lang w:val="pt-BR"/>
          </w:rPr>
          <w:t>O caso de rápida divergência das espécies analisadas também nos permitiu investigar um aspecto metodológico relevante, cujo resultado contraria a expectativa mais intuitiva (Capítulo 6). Trata-se da escolha do genoma de referência para o mapeamento dos dados. A recomendação recorrente na literatura sugere utilizar o genoma mais próximo filogeneticamente do grupo de estudo quando não há um genoma disponível da própria espécie (</w:t>
        </w:r>
        <w:proofErr w:type="spellStart"/>
        <w:r w:rsidRPr="00A00C40">
          <w:rPr>
            <w:lang w:val="pt-BR"/>
          </w:rPr>
          <w:t>Therkildsen</w:t>
        </w:r>
        <w:proofErr w:type="spellEnd"/>
        <w:r w:rsidRPr="00A00C40">
          <w:rPr>
            <w:lang w:val="pt-BR"/>
          </w:rPr>
          <w:t xml:space="preserve"> &amp; </w:t>
        </w:r>
        <w:proofErr w:type="spellStart"/>
        <w:r w:rsidRPr="00A00C40">
          <w:rPr>
            <w:lang w:val="pt-BR"/>
          </w:rPr>
          <w:t>Palumbi</w:t>
        </w:r>
        <w:proofErr w:type="spellEnd"/>
        <w:r w:rsidRPr="00A00C40">
          <w:rPr>
            <w:lang w:val="pt-BR"/>
          </w:rPr>
          <w:t xml:space="preserve">, 2017; </w:t>
        </w:r>
        <w:proofErr w:type="spellStart"/>
        <w:r w:rsidRPr="00A00C40">
          <w:rPr>
            <w:lang w:val="pt-BR"/>
          </w:rPr>
          <w:t>Galla</w:t>
        </w:r>
        <w:proofErr w:type="spellEnd"/>
        <w:r w:rsidRPr="00A00C40">
          <w:rPr>
            <w:lang w:val="pt-BR"/>
          </w:rPr>
          <w:t xml:space="preserve"> </w:t>
        </w:r>
        <w:r w:rsidRPr="00A00C40">
          <w:rPr>
            <w:i/>
            <w:iCs/>
            <w:lang w:val="pt-BR"/>
          </w:rPr>
          <w:t>et al.,</w:t>
        </w:r>
        <w:r w:rsidRPr="00A00C40">
          <w:rPr>
            <w:lang w:val="pt-BR"/>
          </w:rPr>
          <w:t xml:space="preserve"> 2018). No entanto, nossos resultados indicam que, em contextos de diversificação recente e rápida, essa recomendação nem sempre se aplica. Para as espécies de </w:t>
        </w:r>
        <w:proofErr w:type="spellStart"/>
        <w:r w:rsidRPr="00A00C40">
          <w:rPr>
            <w:rStyle w:val="Emphasis"/>
            <w:lang w:val="pt-BR"/>
          </w:rPr>
          <w:t>Petunia</w:t>
        </w:r>
        <w:proofErr w:type="spellEnd"/>
        <w:r w:rsidRPr="00A00C40">
          <w:rPr>
            <w:lang w:val="pt-BR"/>
          </w:rPr>
          <w:t xml:space="preserve"> analisadas, qualquer um dos genomas de referência disponíveis do gênero foi capaz de recuperar resultados consistentes para as análises de estruturação populacional e de inferência da história evolutiva. Mesmo genomas de espécies mais distantes, como de táxons fora do grupo focal, ainda foram capazes de gerar resultados satisfatórios. Mais ainda, os genomas de </w:t>
        </w:r>
        <w:proofErr w:type="spellStart"/>
        <w:r w:rsidRPr="00A00C40">
          <w:rPr>
            <w:rStyle w:val="Emphasis"/>
            <w:lang w:val="pt-BR"/>
          </w:rPr>
          <w:t>Petunia</w:t>
        </w:r>
        <w:proofErr w:type="spellEnd"/>
        <w:r w:rsidRPr="00A00C40">
          <w:rPr>
            <w:lang w:val="pt-BR"/>
          </w:rPr>
          <w:t xml:space="preserve"> apresentaram desempenho satisfatório na recuperação de variantes para espécies de um gênero próximo, </w:t>
        </w:r>
        <w:proofErr w:type="spellStart"/>
        <w:r w:rsidRPr="00A00C40">
          <w:rPr>
            <w:rStyle w:val="Emphasis"/>
            <w:lang w:val="pt-BR"/>
          </w:rPr>
          <w:t>Calibrachoa</w:t>
        </w:r>
        <w:proofErr w:type="spellEnd"/>
        <w:r w:rsidRPr="00A00C40">
          <w:rPr>
            <w:lang w:val="pt-BR"/>
          </w:rPr>
          <w:t xml:space="preserve">, que divergiu há menos de 10 milhões de anos, superando inclusive a abordagem </w:t>
        </w:r>
        <w:r w:rsidRPr="00A00C40">
          <w:rPr>
            <w:rStyle w:val="Emphasis"/>
            <w:lang w:val="pt-BR"/>
          </w:rPr>
          <w:t>de novo</w:t>
        </w:r>
        <w:r w:rsidRPr="00A00C40">
          <w:rPr>
            <w:lang w:val="pt-BR"/>
          </w:rPr>
          <w:t xml:space="preserve"> em termos de recuperação de </w:t>
        </w:r>
        <w:proofErr w:type="spellStart"/>
        <w:r w:rsidRPr="00A00C40">
          <w:rPr>
            <w:lang w:val="pt-BR"/>
          </w:rPr>
          <w:t>SNPs</w:t>
        </w:r>
        <w:proofErr w:type="spellEnd"/>
        <w:r w:rsidRPr="00A00C40">
          <w:rPr>
            <w:lang w:val="pt-BR"/>
          </w:rPr>
          <w:t xml:space="preserve">, </w:t>
        </w:r>
        <w:r w:rsidRPr="00A00C40">
          <w:rPr>
            <w:lang w:val="pt-BR"/>
          </w:rPr>
          <w:lastRenderedPageBreak/>
          <w:t>cujo número e percentagem de dados faltantes impacta mais nas estimativas de diversidade e relações evolutivas que a proximidade do genoma.</w:t>
        </w:r>
      </w:ins>
    </w:p>
    <w:p w14:paraId="02ECEE06" w14:textId="77777777" w:rsidR="001951C1" w:rsidRPr="00A00C40" w:rsidRDefault="001951C1" w:rsidP="001951C1">
      <w:pPr>
        <w:rPr>
          <w:ins w:id="1628" w:author="Office" w:date="2025-09-19T11:02:00Z" w16du:dateUtc="2025-09-19T09:02:00Z"/>
          <w:lang w:val="pt-BR"/>
        </w:rPr>
      </w:pPr>
      <w:ins w:id="1629" w:author="Office" w:date="2025-09-19T11:02:00Z" w16du:dateUtc="2025-09-19T09:02:00Z">
        <w:r w:rsidRPr="00A00C40">
          <w:rPr>
            <w:lang w:val="pt-BR"/>
          </w:rPr>
          <w:t>Esse achado é especialmente relevante para pesquisadores que trabalham com espécies não-modelo e enfrentam limitações orçamentárias para sequenciamento de genomas completos de táxons próximos. Os resultados aqui apresentados sugerem que, em sistemas marcados por divergência recente, é possível obter inferências evolutivas robustas utilizando genomas de referência de espécies relacionadas, reduzindo custos e viabilizando estudos genômicos mesmo em contextos com recursos limitados.</w:t>
        </w:r>
      </w:ins>
    </w:p>
    <w:p w14:paraId="56740D08" w14:textId="77777777" w:rsidR="001951C1" w:rsidRPr="00A00C40" w:rsidRDefault="001951C1" w:rsidP="001951C1">
      <w:pPr>
        <w:rPr>
          <w:ins w:id="1630" w:author="Office" w:date="2025-09-19T11:02:00Z" w16du:dateUtc="2025-09-19T09:02:00Z"/>
          <w:lang w:val="pt-BR"/>
        </w:rPr>
      </w:pPr>
    </w:p>
    <w:p w14:paraId="3D24D63B" w14:textId="77777777" w:rsidR="001951C1" w:rsidRPr="00A00C40" w:rsidRDefault="001951C1" w:rsidP="001951C1">
      <w:pPr>
        <w:rPr>
          <w:ins w:id="1631" w:author="Office" w:date="2025-09-19T11:02:00Z" w16du:dateUtc="2025-09-19T09:02:00Z"/>
          <w:lang w:val="pt-BR"/>
        </w:rPr>
      </w:pPr>
      <w:ins w:id="1632" w:author="Office" w:date="2025-09-19T11:02:00Z" w16du:dateUtc="2025-09-19T09:02:00Z">
        <w:r w:rsidRPr="00A00C40">
          <w:rPr>
            <w:rFonts w:ascii="Arial Unicode MS" w:hAnsi="Arial Unicode MS"/>
            <w:u w:color="000000"/>
            <w:lang w:val="pt-BR"/>
          </w:rPr>
          <w:br w:type="page"/>
        </w:r>
      </w:ins>
    </w:p>
    <w:p w14:paraId="493B7C9C" w14:textId="77777777" w:rsidR="001951C1" w:rsidRPr="00A00C40" w:rsidRDefault="001951C1" w:rsidP="001951C1">
      <w:pPr>
        <w:pStyle w:val="Titulo1"/>
        <w:rPr>
          <w:ins w:id="1633" w:author="Office" w:date="2025-09-19T11:02:00Z" w16du:dateUtc="2025-09-19T09:02:00Z"/>
        </w:rPr>
      </w:pPr>
      <w:bookmarkStart w:id="1634" w:name="_Toc197509575"/>
      <w:ins w:id="1635" w:author="Office" w:date="2025-09-19T11:02:00Z" w16du:dateUtc="2025-09-19T09:02:00Z">
        <w:r w:rsidRPr="00A00C40">
          <w:lastRenderedPageBreak/>
          <w:t>BIBLIOGRAFIA</w:t>
        </w:r>
        <w:bookmarkEnd w:id="1634"/>
        <w:r w:rsidRPr="00A00C40">
          <w:t xml:space="preserve"> </w:t>
        </w:r>
      </w:ins>
    </w:p>
    <w:p w14:paraId="0A284B16" w14:textId="77777777" w:rsidR="001951C1" w:rsidRPr="00A00C40" w:rsidRDefault="001951C1" w:rsidP="001951C1">
      <w:pPr>
        <w:rPr>
          <w:ins w:id="1636" w:author="Office" w:date="2025-09-19T11:02:00Z" w16du:dateUtc="2025-09-19T09:02:00Z"/>
          <w:rFonts w:eastAsia="Times New Roman"/>
          <w:lang w:val="pt-BR"/>
        </w:rPr>
      </w:pPr>
      <w:ins w:id="1637" w:author="Office" w:date="2025-09-19T11:02:00Z" w16du:dateUtc="2025-09-19T09:02:00Z">
        <w:r w:rsidRPr="00A00C40">
          <w:rPr>
            <w:lang w:val="pt-BR"/>
          </w:rPr>
          <w:t>(referências citadas na Introdução e Considerações Finais)</w:t>
        </w:r>
      </w:ins>
    </w:p>
    <w:p w14:paraId="46D5395F" w14:textId="77777777" w:rsidR="001951C1" w:rsidRPr="00A00C40" w:rsidRDefault="001951C1" w:rsidP="001951C1">
      <w:pPr>
        <w:pStyle w:val="NoSpacing"/>
        <w:rPr>
          <w:ins w:id="1638" w:author="Office" w:date="2025-09-19T11:02:00Z" w16du:dateUtc="2025-09-19T09:02:00Z"/>
        </w:rPr>
      </w:pPr>
      <w:bookmarkStart w:id="1639" w:name="_Hlk196715540"/>
      <w:ins w:id="1640" w:author="Office" w:date="2025-09-19T11:02:00Z" w16du:dateUtc="2025-09-19T09:02:00Z">
        <w:r w:rsidRPr="00A00C40">
          <w:rPr>
            <w:lang w:val="pt-BR"/>
          </w:rPr>
          <w:t xml:space="preserve">Ab’Saber; Aziz N (2003) Os domínios de Natureza no Brasil - Potencialidades Paisagísticas. </w:t>
        </w:r>
        <w:proofErr w:type="spellStart"/>
        <w:r w:rsidRPr="00A00C40">
          <w:t>Ateliê</w:t>
        </w:r>
        <w:proofErr w:type="spellEnd"/>
        <w:r w:rsidRPr="00A00C40">
          <w:t xml:space="preserve"> Editorial </w:t>
        </w:r>
      </w:ins>
    </w:p>
    <w:p w14:paraId="7D06DC0E" w14:textId="77777777" w:rsidR="001951C1" w:rsidRPr="00A00C40" w:rsidRDefault="001951C1" w:rsidP="001951C1">
      <w:pPr>
        <w:pStyle w:val="NoSpacing"/>
        <w:rPr>
          <w:ins w:id="1641" w:author="Office" w:date="2025-09-19T11:02:00Z" w16du:dateUtc="2025-09-19T09:02:00Z"/>
        </w:rPr>
      </w:pPr>
      <w:ins w:id="1642" w:author="Office" w:date="2025-09-19T11:02:00Z" w16du:dateUtc="2025-09-19T09:02:00Z">
        <w:r w:rsidRPr="00A00C40">
          <w:t>Adams DC, Berns CM, Kozak KH and Wiens JJ (2009) Are rates of species diversification correlated with rates of morphological evolution? Proc. R. Soc. B 276:2729–2738.</w:t>
        </w:r>
      </w:ins>
    </w:p>
    <w:p w14:paraId="0B351088" w14:textId="77777777" w:rsidR="001951C1" w:rsidRPr="00A00C40" w:rsidRDefault="001951C1" w:rsidP="001951C1">
      <w:pPr>
        <w:pStyle w:val="NoSpacing"/>
        <w:rPr>
          <w:ins w:id="1643" w:author="Office" w:date="2025-09-19T11:02:00Z" w16du:dateUtc="2025-09-19T09:02:00Z"/>
        </w:rPr>
      </w:pPr>
      <w:ins w:id="1644" w:author="Office" w:date="2025-09-19T11:02:00Z" w16du:dateUtc="2025-09-19T09:02:00Z">
        <w:r w:rsidRPr="00A00C40">
          <w:t xml:space="preserve">Andrews KR, Good JM, Miller MR, Luikart G and Hohenlohe PA (2016) Harnessing the power of </w:t>
        </w:r>
        <w:proofErr w:type="spellStart"/>
        <w:r w:rsidRPr="00A00C40">
          <w:t>RADseq</w:t>
        </w:r>
        <w:proofErr w:type="spellEnd"/>
        <w:r w:rsidRPr="00A00C40">
          <w:t xml:space="preserve"> for ecological and evolutionary genomics. Nat. Rev. Genet 2016 17:2 17:81–92.</w:t>
        </w:r>
      </w:ins>
    </w:p>
    <w:p w14:paraId="0DC7E63C" w14:textId="77777777" w:rsidR="001951C1" w:rsidRPr="00A00C40" w:rsidRDefault="001951C1" w:rsidP="001951C1">
      <w:pPr>
        <w:pStyle w:val="NoSpacing"/>
        <w:rPr>
          <w:ins w:id="1645" w:author="Office" w:date="2025-09-19T11:02:00Z" w16du:dateUtc="2025-09-19T09:02:00Z"/>
        </w:rPr>
      </w:pPr>
      <w:ins w:id="1646" w:author="Office" w:date="2025-09-19T11:02:00Z" w16du:dateUtc="2025-09-19T09:02:00Z">
        <w:r w:rsidRPr="00A00C40">
          <w:t xml:space="preserve">Arnegard ME, McGee MD, Matthews B, </w:t>
        </w:r>
        <w:proofErr w:type="spellStart"/>
        <w:r w:rsidRPr="00A00C40">
          <w:t>Marchinko</w:t>
        </w:r>
        <w:proofErr w:type="spellEnd"/>
        <w:r w:rsidRPr="00A00C40">
          <w:t xml:space="preserve"> KB, Conte GL, Kabir S, Bedford N, </w:t>
        </w:r>
        <w:proofErr w:type="spellStart"/>
        <w:r w:rsidRPr="00A00C40">
          <w:t>Bergek</w:t>
        </w:r>
        <w:proofErr w:type="spellEnd"/>
        <w:r w:rsidRPr="00A00C40">
          <w:t xml:space="preserve"> S, Chan YF, Jones FC et al. (2014) Genetics of ecological divergence during speciation. Nature 511:307–311.</w:t>
        </w:r>
      </w:ins>
    </w:p>
    <w:p w14:paraId="48D84172" w14:textId="77777777" w:rsidR="001951C1" w:rsidRPr="00A00C40" w:rsidRDefault="001951C1" w:rsidP="001951C1">
      <w:pPr>
        <w:pStyle w:val="NoSpacing"/>
        <w:rPr>
          <w:ins w:id="1647" w:author="Office" w:date="2025-09-19T11:02:00Z" w16du:dateUtc="2025-09-19T09:02:00Z"/>
        </w:rPr>
      </w:pPr>
      <w:ins w:id="1648" w:author="Office" w:date="2025-09-19T11:02:00Z" w16du:dateUtc="2025-09-19T09:02:00Z">
        <w:r w:rsidRPr="00A00C40">
          <w:t xml:space="preserve">Avise JC, Shapira JF, Daniel S. W, Aquadro CF and Lansman RA (1983) Mitochondrial DNA differentiation during the speciation process in </w:t>
        </w:r>
        <w:r w:rsidRPr="00A00C40">
          <w:rPr>
            <w:i/>
            <w:iCs/>
          </w:rPr>
          <w:t>Peromyscus</w:t>
        </w:r>
        <w:r w:rsidRPr="00A00C40">
          <w:t>. Mol Biol Evol 1:38–56.</w:t>
        </w:r>
      </w:ins>
    </w:p>
    <w:p w14:paraId="2B538E5A" w14:textId="77777777" w:rsidR="001951C1" w:rsidRPr="00A00C40" w:rsidRDefault="001951C1" w:rsidP="001951C1">
      <w:pPr>
        <w:pStyle w:val="NoSpacing"/>
        <w:rPr>
          <w:ins w:id="1649" w:author="Office" w:date="2025-09-19T11:02:00Z" w16du:dateUtc="2025-09-19T09:02:00Z"/>
          <w:lang w:val="pt-BR"/>
        </w:rPr>
      </w:pPr>
      <w:ins w:id="1650" w:author="Office" w:date="2025-09-19T11:02:00Z" w16du:dateUtc="2025-09-19T09:02:00Z">
        <w:r w:rsidRPr="00A00C40">
          <w:t xml:space="preserve">Baack E, Melo MC, </w:t>
        </w:r>
        <w:proofErr w:type="spellStart"/>
        <w:r w:rsidRPr="00A00C40">
          <w:t>Rieseberg</w:t>
        </w:r>
        <w:proofErr w:type="spellEnd"/>
        <w:r w:rsidRPr="00A00C40">
          <w:t xml:space="preserve"> LH and Ortiz‐Barrientos D (2015) The origins of reproductive isolation in plants. </w:t>
        </w:r>
        <w:r w:rsidRPr="00A00C40">
          <w:rPr>
            <w:lang w:val="pt-BR"/>
          </w:rPr>
          <w:t xml:space="preserve">New </w:t>
        </w:r>
        <w:proofErr w:type="spellStart"/>
        <w:r w:rsidRPr="00A00C40">
          <w:rPr>
            <w:lang w:val="pt-BR"/>
          </w:rPr>
          <w:t>Phytol</w:t>
        </w:r>
        <w:proofErr w:type="spellEnd"/>
        <w:r w:rsidRPr="00A00C40">
          <w:rPr>
            <w:lang w:val="pt-BR"/>
          </w:rPr>
          <w:t>. 207:968–984.</w:t>
        </w:r>
      </w:ins>
    </w:p>
    <w:p w14:paraId="3F88E7AA" w14:textId="77777777" w:rsidR="001951C1" w:rsidRPr="001951C1" w:rsidRDefault="001951C1" w:rsidP="001951C1">
      <w:pPr>
        <w:pStyle w:val="NoSpacing"/>
        <w:rPr>
          <w:ins w:id="1651" w:author="Office" w:date="2025-09-19T11:02:00Z" w16du:dateUtc="2025-09-19T09:02:00Z"/>
          <w:lang w:val="pt-BR"/>
        </w:rPr>
      </w:pPr>
      <w:proofErr w:type="spellStart"/>
      <w:ins w:id="1652" w:author="Office" w:date="2025-09-19T11:02:00Z" w16du:dateUtc="2025-09-19T09:02:00Z">
        <w:r w:rsidRPr="00A00C40">
          <w:rPr>
            <w:lang w:val="pt-BR"/>
          </w:rPr>
          <w:t>Backes</w:t>
        </w:r>
        <w:proofErr w:type="spellEnd"/>
        <w:r w:rsidRPr="00A00C40">
          <w:rPr>
            <w:lang w:val="pt-BR"/>
          </w:rPr>
          <w:t xml:space="preserve"> A (2009) Distribuição geográfica atual da Floresta com Araucária: condicionamento climático. In: Fonseca CR, Souza AF, Leal-Zanchet AM, Dutra T, </w:t>
        </w:r>
        <w:proofErr w:type="spellStart"/>
        <w:r w:rsidRPr="00A00C40">
          <w:rPr>
            <w:lang w:val="pt-BR"/>
          </w:rPr>
          <w:t>Backes</w:t>
        </w:r>
        <w:proofErr w:type="spellEnd"/>
        <w:r w:rsidRPr="00A00C40">
          <w:rPr>
            <w:lang w:val="pt-BR"/>
          </w:rPr>
          <w:t xml:space="preserve"> A, </w:t>
        </w:r>
        <w:proofErr w:type="spellStart"/>
        <w:r w:rsidRPr="00A00C40">
          <w:rPr>
            <w:lang w:val="pt-BR"/>
          </w:rPr>
          <w:t>Ganado</w:t>
        </w:r>
        <w:proofErr w:type="spellEnd"/>
        <w:r w:rsidRPr="00A00C40">
          <w:rPr>
            <w:lang w:val="pt-BR"/>
          </w:rPr>
          <w:t xml:space="preserve"> G. (eds.) Floresta com Araucária: Ecologia, conservação e desenvolvimento sustentável. </w:t>
        </w:r>
        <w:r w:rsidRPr="001951C1">
          <w:rPr>
            <w:lang w:val="pt-BR"/>
          </w:rPr>
          <w:t>Ribeirão Preto, Holos Editora. p. 137-148.</w:t>
        </w:r>
      </w:ins>
    </w:p>
    <w:p w14:paraId="022C3DDA" w14:textId="77777777" w:rsidR="001951C1" w:rsidRPr="00A00C40" w:rsidRDefault="001951C1" w:rsidP="001951C1">
      <w:pPr>
        <w:pStyle w:val="NoSpacing"/>
        <w:rPr>
          <w:ins w:id="1653" w:author="Office" w:date="2025-09-19T11:02:00Z" w16du:dateUtc="2025-09-19T09:02:00Z"/>
        </w:rPr>
      </w:pPr>
      <w:ins w:id="1654" w:author="Office" w:date="2025-09-19T11:02:00Z" w16du:dateUtc="2025-09-19T09:02:00Z">
        <w:r w:rsidRPr="00A00C40">
          <w:t xml:space="preserve">Backes A, </w:t>
        </w:r>
        <w:proofErr w:type="spellStart"/>
        <w:r w:rsidRPr="00A00C40">
          <w:t>Mäder</w:t>
        </w:r>
        <w:proofErr w:type="spellEnd"/>
        <w:r w:rsidRPr="00A00C40">
          <w:t xml:space="preserve"> G, </w:t>
        </w:r>
        <w:proofErr w:type="spellStart"/>
        <w:r w:rsidRPr="00A00C40">
          <w:t>Turchetto</w:t>
        </w:r>
        <w:proofErr w:type="spellEnd"/>
        <w:r w:rsidRPr="00A00C40">
          <w:t xml:space="preserve"> C, </w:t>
        </w:r>
        <w:proofErr w:type="spellStart"/>
        <w:r w:rsidRPr="00A00C40">
          <w:t>Segatto</w:t>
        </w:r>
        <w:proofErr w:type="spellEnd"/>
        <w:r w:rsidRPr="00A00C40">
          <w:t xml:space="preserve"> AL, </w:t>
        </w:r>
        <w:proofErr w:type="spellStart"/>
        <w:r w:rsidRPr="00A00C40">
          <w:t>Fregonezi</w:t>
        </w:r>
        <w:proofErr w:type="spellEnd"/>
        <w:r w:rsidRPr="00A00C40">
          <w:t xml:space="preserve"> JN, </w:t>
        </w:r>
        <w:proofErr w:type="spellStart"/>
        <w:r w:rsidRPr="00A00C40">
          <w:t>Bonatto</w:t>
        </w:r>
        <w:proofErr w:type="spellEnd"/>
        <w:r w:rsidRPr="00A00C40">
          <w:t xml:space="preserve"> SL and Freitas LB (2019) How diverse can rare species be on the margins of genera distribution? </w:t>
        </w:r>
        <w:proofErr w:type="spellStart"/>
        <w:r w:rsidRPr="00A00C40">
          <w:t>AoB</w:t>
        </w:r>
        <w:proofErr w:type="spellEnd"/>
        <w:r w:rsidRPr="00A00C40">
          <w:t xml:space="preserve"> Plants. </w:t>
        </w:r>
        <w:proofErr w:type="spellStart"/>
        <w:r w:rsidRPr="00A00C40">
          <w:t>doi</w:t>
        </w:r>
        <w:proofErr w:type="spellEnd"/>
        <w:r w:rsidRPr="00A00C40">
          <w:t>: 10.1093/</w:t>
        </w:r>
        <w:proofErr w:type="spellStart"/>
        <w:r w:rsidRPr="00A00C40">
          <w:t>aobpla</w:t>
        </w:r>
        <w:proofErr w:type="spellEnd"/>
        <w:r w:rsidRPr="00A00C40">
          <w:t>/plz037</w:t>
        </w:r>
      </w:ins>
    </w:p>
    <w:p w14:paraId="764D868B" w14:textId="77777777" w:rsidR="001951C1" w:rsidRPr="00A00C40" w:rsidRDefault="001951C1" w:rsidP="001951C1">
      <w:pPr>
        <w:pStyle w:val="NoSpacing"/>
        <w:rPr>
          <w:ins w:id="1655" w:author="Office" w:date="2025-09-19T11:02:00Z" w16du:dateUtc="2025-09-19T09:02:00Z"/>
        </w:rPr>
      </w:pPr>
      <w:ins w:id="1656" w:author="Office" w:date="2025-09-19T11:02:00Z" w16du:dateUtc="2025-09-19T09:02:00Z">
        <w:r w:rsidRPr="00A00C40">
          <w:t xml:space="preserve">Backes A, </w:t>
        </w:r>
        <w:proofErr w:type="spellStart"/>
        <w:r w:rsidRPr="00A00C40">
          <w:t>Turchetto</w:t>
        </w:r>
        <w:proofErr w:type="spellEnd"/>
        <w:r w:rsidRPr="00A00C40">
          <w:t xml:space="preserve"> C, </w:t>
        </w:r>
        <w:proofErr w:type="spellStart"/>
        <w:r w:rsidRPr="00A00C40">
          <w:t>Mäder</w:t>
        </w:r>
        <w:proofErr w:type="spellEnd"/>
        <w:r w:rsidRPr="00A00C40">
          <w:t xml:space="preserve"> G, </w:t>
        </w:r>
        <w:proofErr w:type="spellStart"/>
        <w:r w:rsidRPr="00A00C40">
          <w:t>Segatto</w:t>
        </w:r>
        <w:proofErr w:type="spellEnd"/>
        <w:r w:rsidRPr="00A00C40">
          <w:t xml:space="preserve"> ALA, </w:t>
        </w:r>
        <w:proofErr w:type="spellStart"/>
        <w:r w:rsidRPr="00A00C40">
          <w:t>Bonatto</w:t>
        </w:r>
        <w:proofErr w:type="spellEnd"/>
        <w:r w:rsidRPr="00A00C40">
          <w:t xml:space="preserve"> SL and Freitas LB (2024) Shades of white: The </w:t>
        </w:r>
        <w:r w:rsidRPr="00A00C40">
          <w:rPr>
            <w:i/>
            <w:iCs/>
          </w:rPr>
          <w:t>Petunia</w:t>
        </w:r>
        <w:r w:rsidRPr="00A00C40">
          <w:t xml:space="preserve"> long corolla tube clade evolutionary history. Genet Mol Biol. </w:t>
        </w:r>
        <w:proofErr w:type="spellStart"/>
        <w:r w:rsidRPr="00A00C40">
          <w:t>doi</w:t>
        </w:r>
        <w:proofErr w:type="spellEnd"/>
        <w:r w:rsidRPr="00A00C40">
          <w:t>: 10.1590/1415-4757-gmb-2023-0279</w:t>
        </w:r>
      </w:ins>
    </w:p>
    <w:p w14:paraId="172F851A" w14:textId="77777777" w:rsidR="001951C1" w:rsidRPr="00A00C40" w:rsidRDefault="001951C1" w:rsidP="001951C1">
      <w:pPr>
        <w:pStyle w:val="NoSpacing"/>
        <w:rPr>
          <w:ins w:id="1657" w:author="Office" w:date="2025-09-19T11:02:00Z" w16du:dateUtc="2025-09-19T09:02:00Z"/>
        </w:rPr>
      </w:pPr>
      <w:ins w:id="1658" w:author="Office" w:date="2025-09-19T11:02:00Z" w16du:dateUtc="2025-09-19T09:02:00Z">
        <w:r w:rsidRPr="00A00C40">
          <w:t>Baker PA, Fritz SC, Battisti DS, Dick CW, Vargas OM, Asner GP, Martin RE, Wheatley A and Prates I (2020) Beyond Refugia: New Insights on Quaternary Climate Variation and the Evolution of Biotic Diversity in Tropical South America. 51–70.</w:t>
        </w:r>
      </w:ins>
    </w:p>
    <w:p w14:paraId="1511F191" w14:textId="77777777" w:rsidR="001951C1" w:rsidRPr="00A00C40" w:rsidRDefault="001951C1" w:rsidP="001951C1">
      <w:pPr>
        <w:pStyle w:val="NoSpacing"/>
        <w:rPr>
          <w:ins w:id="1659" w:author="Office" w:date="2025-09-19T11:02:00Z" w16du:dateUtc="2025-09-19T09:02:00Z"/>
        </w:rPr>
      </w:pPr>
      <w:ins w:id="1660" w:author="Office" w:date="2025-09-19T11:02:00Z" w16du:dateUtc="2025-09-19T09:02:00Z">
        <w:r w:rsidRPr="00A00C40">
          <w:t xml:space="preserve">Barres L, Batalha-Filho H, </w:t>
        </w:r>
        <w:proofErr w:type="spellStart"/>
        <w:r w:rsidRPr="00A00C40">
          <w:t>Schnadelbach</w:t>
        </w:r>
        <w:proofErr w:type="spellEnd"/>
        <w:r w:rsidRPr="00A00C40">
          <w:t xml:space="preserve"> AS and Roque N (2019) Pleistocene climatic changes drove dispersal and isolation of </w:t>
        </w:r>
        <w:proofErr w:type="spellStart"/>
        <w:r w:rsidRPr="00A00C40">
          <w:rPr>
            <w:i/>
            <w:iCs/>
          </w:rPr>
          <w:t>Richterago</w:t>
        </w:r>
        <w:proofErr w:type="spellEnd"/>
        <w:r w:rsidRPr="00A00C40">
          <w:rPr>
            <w:i/>
            <w:iCs/>
          </w:rPr>
          <w:t xml:space="preserve"> </w:t>
        </w:r>
        <w:proofErr w:type="spellStart"/>
        <w:r w:rsidRPr="00A00C40">
          <w:rPr>
            <w:i/>
            <w:iCs/>
          </w:rPr>
          <w:t>discoidea</w:t>
        </w:r>
        <w:proofErr w:type="spellEnd"/>
        <w:r w:rsidRPr="00A00C40">
          <w:t xml:space="preserve"> (Asteraceae), an endemic plant of campos </w:t>
        </w:r>
        <w:proofErr w:type="spellStart"/>
        <w:r w:rsidRPr="00A00C40">
          <w:t>rupestres</w:t>
        </w:r>
        <w:proofErr w:type="spellEnd"/>
        <w:r w:rsidRPr="00A00C40">
          <w:t xml:space="preserve"> in the central and eastern Brazilian sky islands. Bot J Lin Soc 189:132–152.</w:t>
        </w:r>
      </w:ins>
    </w:p>
    <w:p w14:paraId="6C6D0736" w14:textId="77777777" w:rsidR="001951C1" w:rsidRPr="00A00C40" w:rsidRDefault="001951C1" w:rsidP="001951C1">
      <w:pPr>
        <w:pStyle w:val="NoSpacing"/>
        <w:rPr>
          <w:ins w:id="1661" w:author="Office" w:date="2025-09-19T11:02:00Z" w16du:dateUtc="2025-09-19T09:02:00Z"/>
        </w:rPr>
      </w:pPr>
      <w:ins w:id="1662" w:author="Office" w:date="2025-09-19T11:02:00Z" w16du:dateUtc="2025-09-19T09:02:00Z">
        <w:r w:rsidRPr="00A00C40">
          <w:t xml:space="preserve">Barros MJF, Silva-Arias GA, </w:t>
        </w:r>
        <w:proofErr w:type="spellStart"/>
        <w:r w:rsidRPr="00A00C40">
          <w:t>Fregonezi</w:t>
        </w:r>
        <w:proofErr w:type="spellEnd"/>
        <w:r w:rsidRPr="00A00C40">
          <w:t xml:space="preserve"> JN, </w:t>
        </w:r>
        <w:proofErr w:type="spellStart"/>
        <w:r w:rsidRPr="00A00C40">
          <w:t>Turchetto-Zolet</w:t>
        </w:r>
        <w:proofErr w:type="spellEnd"/>
        <w:r w:rsidRPr="00A00C40">
          <w:t xml:space="preserve"> AC, </w:t>
        </w:r>
        <w:proofErr w:type="spellStart"/>
        <w:r w:rsidRPr="00A00C40">
          <w:t>Iganci</w:t>
        </w:r>
        <w:proofErr w:type="spellEnd"/>
        <w:r w:rsidRPr="00A00C40">
          <w:t xml:space="preserve"> JRV, Diniz-Filho JAF and Freitas LB (2015) Environmental drivers of diversity in Subtropical Highland Grasslands. </w:t>
        </w:r>
        <w:proofErr w:type="spellStart"/>
        <w:r w:rsidRPr="00A00C40">
          <w:t>Perspect</w:t>
        </w:r>
        <w:proofErr w:type="spellEnd"/>
        <w:r w:rsidRPr="00A00C40">
          <w:t xml:space="preserve"> Plant </w:t>
        </w:r>
        <w:proofErr w:type="spellStart"/>
        <w:r w:rsidRPr="00A00C40">
          <w:t>Ecol</w:t>
        </w:r>
        <w:proofErr w:type="spellEnd"/>
        <w:r w:rsidRPr="00A00C40">
          <w:t xml:space="preserve"> Evol Syst 17:360–368.</w:t>
        </w:r>
      </w:ins>
    </w:p>
    <w:p w14:paraId="2DBAA405" w14:textId="77777777" w:rsidR="001951C1" w:rsidRPr="00A00C40" w:rsidRDefault="001951C1" w:rsidP="001951C1">
      <w:pPr>
        <w:pStyle w:val="NoSpacing"/>
        <w:rPr>
          <w:ins w:id="1663" w:author="Office" w:date="2025-09-19T11:02:00Z" w16du:dateUtc="2025-09-19T09:02:00Z"/>
        </w:rPr>
      </w:pPr>
      <w:ins w:id="1664" w:author="Office" w:date="2025-09-19T11:02:00Z" w16du:dateUtc="2025-09-19T09:02:00Z">
        <w:r w:rsidRPr="00A00C40">
          <w:lastRenderedPageBreak/>
          <w:t xml:space="preserve">Barros MJF, Silva-Arias GA, </w:t>
        </w:r>
        <w:proofErr w:type="spellStart"/>
        <w:r w:rsidRPr="00A00C40">
          <w:t>Segatto</w:t>
        </w:r>
        <w:proofErr w:type="spellEnd"/>
        <w:r w:rsidRPr="00A00C40">
          <w:t xml:space="preserve"> ALA, Reck-</w:t>
        </w:r>
        <w:proofErr w:type="spellStart"/>
        <w:r w:rsidRPr="00A00C40">
          <w:t>Kortmann</w:t>
        </w:r>
        <w:proofErr w:type="spellEnd"/>
        <w:r w:rsidRPr="00A00C40">
          <w:t xml:space="preserve"> M, </w:t>
        </w:r>
        <w:proofErr w:type="spellStart"/>
        <w:r w:rsidRPr="00A00C40">
          <w:t>Fregonezi</w:t>
        </w:r>
        <w:proofErr w:type="spellEnd"/>
        <w:r w:rsidRPr="00A00C40">
          <w:t xml:space="preserve"> JN, Diniz-Filho JAF and Freitas LB (2020) Phylogenetic niche conservatism and plant diversification in South American subtropical grasslands along multiple climatic dimensions. Genet Mol Biol. </w:t>
        </w:r>
        <w:proofErr w:type="spellStart"/>
        <w:r w:rsidRPr="00A00C40">
          <w:t>doi</w:t>
        </w:r>
        <w:proofErr w:type="spellEnd"/>
        <w:r w:rsidRPr="00A00C40">
          <w:t>: 10.1590/1678-4685-gmb-2018-0291</w:t>
        </w:r>
      </w:ins>
    </w:p>
    <w:p w14:paraId="6C3321F7" w14:textId="77777777" w:rsidR="001951C1" w:rsidRPr="00A00C40" w:rsidRDefault="001951C1" w:rsidP="001951C1">
      <w:pPr>
        <w:pStyle w:val="NoSpacing"/>
        <w:rPr>
          <w:ins w:id="1665" w:author="Office" w:date="2025-09-19T11:02:00Z" w16du:dateUtc="2025-09-19T09:02:00Z"/>
        </w:rPr>
      </w:pPr>
      <w:ins w:id="1666" w:author="Office" w:date="2025-09-19T11:02:00Z" w16du:dateUtc="2025-09-19T09:02:00Z">
        <w:r w:rsidRPr="00A00C40">
          <w:t xml:space="preserve">Barton NH and Hewitt GM (1985) Analysis of Hybrid Zones. Annu Rev </w:t>
        </w:r>
        <w:proofErr w:type="spellStart"/>
        <w:r w:rsidRPr="00A00C40">
          <w:t>Ecol</w:t>
        </w:r>
        <w:proofErr w:type="spellEnd"/>
        <w:r w:rsidRPr="00A00C40">
          <w:t xml:space="preserve"> Syst 16:113–148.</w:t>
        </w:r>
      </w:ins>
    </w:p>
    <w:p w14:paraId="00AAEBE2" w14:textId="77777777" w:rsidR="001951C1" w:rsidRPr="00A00C40" w:rsidRDefault="001951C1" w:rsidP="001951C1">
      <w:pPr>
        <w:pStyle w:val="NoSpacing"/>
        <w:rPr>
          <w:ins w:id="1667" w:author="Office" w:date="2025-09-19T11:02:00Z" w16du:dateUtc="2025-09-19T09:02:00Z"/>
        </w:rPr>
      </w:pPr>
      <w:ins w:id="1668" w:author="Office" w:date="2025-09-19T11:02:00Z" w16du:dateUtc="2025-09-19T09:02:00Z">
        <w:r w:rsidRPr="00A00C40">
          <w:t xml:space="preserve">Beausoleil M-O, Carrión PL, Podos J, Camacho C, </w:t>
        </w:r>
        <w:proofErr w:type="spellStart"/>
        <w:r w:rsidRPr="00A00C40">
          <w:t>Rabadán</w:t>
        </w:r>
        <w:proofErr w:type="spellEnd"/>
        <w:r w:rsidRPr="00A00C40">
          <w:t xml:space="preserve">-González J, Richard R, Lalla K, </w:t>
        </w:r>
        <w:proofErr w:type="spellStart"/>
        <w:r w:rsidRPr="00A00C40">
          <w:t>Raeymaekers</w:t>
        </w:r>
        <w:proofErr w:type="spellEnd"/>
        <w:r w:rsidRPr="00A00C40">
          <w:t xml:space="preserve"> JAM, </w:t>
        </w:r>
        <w:proofErr w:type="spellStart"/>
        <w:r w:rsidRPr="00A00C40">
          <w:t>Knutie</w:t>
        </w:r>
        <w:proofErr w:type="spellEnd"/>
        <w:r w:rsidRPr="00A00C40">
          <w:t xml:space="preserve"> SA, De León LF et al. (2023) The fitness landscape of a community of Darwin’s finches. Evolution (N Y) 77:2533–2546.</w:t>
        </w:r>
      </w:ins>
    </w:p>
    <w:p w14:paraId="3827E6D6" w14:textId="77777777" w:rsidR="001951C1" w:rsidRPr="00A00C40" w:rsidRDefault="001951C1" w:rsidP="001951C1">
      <w:pPr>
        <w:pStyle w:val="NoSpacing"/>
        <w:rPr>
          <w:ins w:id="1669" w:author="Office" w:date="2025-09-19T11:02:00Z" w16du:dateUtc="2025-09-19T09:02:00Z"/>
        </w:rPr>
      </w:pPr>
      <w:ins w:id="1670" w:author="Office" w:date="2025-09-19T11:02:00Z" w16du:dateUtc="2025-09-19T09:02:00Z">
        <w:r w:rsidRPr="00A00C40">
          <w:t xml:space="preserve">Behling H (2002) South and southeast Brazilian grasslands during Late Quaternary times: a synthesis. </w:t>
        </w:r>
        <w:proofErr w:type="spellStart"/>
        <w:r w:rsidRPr="00A00C40">
          <w:t>Palaeogeogr</w:t>
        </w:r>
        <w:proofErr w:type="spellEnd"/>
        <w:r w:rsidRPr="00A00C40">
          <w:t xml:space="preserve"> </w:t>
        </w:r>
        <w:proofErr w:type="spellStart"/>
        <w:r w:rsidRPr="00A00C40">
          <w:t>Palaeoclimatol</w:t>
        </w:r>
        <w:proofErr w:type="spellEnd"/>
        <w:r w:rsidRPr="00A00C40">
          <w:t xml:space="preserve"> </w:t>
        </w:r>
        <w:proofErr w:type="spellStart"/>
        <w:r w:rsidRPr="00A00C40">
          <w:t>Palaeoecol</w:t>
        </w:r>
        <w:proofErr w:type="spellEnd"/>
        <w:r w:rsidRPr="00A00C40">
          <w:t xml:space="preserve"> 177:19–27.</w:t>
        </w:r>
      </w:ins>
    </w:p>
    <w:p w14:paraId="6DCF8040" w14:textId="77777777" w:rsidR="001951C1" w:rsidRPr="00A00C40" w:rsidRDefault="001951C1" w:rsidP="001951C1">
      <w:pPr>
        <w:pStyle w:val="NoSpacing"/>
        <w:rPr>
          <w:ins w:id="1671" w:author="Office" w:date="2025-09-19T11:02:00Z" w16du:dateUtc="2025-09-19T09:02:00Z"/>
        </w:rPr>
      </w:pPr>
      <w:ins w:id="1672" w:author="Office" w:date="2025-09-19T11:02:00Z" w16du:dateUtc="2025-09-19T09:02:00Z">
        <w:r w:rsidRPr="00A00C40">
          <w:t xml:space="preserve">Bock DG, Cai Z, Elphinstone C, González-Segovia E, Hirabayashi K, Huang K, </w:t>
        </w:r>
        <w:proofErr w:type="spellStart"/>
        <w:r w:rsidRPr="00A00C40">
          <w:t>Keais</w:t>
        </w:r>
        <w:proofErr w:type="spellEnd"/>
        <w:r w:rsidRPr="00A00C40">
          <w:t xml:space="preserve"> GL, Kim A, Owens GL and </w:t>
        </w:r>
        <w:proofErr w:type="spellStart"/>
        <w:r w:rsidRPr="00A00C40">
          <w:t>Rieseberg</w:t>
        </w:r>
        <w:proofErr w:type="spellEnd"/>
        <w:r w:rsidRPr="00A00C40">
          <w:t xml:space="preserve"> LH (2023) Genomics of plant speciation. Plant Commun 4:100599.</w:t>
        </w:r>
      </w:ins>
    </w:p>
    <w:p w14:paraId="4C77FAC1" w14:textId="77777777" w:rsidR="001951C1" w:rsidRPr="00A00C40" w:rsidRDefault="001951C1" w:rsidP="001951C1">
      <w:pPr>
        <w:pStyle w:val="NoSpacing"/>
        <w:rPr>
          <w:ins w:id="1673" w:author="Office" w:date="2025-09-19T11:02:00Z" w16du:dateUtc="2025-09-19T09:02:00Z"/>
        </w:rPr>
      </w:pPr>
      <w:ins w:id="1674" w:author="Office" w:date="2025-09-19T11:02:00Z" w16du:dateUtc="2025-09-19T09:02:00Z">
        <w:r w:rsidRPr="00A00C40">
          <w:t xml:space="preserve">Bolnick DI and Otto SP (2013) The magnitude of local adaptation under genotype-dependent dispersal. </w:t>
        </w:r>
        <w:proofErr w:type="spellStart"/>
        <w:r w:rsidRPr="00A00C40">
          <w:t>Ecol</w:t>
        </w:r>
        <w:proofErr w:type="spellEnd"/>
        <w:r w:rsidRPr="00A00C40">
          <w:t xml:space="preserve"> Evol 3:4722–4735.</w:t>
        </w:r>
      </w:ins>
    </w:p>
    <w:p w14:paraId="31DBA058" w14:textId="77777777" w:rsidR="001951C1" w:rsidRPr="00A00C40" w:rsidRDefault="001951C1" w:rsidP="001951C1">
      <w:pPr>
        <w:pStyle w:val="NoSpacing"/>
        <w:rPr>
          <w:ins w:id="1675" w:author="Office" w:date="2025-09-19T11:02:00Z" w16du:dateUtc="2025-09-19T09:02:00Z"/>
        </w:rPr>
      </w:pPr>
      <w:proofErr w:type="spellStart"/>
      <w:ins w:id="1676" w:author="Office" w:date="2025-09-19T11:02:00Z" w16du:dateUtc="2025-09-19T09:02:00Z">
        <w:r w:rsidRPr="00A00C40">
          <w:t>Bombarely</w:t>
        </w:r>
        <w:proofErr w:type="spellEnd"/>
        <w:r w:rsidRPr="00A00C40">
          <w:t xml:space="preserve"> A, Moser M, Amrad A, Bao M, Bapaume L, Barry CS, Bliek M, Boersma MR, Borghi L, </w:t>
        </w:r>
        <w:proofErr w:type="spellStart"/>
        <w:r w:rsidRPr="00A00C40">
          <w:t>Bruggmann</w:t>
        </w:r>
        <w:proofErr w:type="spellEnd"/>
        <w:r w:rsidRPr="00A00C40">
          <w:t xml:space="preserve"> R et al. (2016) Insight into the evolution of the Solanaceae from the parental genomes of </w:t>
        </w:r>
        <w:r w:rsidRPr="00A00C40">
          <w:rPr>
            <w:i/>
            <w:iCs/>
          </w:rPr>
          <w:t>Petunia hybrida</w:t>
        </w:r>
        <w:r w:rsidRPr="00A00C40">
          <w:t>. Nat Plants 2:16074.</w:t>
        </w:r>
      </w:ins>
    </w:p>
    <w:p w14:paraId="51A32ED4" w14:textId="77777777" w:rsidR="001951C1" w:rsidRPr="00A00C40" w:rsidRDefault="001951C1" w:rsidP="001951C1">
      <w:pPr>
        <w:pStyle w:val="NoSpacing"/>
        <w:rPr>
          <w:ins w:id="1677" w:author="Office" w:date="2025-09-19T11:02:00Z" w16du:dateUtc="2025-09-19T09:02:00Z"/>
        </w:rPr>
      </w:pPr>
      <w:ins w:id="1678" w:author="Office" w:date="2025-09-19T11:02:00Z" w16du:dateUtc="2025-09-19T09:02:00Z">
        <w:r w:rsidRPr="00A00C40">
          <w:t xml:space="preserve">Byars SG, Parsons Y and Hoffmann AA (2009) Effect of altitude on the genetic structure of an Alpine grass, </w:t>
        </w:r>
        <w:r w:rsidRPr="00A00C40">
          <w:rPr>
            <w:i/>
            <w:iCs/>
          </w:rPr>
          <w:t xml:space="preserve">Poa </w:t>
        </w:r>
        <w:proofErr w:type="spellStart"/>
        <w:r w:rsidRPr="00A00C40">
          <w:rPr>
            <w:i/>
            <w:iCs/>
          </w:rPr>
          <w:t>hiemata</w:t>
        </w:r>
        <w:proofErr w:type="spellEnd"/>
        <w:r w:rsidRPr="00A00C40">
          <w:t>. Ann Bot 103:885–899.</w:t>
        </w:r>
      </w:ins>
    </w:p>
    <w:p w14:paraId="7C485334" w14:textId="77777777" w:rsidR="001951C1" w:rsidRPr="00A00C40" w:rsidRDefault="001951C1" w:rsidP="001951C1">
      <w:pPr>
        <w:pStyle w:val="NoSpacing"/>
        <w:rPr>
          <w:ins w:id="1679" w:author="Office" w:date="2025-09-19T11:02:00Z" w16du:dateUtc="2025-09-19T09:02:00Z"/>
        </w:rPr>
      </w:pPr>
      <w:ins w:id="1680" w:author="Office" w:date="2025-09-19T11:02:00Z" w16du:dateUtc="2025-09-19T09:02:00Z">
        <w:r w:rsidRPr="00A00C40">
          <w:t xml:space="preserve">Caballero-Villalobos L, Silva-Arias GA, </w:t>
        </w:r>
        <w:proofErr w:type="spellStart"/>
        <w:r w:rsidRPr="00A00C40">
          <w:t>Turchetto</w:t>
        </w:r>
        <w:proofErr w:type="spellEnd"/>
        <w:r w:rsidRPr="00A00C40">
          <w:t xml:space="preserve"> C, </w:t>
        </w:r>
        <w:proofErr w:type="spellStart"/>
        <w:r w:rsidRPr="00A00C40">
          <w:t>Giudicelli</w:t>
        </w:r>
        <w:proofErr w:type="spellEnd"/>
        <w:r w:rsidRPr="00A00C40">
          <w:t xml:space="preserve"> GC, Petzold E, </w:t>
        </w:r>
        <w:proofErr w:type="spellStart"/>
        <w:r w:rsidRPr="00A00C40">
          <w:t>Bombarely</w:t>
        </w:r>
        <w:proofErr w:type="spellEnd"/>
        <w:r w:rsidRPr="00A00C40">
          <w:t xml:space="preserve"> A and Freitas LB (2021) Neutral and adaptive genomic variation in hybrid zones of two ecologically diverged </w:t>
        </w:r>
        <w:r w:rsidRPr="00A00C40">
          <w:rPr>
            <w:i/>
            <w:iCs/>
          </w:rPr>
          <w:t>Petunia</w:t>
        </w:r>
        <w:r w:rsidRPr="00A00C40">
          <w:t xml:space="preserve"> species (Solanaceae). Bot J Lin Soc 196:100–122.</w:t>
        </w:r>
      </w:ins>
    </w:p>
    <w:p w14:paraId="7DACEA12" w14:textId="77777777" w:rsidR="001951C1" w:rsidRPr="00A00C40" w:rsidRDefault="001951C1" w:rsidP="001951C1">
      <w:pPr>
        <w:pStyle w:val="NoSpacing"/>
        <w:rPr>
          <w:ins w:id="1681" w:author="Office" w:date="2025-09-19T11:02:00Z" w16du:dateUtc="2025-09-19T09:02:00Z"/>
        </w:rPr>
      </w:pPr>
      <w:ins w:id="1682" w:author="Office" w:date="2025-09-19T11:02:00Z" w16du:dateUtc="2025-09-19T09:02:00Z">
        <w:r w:rsidRPr="00A00C40">
          <w:t xml:space="preserve">Cai L, Xi Z, Lemmon EM, Lemmon AR, Mast A, Buddenhagen CE, Liu L and Davis CC (2021) The perfect storm: gene tree estimation error, incomplete lineage sorting, and ancient gene flow explain the most recalcitrant ancient angiosperm clade, </w:t>
        </w:r>
        <w:proofErr w:type="spellStart"/>
        <w:r w:rsidRPr="00A00C40">
          <w:t>Malpighiales</w:t>
        </w:r>
        <w:proofErr w:type="spellEnd"/>
        <w:r w:rsidRPr="00A00C40">
          <w:t>. Syst Biol 70:491–507.</w:t>
        </w:r>
      </w:ins>
    </w:p>
    <w:p w14:paraId="6D9CC23A" w14:textId="77777777" w:rsidR="001951C1" w:rsidRPr="00A00C40" w:rsidRDefault="001951C1" w:rsidP="001951C1">
      <w:pPr>
        <w:pStyle w:val="NoSpacing"/>
        <w:rPr>
          <w:ins w:id="1683" w:author="Office" w:date="2025-09-19T11:02:00Z" w16du:dateUtc="2025-09-19T09:02:00Z"/>
          <w:lang w:val="pt-BR"/>
        </w:rPr>
      </w:pPr>
      <w:ins w:id="1684" w:author="Office" w:date="2025-09-19T11:02:00Z" w16du:dateUtc="2025-09-19T09:02:00Z">
        <w:r w:rsidRPr="00A00C40">
          <w:t xml:space="preserve">Carnaval AC, Hickerson MJ, Haddad CFB, Rodrigues MT and Moritz C (2009) Stability predicts genetic diversity in the Brazilian Atlantic Forest hotspot. </w:t>
        </w:r>
        <w:r w:rsidRPr="00A00C40">
          <w:rPr>
            <w:lang w:val="pt-BR"/>
          </w:rPr>
          <w:t>Science (1979) 323:785–789.</w:t>
        </w:r>
      </w:ins>
    </w:p>
    <w:p w14:paraId="31D4177E" w14:textId="77777777" w:rsidR="001951C1" w:rsidRPr="00A00C40" w:rsidRDefault="001951C1" w:rsidP="001951C1">
      <w:pPr>
        <w:pStyle w:val="NoSpacing"/>
        <w:rPr>
          <w:ins w:id="1685" w:author="Office" w:date="2025-09-19T11:02:00Z" w16du:dateUtc="2025-09-19T09:02:00Z"/>
        </w:rPr>
      </w:pPr>
      <w:ins w:id="1686" w:author="Office" w:date="2025-09-19T11:02:00Z" w16du:dateUtc="2025-09-19T09:02:00Z">
        <w:r w:rsidRPr="00A00C40">
          <w:rPr>
            <w:lang w:val="pt-BR"/>
          </w:rPr>
          <w:t xml:space="preserve">Carnaval AC, Waltari E, Rodrigues MT, </w:t>
        </w:r>
        <w:proofErr w:type="spellStart"/>
        <w:r w:rsidRPr="00A00C40">
          <w:rPr>
            <w:lang w:val="pt-BR"/>
          </w:rPr>
          <w:t>Rosauer</w:t>
        </w:r>
        <w:proofErr w:type="spellEnd"/>
        <w:r w:rsidRPr="00A00C40">
          <w:rPr>
            <w:lang w:val="pt-BR"/>
          </w:rPr>
          <w:t xml:space="preserve"> D, </w:t>
        </w:r>
        <w:proofErr w:type="spellStart"/>
        <w:r w:rsidRPr="00A00C40">
          <w:rPr>
            <w:lang w:val="pt-BR"/>
          </w:rPr>
          <w:t>VanDerWal</w:t>
        </w:r>
        <w:proofErr w:type="spellEnd"/>
        <w:r w:rsidRPr="00A00C40">
          <w:rPr>
            <w:lang w:val="pt-BR"/>
          </w:rPr>
          <w:t xml:space="preserve"> J, Damasceno R, Prates I, </w:t>
        </w:r>
        <w:proofErr w:type="spellStart"/>
        <w:r w:rsidRPr="00A00C40">
          <w:rPr>
            <w:lang w:val="pt-BR"/>
          </w:rPr>
          <w:t>Strangas</w:t>
        </w:r>
        <w:proofErr w:type="spellEnd"/>
        <w:r w:rsidRPr="00A00C40">
          <w:rPr>
            <w:lang w:val="pt-BR"/>
          </w:rPr>
          <w:t xml:space="preserve"> M, </w:t>
        </w:r>
        <w:proofErr w:type="spellStart"/>
        <w:r w:rsidRPr="00A00C40">
          <w:rPr>
            <w:lang w:val="pt-BR"/>
          </w:rPr>
          <w:t>Spanos</w:t>
        </w:r>
        <w:proofErr w:type="spellEnd"/>
        <w:r w:rsidRPr="00A00C40">
          <w:rPr>
            <w:lang w:val="pt-BR"/>
          </w:rPr>
          <w:t xml:space="preserve"> Z, Rivera D et al. </w:t>
        </w:r>
        <w:r w:rsidRPr="00A00C40">
          <w:t>(2014) Prediction of phylogeographic endemism in an environmentally complex biome. Proc. R. Soc. B 281:20141461.</w:t>
        </w:r>
      </w:ins>
    </w:p>
    <w:p w14:paraId="30961052" w14:textId="77777777" w:rsidR="001951C1" w:rsidRPr="00A00C40" w:rsidRDefault="001951C1" w:rsidP="001951C1">
      <w:pPr>
        <w:pStyle w:val="NoSpacing"/>
        <w:rPr>
          <w:ins w:id="1687" w:author="Office" w:date="2025-09-19T11:02:00Z" w16du:dateUtc="2025-09-19T09:02:00Z"/>
        </w:rPr>
      </w:pPr>
      <w:ins w:id="1688" w:author="Office" w:date="2025-09-19T11:02:00Z" w16du:dateUtc="2025-09-19T09:02:00Z">
        <w:r w:rsidRPr="00A00C40">
          <w:t xml:space="preserve">Carstens BC, Pelletier TA, Reid NM and Satler JD (2013) How to fail at species delimitation. Mol </w:t>
        </w:r>
        <w:proofErr w:type="spellStart"/>
        <w:r w:rsidRPr="00A00C40">
          <w:t>Ecol</w:t>
        </w:r>
        <w:proofErr w:type="spellEnd"/>
        <w:r w:rsidRPr="00A00C40">
          <w:t xml:space="preserve"> 22:4369–4383.</w:t>
        </w:r>
      </w:ins>
    </w:p>
    <w:p w14:paraId="07FCE193" w14:textId="77777777" w:rsidR="001951C1" w:rsidRPr="00A00C40" w:rsidRDefault="001951C1" w:rsidP="001951C1">
      <w:pPr>
        <w:pStyle w:val="NoSpacing"/>
        <w:rPr>
          <w:ins w:id="1689" w:author="Office" w:date="2025-09-19T11:02:00Z" w16du:dateUtc="2025-09-19T09:02:00Z"/>
        </w:rPr>
      </w:pPr>
      <w:ins w:id="1690" w:author="Office" w:date="2025-09-19T11:02:00Z" w16du:dateUtc="2025-09-19T09:02:00Z">
        <w:r w:rsidRPr="00A00C40">
          <w:lastRenderedPageBreak/>
          <w:t xml:space="preserve">Contreras-Ortiz N, Atchison GW, Hughes CE and </w:t>
        </w:r>
        <w:proofErr w:type="spellStart"/>
        <w:r w:rsidRPr="00A00C40">
          <w:t>Madriňán</w:t>
        </w:r>
        <w:proofErr w:type="spellEnd"/>
        <w:r w:rsidRPr="00A00C40">
          <w:t xml:space="preserve"> S (2018) Convergent evolution of high elevation plant growth forms and geographically structured variation in Andean </w:t>
        </w:r>
        <w:r w:rsidRPr="00A00C40">
          <w:rPr>
            <w:i/>
            <w:iCs/>
          </w:rPr>
          <w:t>Lupinus</w:t>
        </w:r>
        <w:r w:rsidRPr="00A00C40">
          <w:t xml:space="preserve"> (Fabaceae). Bot J Lin Soc 187:118–136.</w:t>
        </w:r>
      </w:ins>
    </w:p>
    <w:p w14:paraId="0B667855" w14:textId="77777777" w:rsidR="001951C1" w:rsidRPr="00A00C40" w:rsidRDefault="001951C1" w:rsidP="001951C1">
      <w:pPr>
        <w:pStyle w:val="NoSpacing"/>
        <w:rPr>
          <w:ins w:id="1691" w:author="Office" w:date="2025-09-19T11:02:00Z" w16du:dateUtc="2025-09-19T09:02:00Z"/>
        </w:rPr>
      </w:pPr>
      <w:ins w:id="1692" w:author="Office" w:date="2025-09-19T11:02:00Z" w16du:dateUtc="2025-09-19T09:02:00Z">
        <w:r w:rsidRPr="00A00C40">
          <w:t>Coyne JA and Orr HA (2004) Speciation, 1</w:t>
        </w:r>
        <w:r w:rsidRPr="00A00C40">
          <w:rPr>
            <w:vertAlign w:val="superscript"/>
          </w:rPr>
          <w:t>o</w:t>
        </w:r>
        <w:r w:rsidRPr="00A00C40">
          <w:t>. OUP USA, Sunderland, MA.</w:t>
        </w:r>
      </w:ins>
    </w:p>
    <w:p w14:paraId="752303A2" w14:textId="77777777" w:rsidR="001951C1" w:rsidRPr="00A00C40" w:rsidRDefault="001951C1" w:rsidP="001951C1">
      <w:pPr>
        <w:pStyle w:val="NoSpacing"/>
        <w:rPr>
          <w:ins w:id="1693" w:author="Office" w:date="2025-09-19T11:02:00Z" w16du:dateUtc="2025-09-19T09:02:00Z"/>
        </w:rPr>
      </w:pPr>
      <w:ins w:id="1694" w:author="Office" w:date="2025-09-19T11:02:00Z" w16du:dateUtc="2025-09-19T09:02:00Z">
        <w:r w:rsidRPr="00A00C40">
          <w:t>Croteau EK (2010) Causes and consequences of dispersal in plants and animals. Nat. Sci. Educ 3:12.</w:t>
        </w:r>
      </w:ins>
    </w:p>
    <w:p w14:paraId="5B4F44E0" w14:textId="77777777" w:rsidR="001951C1" w:rsidRPr="00A00C40" w:rsidRDefault="001951C1" w:rsidP="001951C1">
      <w:pPr>
        <w:pStyle w:val="NoSpacing"/>
        <w:rPr>
          <w:ins w:id="1695" w:author="Office" w:date="2025-09-19T11:02:00Z" w16du:dateUtc="2025-09-19T09:02:00Z"/>
        </w:rPr>
      </w:pPr>
      <w:ins w:id="1696" w:author="Office" w:date="2025-09-19T11:02:00Z" w16du:dateUtc="2025-09-19T09:02:00Z">
        <w:r w:rsidRPr="00A00C40">
          <w:t xml:space="preserve">Dantas‐Queiroz MV, </w:t>
        </w:r>
        <w:proofErr w:type="spellStart"/>
        <w:r w:rsidRPr="00A00C40">
          <w:t>Hurbath</w:t>
        </w:r>
        <w:proofErr w:type="spellEnd"/>
        <w:r w:rsidRPr="00A00C40">
          <w:t xml:space="preserve"> F, de Russo-Godoy FM, Lanna FM, </w:t>
        </w:r>
        <w:proofErr w:type="spellStart"/>
        <w:r w:rsidRPr="00A00C40">
          <w:t>Versieux</w:t>
        </w:r>
        <w:proofErr w:type="spellEnd"/>
        <w:r w:rsidRPr="00A00C40">
          <w:t xml:space="preserve"> LM and Palma‐Silva C (2023) Comparative phylogeography reveals the demographic patterns of neotropical ancient mountain species. Mol </w:t>
        </w:r>
        <w:proofErr w:type="spellStart"/>
        <w:r w:rsidRPr="00A00C40">
          <w:t>Ecol</w:t>
        </w:r>
        <w:proofErr w:type="spellEnd"/>
        <w:r w:rsidRPr="00A00C40">
          <w:t xml:space="preserve"> 32:3165–3181.</w:t>
        </w:r>
      </w:ins>
    </w:p>
    <w:p w14:paraId="0B123C4A" w14:textId="77777777" w:rsidR="001951C1" w:rsidRPr="00A00C40" w:rsidRDefault="001951C1" w:rsidP="001951C1">
      <w:pPr>
        <w:pStyle w:val="NoSpacing"/>
        <w:rPr>
          <w:ins w:id="1697" w:author="Office" w:date="2025-09-19T11:02:00Z" w16du:dateUtc="2025-09-19T09:02:00Z"/>
        </w:rPr>
      </w:pPr>
      <w:ins w:id="1698" w:author="Office" w:date="2025-09-19T11:02:00Z" w16du:dateUtc="2025-09-19T09:02:00Z">
        <w:r w:rsidRPr="00A00C40">
          <w:t xml:space="preserve">Davey JL and </w:t>
        </w:r>
        <w:proofErr w:type="spellStart"/>
        <w:r w:rsidRPr="00A00C40">
          <w:t>Blaxter</w:t>
        </w:r>
        <w:proofErr w:type="spellEnd"/>
        <w:r w:rsidRPr="00A00C40">
          <w:t xml:space="preserve"> MW (2010) </w:t>
        </w:r>
        <w:proofErr w:type="spellStart"/>
        <w:r w:rsidRPr="00A00C40">
          <w:t>RADSeq</w:t>
        </w:r>
        <w:proofErr w:type="spellEnd"/>
        <w:r w:rsidRPr="00A00C40">
          <w:t xml:space="preserve">: next-generation population genetics. Brief </w:t>
        </w:r>
        <w:proofErr w:type="spellStart"/>
        <w:r w:rsidRPr="00A00C40">
          <w:t>Funct</w:t>
        </w:r>
        <w:proofErr w:type="spellEnd"/>
        <w:r w:rsidRPr="00A00C40">
          <w:t xml:space="preserve"> Genomics 9:416–423.</w:t>
        </w:r>
      </w:ins>
    </w:p>
    <w:p w14:paraId="559FA079" w14:textId="77777777" w:rsidR="001951C1" w:rsidRPr="00A00C40" w:rsidRDefault="001951C1" w:rsidP="001951C1">
      <w:pPr>
        <w:pStyle w:val="NoSpacing"/>
        <w:rPr>
          <w:ins w:id="1699" w:author="Office" w:date="2025-09-19T11:02:00Z" w16du:dateUtc="2025-09-19T09:02:00Z"/>
        </w:rPr>
      </w:pPr>
      <w:ins w:id="1700" w:author="Office" w:date="2025-09-19T11:02:00Z" w16du:dateUtc="2025-09-19T09:02:00Z">
        <w:r w:rsidRPr="00A00C40">
          <w:t>de Queiroz K (2007) Species concepts and species delimitation. Syst Biol 56:879–886.</w:t>
        </w:r>
      </w:ins>
    </w:p>
    <w:p w14:paraId="67DC27A2" w14:textId="77777777" w:rsidR="001951C1" w:rsidRPr="00A00C40" w:rsidRDefault="001951C1" w:rsidP="001951C1">
      <w:pPr>
        <w:pStyle w:val="NoSpacing"/>
        <w:rPr>
          <w:ins w:id="1701" w:author="Office" w:date="2025-09-19T11:02:00Z" w16du:dateUtc="2025-09-19T09:02:00Z"/>
        </w:rPr>
      </w:pPr>
      <w:ins w:id="1702" w:author="Office" w:date="2025-09-19T11:02:00Z" w16du:dateUtc="2025-09-19T09:02:00Z">
        <w:r w:rsidRPr="00A00C40">
          <w:t xml:space="preserve">Diamond JM (1977) Continental and insular speciation in pacific land birds. Syst </w:t>
        </w:r>
        <w:proofErr w:type="spellStart"/>
        <w:r w:rsidRPr="00A00C40">
          <w:t>Zool</w:t>
        </w:r>
        <w:proofErr w:type="spellEnd"/>
        <w:r w:rsidRPr="00A00C40">
          <w:t xml:space="preserve"> 26:263.</w:t>
        </w:r>
      </w:ins>
    </w:p>
    <w:p w14:paraId="03E95E5A" w14:textId="77777777" w:rsidR="001951C1" w:rsidRPr="00A00C40" w:rsidRDefault="001951C1" w:rsidP="001951C1">
      <w:pPr>
        <w:pStyle w:val="NoSpacing"/>
        <w:rPr>
          <w:ins w:id="1703" w:author="Office" w:date="2025-09-19T11:02:00Z" w16du:dateUtc="2025-09-19T09:02:00Z"/>
        </w:rPr>
      </w:pPr>
      <w:ins w:id="1704" w:author="Office" w:date="2025-09-19T11:02:00Z" w16du:dateUtc="2025-09-19T09:02:00Z">
        <w:r w:rsidRPr="00A00C40">
          <w:t>Doyle JJ (1992) Gene trees and species trees: molecular systematics as one-character taxonomy. Syst Bot 17:144.</w:t>
        </w:r>
      </w:ins>
    </w:p>
    <w:p w14:paraId="2AD556C6" w14:textId="77777777" w:rsidR="001951C1" w:rsidRPr="00A00C40" w:rsidRDefault="001951C1" w:rsidP="001951C1">
      <w:pPr>
        <w:pStyle w:val="NoSpacing"/>
        <w:rPr>
          <w:ins w:id="1705" w:author="Office" w:date="2025-09-19T11:02:00Z" w16du:dateUtc="2025-09-19T09:02:00Z"/>
        </w:rPr>
      </w:pPr>
      <w:ins w:id="1706" w:author="Office" w:date="2025-09-19T11:02:00Z" w16du:dateUtc="2025-09-19T09:02:00Z">
        <w:r w:rsidRPr="00A00C40">
          <w:t xml:space="preserve">Eaton DAR and Ree RH (2013) Inferring phylogeny and introgression using </w:t>
        </w:r>
        <w:proofErr w:type="spellStart"/>
        <w:r w:rsidRPr="00A00C40">
          <w:t>RADseq</w:t>
        </w:r>
        <w:proofErr w:type="spellEnd"/>
        <w:r w:rsidRPr="00A00C40">
          <w:t xml:space="preserve"> data: an example from flowering plants (</w:t>
        </w:r>
        <w:proofErr w:type="spellStart"/>
        <w:r w:rsidRPr="00A00C40">
          <w:rPr>
            <w:i/>
            <w:iCs/>
          </w:rPr>
          <w:t>Pedicularis</w:t>
        </w:r>
        <w:proofErr w:type="spellEnd"/>
        <w:r w:rsidRPr="00A00C40">
          <w:t>: Orobanchaceae). Syst Biol 62:689–706.</w:t>
        </w:r>
      </w:ins>
    </w:p>
    <w:p w14:paraId="556EA69F" w14:textId="77777777" w:rsidR="001951C1" w:rsidRPr="00A00C40" w:rsidRDefault="001951C1" w:rsidP="001951C1">
      <w:pPr>
        <w:pStyle w:val="NoSpacing"/>
        <w:rPr>
          <w:ins w:id="1707" w:author="Office" w:date="2025-09-19T11:02:00Z" w16du:dateUtc="2025-09-19T09:02:00Z"/>
        </w:rPr>
      </w:pPr>
      <w:ins w:id="1708" w:author="Office" w:date="2025-09-19T11:02:00Z" w16du:dateUtc="2025-09-19T09:02:00Z">
        <w:r w:rsidRPr="00A00C40">
          <w:t xml:space="preserve">Edet OU, </w:t>
        </w:r>
        <w:proofErr w:type="spellStart"/>
        <w:r w:rsidRPr="00A00C40">
          <w:t>Gorafi</w:t>
        </w:r>
        <w:proofErr w:type="spellEnd"/>
        <w:r w:rsidRPr="00A00C40">
          <w:t xml:space="preserve"> YSA, </w:t>
        </w:r>
        <w:proofErr w:type="spellStart"/>
        <w:r w:rsidRPr="00A00C40">
          <w:t>Nasuda</w:t>
        </w:r>
        <w:proofErr w:type="spellEnd"/>
        <w:r w:rsidRPr="00A00C40">
          <w:t xml:space="preserve"> S and Tsujimoto H (2018) </w:t>
        </w:r>
        <w:proofErr w:type="spellStart"/>
        <w:r w:rsidRPr="00A00C40">
          <w:t>DArTseq</w:t>
        </w:r>
        <w:proofErr w:type="spellEnd"/>
        <w:r w:rsidRPr="00A00C40">
          <w:t xml:space="preserve">-based analysis of genomic relationships among species of tribe </w:t>
        </w:r>
        <w:proofErr w:type="spellStart"/>
        <w:r w:rsidRPr="00A00C40">
          <w:t>Triticeae</w:t>
        </w:r>
        <w:proofErr w:type="spellEnd"/>
        <w:r w:rsidRPr="00A00C40">
          <w:t>. Sci Rep 8:16397.</w:t>
        </w:r>
      </w:ins>
    </w:p>
    <w:p w14:paraId="10FB008D" w14:textId="77777777" w:rsidR="001951C1" w:rsidRPr="00A00C40" w:rsidRDefault="001951C1" w:rsidP="001951C1">
      <w:pPr>
        <w:pStyle w:val="NoSpacing"/>
        <w:rPr>
          <w:ins w:id="1709" w:author="Office" w:date="2025-09-19T11:02:00Z" w16du:dateUtc="2025-09-19T09:02:00Z"/>
        </w:rPr>
      </w:pPr>
      <w:ins w:id="1710" w:author="Office" w:date="2025-09-19T11:02:00Z" w16du:dateUtc="2025-09-19T09:02:00Z">
        <w:r w:rsidRPr="00A00C40">
          <w:t xml:space="preserve">Ellegren H (2014) Genome sequencing and population genomics in non-model organisms. Trends </w:t>
        </w:r>
        <w:proofErr w:type="spellStart"/>
        <w:r w:rsidRPr="00A00C40">
          <w:t>Ecol</w:t>
        </w:r>
        <w:proofErr w:type="spellEnd"/>
        <w:r w:rsidRPr="00A00C40">
          <w:t xml:space="preserve"> Evol 29:51–63.</w:t>
        </w:r>
      </w:ins>
    </w:p>
    <w:p w14:paraId="0850CC16" w14:textId="77777777" w:rsidR="001951C1" w:rsidRPr="00A00C40" w:rsidRDefault="001951C1" w:rsidP="001951C1">
      <w:pPr>
        <w:pStyle w:val="NoSpacing"/>
        <w:rPr>
          <w:ins w:id="1711" w:author="Office" w:date="2025-09-19T11:02:00Z" w16du:dateUtc="2025-09-19T09:02:00Z"/>
        </w:rPr>
      </w:pPr>
      <w:ins w:id="1712" w:author="Office" w:date="2025-09-19T11:02:00Z" w16du:dateUtc="2025-09-19T09:02:00Z">
        <w:r w:rsidRPr="00A00C40">
          <w:t xml:space="preserve">Epps CW and </w:t>
        </w:r>
        <w:proofErr w:type="spellStart"/>
        <w:r w:rsidRPr="00A00C40">
          <w:t>Keyghobadi</w:t>
        </w:r>
        <w:proofErr w:type="spellEnd"/>
        <w:r w:rsidRPr="00A00C40">
          <w:t xml:space="preserve"> N (2015) Landscape genetics in a changing world: disentangling historical and contemporary influences and inferring change. Mol </w:t>
        </w:r>
        <w:proofErr w:type="spellStart"/>
        <w:r w:rsidRPr="00A00C40">
          <w:t>Ecol</w:t>
        </w:r>
        <w:proofErr w:type="spellEnd"/>
        <w:r w:rsidRPr="00A00C40">
          <w:t xml:space="preserve"> 24:6021–6040.</w:t>
        </w:r>
      </w:ins>
    </w:p>
    <w:p w14:paraId="1EB21793" w14:textId="77777777" w:rsidR="001951C1" w:rsidRPr="00A00C40" w:rsidRDefault="001951C1" w:rsidP="001951C1">
      <w:pPr>
        <w:pStyle w:val="NoSpacing"/>
        <w:rPr>
          <w:ins w:id="1713" w:author="Office" w:date="2025-09-19T11:02:00Z" w16du:dateUtc="2025-09-19T09:02:00Z"/>
        </w:rPr>
      </w:pPr>
      <w:ins w:id="1714" w:author="Office" w:date="2025-09-19T11:02:00Z" w16du:dateUtc="2025-09-19T09:02:00Z">
        <w:r w:rsidRPr="00A00C40">
          <w:t xml:space="preserve">Feder JL, Flaxman SM, Egan SP and </w:t>
        </w:r>
        <w:proofErr w:type="spellStart"/>
        <w:r w:rsidRPr="00A00C40">
          <w:t>Nosil</w:t>
        </w:r>
        <w:proofErr w:type="spellEnd"/>
        <w:r w:rsidRPr="00A00C40">
          <w:t xml:space="preserve"> P (2013) Hybridization and the build‐up of genomic divergence during speciation. J Evol Biol 26:261–266.</w:t>
        </w:r>
      </w:ins>
    </w:p>
    <w:p w14:paraId="313F22FE" w14:textId="77777777" w:rsidR="001951C1" w:rsidRPr="00A00C40" w:rsidRDefault="001951C1" w:rsidP="001951C1">
      <w:pPr>
        <w:pStyle w:val="NoSpacing"/>
        <w:rPr>
          <w:ins w:id="1715" w:author="Office" w:date="2025-09-19T11:02:00Z" w16du:dateUtc="2025-09-19T09:02:00Z"/>
        </w:rPr>
      </w:pPr>
      <w:ins w:id="1716" w:author="Office" w:date="2025-09-19T11:02:00Z" w16du:dateUtc="2025-09-19T09:02:00Z">
        <w:r w:rsidRPr="00A00C40">
          <w:t xml:space="preserve">Fišer C, Robinson CT and </w:t>
        </w:r>
        <w:proofErr w:type="spellStart"/>
        <w:r w:rsidRPr="00A00C40">
          <w:t>Malard</w:t>
        </w:r>
        <w:proofErr w:type="spellEnd"/>
        <w:r w:rsidRPr="00A00C40">
          <w:t xml:space="preserve"> F (2018) Cryptic species as a window into the paradigm shift of the species concept. Mol </w:t>
        </w:r>
        <w:proofErr w:type="spellStart"/>
        <w:r w:rsidRPr="00A00C40">
          <w:t>Ecol</w:t>
        </w:r>
        <w:proofErr w:type="spellEnd"/>
        <w:r w:rsidRPr="00A00C40">
          <w:t xml:space="preserve"> 27:613–635.</w:t>
        </w:r>
      </w:ins>
    </w:p>
    <w:p w14:paraId="5E2E33C7" w14:textId="77777777" w:rsidR="001951C1" w:rsidRPr="00A00C40" w:rsidRDefault="001951C1" w:rsidP="001951C1">
      <w:pPr>
        <w:pStyle w:val="NoSpacing"/>
        <w:rPr>
          <w:ins w:id="1717" w:author="Office" w:date="2025-09-19T11:02:00Z" w16du:dateUtc="2025-09-19T09:02:00Z"/>
        </w:rPr>
      </w:pPr>
      <w:proofErr w:type="spellStart"/>
      <w:ins w:id="1718" w:author="Office" w:date="2025-09-19T11:02:00Z" w16du:dateUtc="2025-09-19T09:02:00Z">
        <w:r w:rsidRPr="00A00C40">
          <w:t>Fregonezi</w:t>
        </w:r>
        <w:proofErr w:type="spellEnd"/>
        <w:r w:rsidRPr="00A00C40">
          <w:t xml:space="preserve"> JN, </w:t>
        </w:r>
        <w:proofErr w:type="spellStart"/>
        <w:r w:rsidRPr="00A00C40">
          <w:t>Turchetto</w:t>
        </w:r>
        <w:proofErr w:type="spellEnd"/>
        <w:r w:rsidRPr="00A00C40">
          <w:t xml:space="preserve"> C, </w:t>
        </w:r>
        <w:proofErr w:type="spellStart"/>
        <w:r w:rsidRPr="00A00C40">
          <w:t>Bonatto</w:t>
        </w:r>
        <w:proofErr w:type="spellEnd"/>
        <w:r w:rsidRPr="00A00C40">
          <w:t xml:space="preserve"> S and Freitas LB (2013) Biogeographical history and diversiﬁcation of </w:t>
        </w:r>
        <w:r w:rsidRPr="00A00C40">
          <w:rPr>
            <w:i/>
            <w:iCs/>
          </w:rPr>
          <w:t>Petunia</w:t>
        </w:r>
        <w:r w:rsidRPr="00A00C40">
          <w:t xml:space="preserve"> and </w:t>
        </w:r>
        <w:r w:rsidRPr="00A00C40">
          <w:rPr>
            <w:i/>
            <w:iCs/>
          </w:rPr>
          <w:t xml:space="preserve">Calibrachoa </w:t>
        </w:r>
        <w:r w:rsidRPr="00A00C40">
          <w:t>(Solanaceae) in the Neotropical Pampas grassland. Bot J Lin Soc 171:140–153.</w:t>
        </w:r>
      </w:ins>
    </w:p>
    <w:p w14:paraId="2D853A67" w14:textId="77777777" w:rsidR="001951C1" w:rsidRPr="00A00C40" w:rsidRDefault="001951C1" w:rsidP="001951C1">
      <w:pPr>
        <w:pStyle w:val="NoSpacing"/>
        <w:rPr>
          <w:ins w:id="1719" w:author="Office" w:date="2025-09-19T11:02:00Z" w16du:dateUtc="2025-09-19T09:02:00Z"/>
        </w:rPr>
      </w:pPr>
      <w:ins w:id="1720" w:author="Office" w:date="2025-09-19T11:02:00Z" w16du:dateUtc="2025-09-19T09:02:00Z">
        <w:r w:rsidRPr="00A00C40">
          <w:t xml:space="preserve">Freitas LB (2022) A perspective on the </w:t>
        </w:r>
        <w:proofErr w:type="spellStart"/>
        <w:r w:rsidRPr="00A00C40">
          <w:t>centre</w:t>
        </w:r>
        <w:proofErr w:type="spellEnd"/>
        <w:r w:rsidRPr="00A00C40">
          <w:t>-periphery hypothesis: some examples in Petunia and other Neotropical taxa. Bot J Lin Soc 199:228–234.</w:t>
        </w:r>
      </w:ins>
    </w:p>
    <w:p w14:paraId="6B1E447A" w14:textId="77777777" w:rsidR="001951C1" w:rsidRPr="00A00C40" w:rsidRDefault="001951C1" w:rsidP="001951C1">
      <w:pPr>
        <w:pStyle w:val="NoSpacing"/>
        <w:rPr>
          <w:ins w:id="1721" w:author="Office" w:date="2025-09-19T11:02:00Z" w16du:dateUtc="2025-09-19T09:02:00Z"/>
        </w:rPr>
      </w:pPr>
      <w:ins w:id="1722" w:author="Office" w:date="2025-09-19T11:02:00Z" w16du:dateUtc="2025-09-19T09:02:00Z">
        <w:r w:rsidRPr="00A00C40">
          <w:t xml:space="preserve">Furtado SG and </w:t>
        </w:r>
        <w:proofErr w:type="spellStart"/>
        <w:r w:rsidRPr="00A00C40">
          <w:t>Menini</w:t>
        </w:r>
        <w:proofErr w:type="spellEnd"/>
        <w:r w:rsidRPr="00A00C40">
          <w:t xml:space="preserve"> Neto L (2016) Vascular epiphytic flora of a high montane environment of Brazilian Atlantic Forest: composition and floristic relationships with other </w:t>
        </w:r>
        <w:proofErr w:type="spellStart"/>
        <w:r w:rsidRPr="00A00C40">
          <w:t>ombrophilous</w:t>
        </w:r>
        <w:proofErr w:type="spellEnd"/>
        <w:r w:rsidRPr="00A00C40">
          <w:t xml:space="preserve"> forests. Acta Bot Bras 30:422–436.</w:t>
        </w:r>
      </w:ins>
    </w:p>
    <w:p w14:paraId="0335EBF8" w14:textId="77777777" w:rsidR="001951C1" w:rsidRPr="00A00C40" w:rsidRDefault="001951C1" w:rsidP="001951C1">
      <w:pPr>
        <w:pStyle w:val="NoSpacing"/>
        <w:rPr>
          <w:ins w:id="1723" w:author="Office" w:date="2025-09-19T11:02:00Z" w16du:dateUtc="2025-09-19T09:02:00Z"/>
        </w:rPr>
      </w:pPr>
      <w:proofErr w:type="spellStart"/>
      <w:ins w:id="1724" w:author="Office" w:date="2025-09-19T11:02:00Z" w16du:dateUtc="2025-09-19T09:02:00Z">
        <w:r w:rsidRPr="00A00C40">
          <w:lastRenderedPageBreak/>
          <w:t>Futuyma</w:t>
        </w:r>
        <w:proofErr w:type="spellEnd"/>
        <w:r w:rsidRPr="00A00C40">
          <w:t xml:space="preserve"> DJ and Kirkpatrick M (2017) Evolution, 4th ed. Sinauer Associates, INC</w:t>
        </w:r>
      </w:ins>
    </w:p>
    <w:p w14:paraId="46AA2EEF" w14:textId="77777777" w:rsidR="001951C1" w:rsidRPr="00A00C40" w:rsidRDefault="001951C1" w:rsidP="001951C1">
      <w:pPr>
        <w:pStyle w:val="NoSpacing"/>
        <w:rPr>
          <w:ins w:id="1725" w:author="Office" w:date="2025-09-19T11:02:00Z" w16du:dateUtc="2025-09-19T09:02:00Z"/>
        </w:rPr>
      </w:pPr>
      <w:ins w:id="1726" w:author="Office" w:date="2025-09-19T11:02:00Z" w16du:dateUtc="2025-09-19T09:02:00Z">
        <w:r w:rsidRPr="00A00C40">
          <w:t xml:space="preserve">GADOW H (1906) A contribution to the study of evolution based upon the Mexican species of </w:t>
        </w:r>
        <w:r w:rsidRPr="00A00C40">
          <w:rPr>
            <w:i/>
            <w:iCs/>
          </w:rPr>
          <w:t>Cnemidophorus</w:t>
        </w:r>
        <w:r w:rsidRPr="00A00C40">
          <w:t xml:space="preserve">. Proc </w:t>
        </w:r>
        <w:proofErr w:type="spellStart"/>
        <w:r w:rsidRPr="00A00C40">
          <w:t>Zool</w:t>
        </w:r>
        <w:proofErr w:type="spellEnd"/>
        <w:r w:rsidRPr="00A00C40">
          <w:t xml:space="preserve"> Soc Lond 76:277–375.</w:t>
        </w:r>
      </w:ins>
    </w:p>
    <w:p w14:paraId="09D75641" w14:textId="77777777" w:rsidR="001951C1" w:rsidRPr="00A00C40" w:rsidRDefault="001951C1" w:rsidP="001951C1">
      <w:pPr>
        <w:pStyle w:val="NoSpacing"/>
        <w:rPr>
          <w:ins w:id="1727" w:author="Office" w:date="2025-09-19T11:02:00Z" w16du:dateUtc="2025-09-19T09:02:00Z"/>
        </w:rPr>
      </w:pPr>
      <w:ins w:id="1728" w:author="Office" w:date="2025-09-19T11:02:00Z" w16du:dateUtc="2025-09-19T09:02:00Z">
        <w:r w:rsidRPr="00A00C40">
          <w:t xml:space="preserve">Galla SJ, </w:t>
        </w:r>
        <w:proofErr w:type="spellStart"/>
        <w:r w:rsidRPr="00A00C40">
          <w:t>Forsdick</w:t>
        </w:r>
        <w:proofErr w:type="spellEnd"/>
        <w:r w:rsidRPr="00A00C40">
          <w:t xml:space="preserve"> NJ, Brown L, Hoeppner MP, Knapp M, Maloney RF, Moraga R, Santure AW and Steeves TE (2019) Reference genomes from distantly related species can be used for discovery of single nucleotide polymorphisms to inform conservation management. Genes 10:9.</w:t>
        </w:r>
      </w:ins>
    </w:p>
    <w:p w14:paraId="2514B469" w14:textId="77777777" w:rsidR="001951C1" w:rsidRPr="00A00C40" w:rsidRDefault="001951C1" w:rsidP="001951C1">
      <w:pPr>
        <w:pStyle w:val="NoSpacing"/>
        <w:rPr>
          <w:ins w:id="1729" w:author="Office" w:date="2025-09-19T11:02:00Z" w16du:dateUtc="2025-09-19T09:02:00Z"/>
        </w:rPr>
      </w:pPr>
      <w:proofErr w:type="spellStart"/>
      <w:ins w:id="1730" w:author="Office" w:date="2025-09-19T11:02:00Z" w16du:dateUtc="2025-09-19T09:02:00Z">
        <w:r w:rsidRPr="00A00C40">
          <w:t>Giudicelli</w:t>
        </w:r>
        <w:proofErr w:type="spellEnd"/>
        <w:r w:rsidRPr="00A00C40">
          <w:t xml:space="preserve"> GC, Pezzi PH, Guzmán-Rodriguez S, </w:t>
        </w:r>
        <w:proofErr w:type="spellStart"/>
        <w:r w:rsidRPr="00A00C40">
          <w:t>Turchetto</w:t>
        </w:r>
        <w:proofErr w:type="spellEnd"/>
        <w:r w:rsidRPr="00A00C40">
          <w:t xml:space="preserve"> C, </w:t>
        </w:r>
        <w:proofErr w:type="spellStart"/>
        <w:r w:rsidRPr="00A00C40">
          <w:t>Bombarely</w:t>
        </w:r>
        <w:proofErr w:type="spellEnd"/>
        <w:r w:rsidRPr="00A00C40">
          <w:t xml:space="preserve"> A and Freitas LB (2024) Historical and ongoing </w:t>
        </w:r>
        <w:proofErr w:type="spellStart"/>
        <w:r w:rsidRPr="00A00C40">
          <w:t>hybridisation</w:t>
        </w:r>
        <w:proofErr w:type="spellEnd"/>
        <w:r w:rsidRPr="00A00C40">
          <w:t xml:space="preserve"> in Southern South American grassland species. Sci Rep 14:27989.</w:t>
        </w:r>
      </w:ins>
    </w:p>
    <w:p w14:paraId="2659EDD9" w14:textId="77777777" w:rsidR="001951C1" w:rsidRPr="00A00C40" w:rsidRDefault="001951C1" w:rsidP="001951C1">
      <w:pPr>
        <w:pStyle w:val="NoSpacing"/>
        <w:rPr>
          <w:ins w:id="1731" w:author="Office" w:date="2025-09-19T11:02:00Z" w16du:dateUtc="2025-09-19T09:02:00Z"/>
        </w:rPr>
      </w:pPr>
      <w:proofErr w:type="spellStart"/>
      <w:ins w:id="1732" w:author="Office" w:date="2025-09-19T11:02:00Z" w16du:dateUtc="2025-09-19T09:02:00Z">
        <w:r w:rsidRPr="00A00C40">
          <w:t>Giudicelli</w:t>
        </w:r>
        <w:proofErr w:type="spellEnd"/>
        <w:r w:rsidRPr="00A00C40">
          <w:t xml:space="preserve"> GC, </w:t>
        </w:r>
        <w:proofErr w:type="spellStart"/>
        <w:r w:rsidRPr="00A00C40">
          <w:t>Turchetto</w:t>
        </w:r>
        <w:proofErr w:type="spellEnd"/>
        <w:r w:rsidRPr="00A00C40">
          <w:t xml:space="preserve"> C, Guzmán-Rodriguez S, Teixeira MC, Petzold E, </w:t>
        </w:r>
        <w:proofErr w:type="spellStart"/>
        <w:r w:rsidRPr="00A00C40">
          <w:t>Bombarely</w:t>
        </w:r>
        <w:proofErr w:type="spellEnd"/>
        <w:r w:rsidRPr="00A00C40">
          <w:t xml:space="preserve"> A and Freitas LB (2022) Population genomics indicates micro-refuges and riverine barriers for a southern South American grassland nightshade. J </w:t>
        </w:r>
        <w:proofErr w:type="spellStart"/>
        <w:r w:rsidRPr="00A00C40">
          <w:t>Biogeogr</w:t>
        </w:r>
        <w:proofErr w:type="spellEnd"/>
        <w:r w:rsidRPr="00A00C40">
          <w:t xml:space="preserve"> 49:51–65.</w:t>
        </w:r>
      </w:ins>
    </w:p>
    <w:p w14:paraId="63065F2B" w14:textId="77777777" w:rsidR="001951C1" w:rsidRPr="00A00C40" w:rsidRDefault="001951C1" w:rsidP="001951C1">
      <w:pPr>
        <w:pStyle w:val="Corpo"/>
        <w:spacing w:line="480" w:lineRule="auto"/>
        <w:ind w:left="397" w:hanging="397"/>
        <w:rPr>
          <w:ins w:id="1733" w:author="Office" w:date="2025-09-19T11:02:00Z" w16du:dateUtc="2025-09-19T09:02:00Z"/>
          <w:color w:val="auto"/>
          <w:lang w:val="en-US"/>
        </w:rPr>
      </w:pPr>
      <w:proofErr w:type="spellStart"/>
      <w:ins w:id="1734" w:author="Office" w:date="2025-09-19T11:02:00Z" w16du:dateUtc="2025-09-19T09:02:00Z">
        <w:r w:rsidRPr="00A00C40">
          <w:rPr>
            <w:rFonts w:ascii="Times New Roman" w:hAnsi="Times New Roman" w:cs="Times New Roman"/>
            <w:color w:val="auto"/>
            <w:sz w:val="24"/>
            <w:szCs w:val="24"/>
            <w:lang w:val="en-US"/>
          </w:rPr>
          <w:t>Giudicelli</w:t>
        </w:r>
        <w:proofErr w:type="spellEnd"/>
        <w:r w:rsidRPr="00A00C40">
          <w:rPr>
            <w:rFonts w:ascii="Times New Roman" w:hAnsi="Times New Roman" w:cs="Times New Roman"/>
            <w:color w:val="auto"/>
            <w:sz w:val="24"/>
            <w:szCs w:val="24"/>
            <w:lang w:val="en-US"/>
          </w:rPr>
          <w:t xml:space="preserve"> GC, </w:t>
        </w:r>
        <w:proofErr w:type="spellStart"/>
        <w:r w:rsidRPr="00A00C40">
          <w:rPr>
            <w:rFonts w:ascii="Times New Roman" w:hAnsi="Times New Roman" w:cs="Times New Roman"/>
            <w:color w:val="auto"/>
            <w:sz w:val="24"/>
            <w:szCs w:val="24"/>
            <w:lang w:val="en-US"/>
          </w:rPr>
          <w:t>Turchetto</w:t>
        </w:r>
        <w:proofErr w:type="spellEnd"/>
        <w:r w:rsidRPr="00A00C40">
          <w:rPr>
            <w:rFonts w:ascii="Times New Roman" w:hAnsi="Times New Roman" w:cs="Times New Roman"/>
            <w:color w:val="auto"/>
            <w:sz w:val="24"/>
            <w:szCs w:val="24"/>
            <w:lang w:val="en-US"/>
          </w:rPr>
          <w:t xml:space="preserve"> C, Teixeira MC and Freitas LB (2019)</w:t>
        </w:r>
        <w:r w:rsidRPr="00A00C40">
          <w:rPr>
            <w:rFonts w:ascii="Times New Roman" w:hAnsi="Times New Roman" w:cs="Times New Roman"/>
            <w:b/>
            <w:bCs/>
            <w:color w:val="auto"/>
            <w:sz w:val="24"/>
            <w:szCs w:val="24"/>
            <w:lang w:val="en-US"/>
          </w:rPr>
          <w:t xml:space="preserve"> </w:t>
        </w:r>
        <w:r w:rsidRPr="00A00C40">
          <w:rPr>
            <w:rFonts w:ascii="Times New Roman" w:hAnsi="Times New Roman" w:cs="Times New Roman"/>
            <w:color w:val="auto"/>
            <w:sz w:val="24"/>
            <w:szCs w:val="24"/>
            <w:lang w:val="en-US"/>
          </w:rPr>
          <w:t xml:space="preserve">Morphological and genetic </w:t>
        </w:r>
        <w:proofErr w:type="spellStart"/>
        <w:r w:rsidRPr="00A00C40">
          <w:rPr>
            <w:rFonts w:ascii="Times New Roman" w:hAnsi="Times New Roman" w:cs="Times New Roman"/>
            <w:color w:val="auto"/>
            <w:sz w:val="24"/>
            <w:szCs w:val="24"/>
            <w:lang w:val="en-US"/>
          </w:rPr>
          <w:t>characterisation</w:t>
        </w:r>
        <w:proofErr w:type="spellEnd"/>
        <w:r w:rsidRPr="00A00C40">
          <w:rPr>
            <w:rFonts w:ascii="Times New Roman" w:hAnsi="Times New Roman" w:cs="Times New Roman"/>
            <w:color w:val="auto"/>
            <w:sz w:val="24"/>
            <w:szCs w:val="24"/>
            <w:lang w:val="en-US"/>
          </w:rPr>
          <w:t xml:space="preserve"> in putative hybrid zones of </w:t>
        </w:r>
        <w:r w:rsidRPr="00A00C40">
          <w:rPr>
            <w:rFonts w:ascii="Times New Roman" w:hAnsi="Times New Roman" w:cs="Times New Roman"/>
            <w:i/>
            <w:iCs/>
            <w:color w:val="auto"/>
            <w:sz w:val="24"/>
            <w:szCs w:val="24"/>
            <w:lang w:val="en-US"/>
          </w:rPr>
          <w:t>Petunia axillaris</w:t>
        </w:r>
        <w:r w:rsidRPr="00A00C40">
          <w:rPr>
            <w:rFonts w:ascii="Times New Roman" w:hAnsi="Times New Roman" w:cs="Times New Roman"/>
            <w:color w:val="auto"/>
            <w:sz w:val="24"/>
            <w:szCs w:val="24"/>
            <w:lang w:val="en-US"/>
          </w:rPr>
          <w:t xml:space="preserve"> subsp. </w:t>
        </w:r>
        <w:r w:rsidRPr="00A00C40">
          <w:rPr>
            <w:rFonts w:ascii="Times New Roman" w:hAnsi="Times New Roman" w:cs="Times New Roman"/>
            <w:i/>
            <w:iCs/>
            <w:color w:val="auto"/>
            <w:sz w:val="24"/>
            <w:szCs w:val="24"/>
            <w:lang w:val="en-US"/>
          </w:rPr>
          <w:t>axillaris</w:t>
        </w:r>
        <w:r w:rsidRPr="00A00C40">
          <w:rPr>
            <w:rFonts w:ascii="Times New Roman" w:hAnsi="Times New Roman" w:cs="Times New Roman"/>
            <w:color w:val="auto"/>
            <w:sz w:val="24"/>
            <w:szCs w:val="24"/>
            <w:lang w:val="en-US"/>
          </w:rPr>
          <w:t xml:space="preserve"> and subsp. </w:t>
        </w:r>
        <w:proofErr w:type="spellStart"/>
        <w:r w:rsidRPr="00A00C40">
          <w:rPr>
            <w:rFonts w:ascii="Times New Roman" w:hAnsi="Times New Roman" w:cs="Times New Roman"/>
            <w:i/>
            <w:iCs/>
            <w:color w:val="auto"/>
            <w:sz w:val="24"/>
            <w:szCs w:val="24"/>
            <w:lang w:val="en-US"/>
          </w:rPr>
          <w:t>parodii</w:t>
        </w:r>
        <w:proofErr w:type="spellEnd"/>
        <w:r w:rsidRPr="00A00C40">
          <w:rPr>
            <w:rFonts w:ascii="Times New Roman" w:hAnsi="Times New Roman" w:cs="Times New Roman"/>
            <w:color w:val="auto"/>
            <w:sz w:val="24"/>
            <w:szCs w:val="24"/>
            <w:lang w:val="en-US"/>
          </w:rPr>
          <w:t xml:space="preserve"> (Solanaceae). Bot J Lin Soc 191:353-364.</w:t>
        </w:r>
      </w:ins>
    </w:p>
    <w:p w14:paraId="067DDD73" w14:textId="77777777" w:rsidR="001951C1" w:rsidRPr="00A00C40" w:rsidRDefault="001951C1" w:rsidP="001951C1">
      <w:pPr>
        <w:pStyle w:val="NoSpacing"/>
        <w:rPr>
          <w:ins w:id="1735" w:author="Office" w:date="2025-09-19T11:02:00Z" w16du:dateUtc="2025-09-19T09:02:00Z"/>
        </w:rPr>
      </w:pPr>
      <w:ins w:id="1736" w:author="Office" w:date="2025-09-19T11:02:00Z" w16du:dateUtc="2025-09-19T09:02:00Z">
        <w:r w:rsidRPr="00A00C40">
          <w:t>Godinho MBC and da Silva FR (2018) The influence of riverine barriers, climate, and topography on the biogeographic regionalization of Amazonian anurans. Sci Rep 8:3427.</w:t>
        </w:r>
      </w:ins>
    </w:p>
    <w:p w14:paraId="25A53CAD" w14:textId="77777777" w:rsidR="001951C1" w:rsidRPr="00A00C40" w:rsidRDefault="001951C1" w:rsidP="001951C1">
      <w:pPr>
        <w:pStyle w:val="NoSpacing"/>
        <w:rPr>
          <w:ins w:id="1737" w:author="Office" w:date="2025-09-19T11:02:00Z" w16du:dateUtc="2025-09-19T09:02:00Z"/>
        </w:rPr>
      </w:pPr>
      <w:ins w:id="1738" w:author="Office" w:date="2025-09-19T11:02:00Z" w16du:dateUtc="2025-09-19T09:02:00Z">
        <w:r w:rsidRPr="00A00C40">
          <w:t xml:space="preserve">Grant V (1981) Plant Speciation. </w:t>
        </w:r>
        <w:proofErr w:type="spellStart"/>
        <w:r w:rsidRPr="00A00C40">
          <w:t>doi</w:t>
        </w:r>
        <w:proofErr w:type="spellEnd"/>
        <w:r w:rsidRPr="00A00C40">
          <w:t>: 10.7312/gran92318</w:t>
        </w:r>
      </w:ins>
    </w:p>
    <w:p w14:paraId="4F157FA8" w14:textId="77777777" w:rsidR="001951C1" w:rsidRPr="00A00C40" w:rsidRDefault="001951C1" w:rsidP="001951C1">
      <w:pPr>
        <w:pStyle w:val="NoSpacing"/>
        <w:rPr>
          <w:ins w:id="1739" w:author="Office" w:date="2025-09-19T11:02:00Z" w16du:dateUtc="2025-09-19T09:02:00Z"/>
        </w:rPr>
      </w:pPr>
      <w:proofErr w:type="spellStart"/>
      <w:ins w:id="1740" w:author="Office" w:date="2025-09-19T11:02:00Z" w16du:dateUtc="2025-09-19T09:02:00Z">
        <w:r w:rsidRPr="00A00C40">
          <w:t>Greppi</w:t>
        </w:r>
        <w:proofErr w:type="spellEnd"/>
        <w:r w:rsidRPr="00A00C40">
          <w:t xml:space="preserve"> Ja, Hagiwara </w:t>
        </w:r>
        <w:proofErr w:type="spellStart"/>
        <w:r w:rsidRPr="00A00C40">
          <w:t>Jc</w:t>
        </w:r>
        <w:proofErr w:type="spellEnd"/>
        <w:r w:rsidRPr="00A00C40">
          <w:t xml:space="preserve"> and </w:t>
        </w:r>
        <w:proofErr w:type="spellStart"/>
        <w:r w:rsidRPr="00A00C40">
          <w:t>Stehmann</w:t>
        </w:r>
        <w:proofErr w:type="spellEnd"/>
        <w:r w:rsidRPr="00A00C40">
          <w:t xml:space="preserve"> Jr (2019) A new species of </w:t>
        </w:r>
        <w:r w:rsidRPr="00A00C40">
          <w:rPr>
            <w:i/>
            <w:iCs/>
          </w:rPr>
          <w:t>Petunia</w:t>
        </w:r>
        <w:r w:rsidRPr="00A00C40">
          <w:t xml:space="preserve"> (Solanaceae) from Corrientes, Argentina. </w:t>
        </w:r>
        <w:proofErr w:type="spellStart"/>
        <w:r w:rsidRPr="00A00C40">
          <w:t>Phytotaxa</w:t>
        </w:r>
        <w:proofErr w:type="spellEnd"/>
        <w:r w:rsidRPr="00A00C40">
          <w:t xml:space="preserve"> 414:289–295.</w:t>
        </w:r>
      </w:ins>
    </w:p>
    <w:p w14:paraId="06CF1C76" w14:textId="77777777" w:rsidR="001951C1" w:rsidRPr="00A00C40" w:rsidRDefault="001951C1" w:rsidP="001951C1">
      <w:pPr>
        <w:pStyle w:val="NoSpacing"/>
        <w:rPr>
          <w:ins w:id="1741" w:author="Office" w:date="2025-09-19T11:02:00Z" w16du:dateUtc="2025-09-19T09:02:00Z"/>
        </w:rPr>
      </w:pPr>
      <w:ins w:id="1742" w:author="Office" w:date="2025-09-19T11:02:00Z" w16du:dateUtc="2025-09-19T09:02:00Z">
        <w:r w:rsidRPr="00A00C40">
          <w:t xml:space="preserve">Guillory WX, de Medeiros-Magalhães F, Coelho FEA, </w:t>
        </w:r>
        <w:proofErr w:type="spellStart"/>
        <w:r w:rsidRPr="00A00C40">
          <w:t>Bonatelli</w:t>
        </w:r>
        <w:proofErr w:type="spellEnd"/>
        <w:r w:rsidRPr="00A00C40">
          <w:t xml:space="preserve"> IAS, Palma‐Silva C, Moraes EM, Garda AA, Burbrink FT and </w:t>
        </w:r>
        <w:proofErr w:type="spellStart"/>
        <w:r w:rsidRPr="00A00C40">
          <w:t>Gehara</w:t>
        </w:r>
        <w:proofErr w:type="spellEnd"/>
        <w:r w:rsidRPr="00A00C40">
          <w:t xml:space="preserve"> M (2024) Geoclimatic drivers of diversification in the largest arid and semi‐arid environment of the Neotropics: Perspectives from phylogeography. Mol </w:t>
        </w:r>
        <w:proofErr w:type="spellStart"/>
        <w:r w:rsidRPr="00A00C40">
          <w:t>Ecol</w:t>
        </w:r>
        <w:proofErr w:type="spellEnd"/>
        <w:r w:rsidRPr="00A00C40">
          <w:t xml:space="preserve"> </w:t>
        </w:r>
        <w:proofErr w:type="gramStart"/>
        <w:r w:rsidRPr="00A00C40">
          <w:t>33:e</w:t>
        </w:r>
        <w:proofErr w:type="gramEnd"/>
        <w:r w:rsidRPr="00A00C40">
          <w:t>17431.</w:t>
        </w:r>
      </w:ins>
    </w:p>
    <w:p w14:paraId="528398D5" w14:textId="77777777" w:rsidR="001951C1" w:rsidRPr="00A00C40" w:rsidRDefault="001951C1" w:rsidP="001951C1">
      <w:pPr>
        <w:pStyle w:val="NoSpacing"/>
        <w:rPr>
          <w:ins w:id="1743" w:author="Office" w:date="2025-09-19T11:02:00Z" w16du:dateUtc="2025-09-19T09:02:00Z"/>
        </w:rPr>
      </w:pPr>
      <w:ins w:id="1744" w:author="Office" w:date="2025-09-19T11:02:00Z" w16du:dateUtc="2025-09-19T09:02:00Z">
        <w:r w:rsidRPr="00A00C40">
          <w:t xml:space="preserve">Günther T and </w:t>
        </w:r>
        <w:proofErr w:type="spellStart"/>
        <w:r w:rsidRPr="00A00C40">
          <w:t>Nettelblad</w:t>
        </w:r>
        <w:proofErr w:type="spellEnd"/>
        <w:r w:rsidRPr="00A00C40">
          <w:t xml:space="preserve"> C (2019) The presence and impact of reference bias on population genomic studies of prehistoric human populations. </w:t>
        </w:r>
        <w:proofErr w:type="spellStart"/>
        <w:r w:rsidRPr="00A00C40">
          <w:t>PLoS</w:t>
        </w:r>
        <w:proofErr w:type="spellEnd"/>
        <w:r w:rsidRPr="00A00C40">
          <w:t xml:space="preserve"> Genet </w:t>
        </w:r>
        <w:proofErr w:type="gramStart"/>
        <w:r w:rsidRPr="00A00C40">
          <w:t>15:e</w:t>
        </w:r>
        <w:proofErr w:type="gramEnd"/>
        <w:r w:rsidRPr="00A00C40">
          <w:t>1008302.</w:t>
        </w:r>
      </w:ins>
    </w:p>
    <w:p w14:paraId="1D8B058A" w14:textId="77777777" w:rsidR="001951C1" w:rsidRPr="00A00C40" w:rsidRDefault="001951C1" w:rsidP="001951C1">
      <w:pPr>
        <w:pStyle w:val="NoSpacing"/>
        <w:rPr>
          <w:ins w:id="1745" w:author="Office" w:date="2025-09-19T11:02:00Z" w16du:dateUtc="2025-09-19T09:02:00Z"/>
        </w:rPr>
      </w:pPr>
      <w:ins w:id="1746" w:author="Office" w:date="2025-09-19T11:02:00Z" w16du:dateUtc="2025-09-19T09:02:00Z">
        <w:r w:rsidRPr="00A00C40">
          <w:t>Hending D (2025) Cryptic species conservation: a review. Biol Rev 100:258–274.</w:t>
        </w:r>
      </w:ins>
    </w:p>
    <w:p w14:paraId="796030A8" w14:textId="77777777" w:rsidR="001951C1" w:rsidRPr="00A00C40" w:rsidRDefault="001951C1" w:rsidP="001951C1">
      <w:pPr>
        <w:pStyle w:val="NoSpacing"/>
        <w:rPr>
          <w:ins w:id="1747" w:author="Office" w:date="2025-09-19T11:02:00Z" w16du:dateUtc="2025-09-19T09:02:00Z"/>
        </w:rPr>
      </w:pPr>
      <w:ins w:id="1748" w:author="Office" w:date="2025-09-19T11:02:00Z" w16du:dateUtc="2025-09-19T09:02:00Z">
        <w:r w:rsidRPr="00A00C40">
          <w:t>Hernández‐Hernández T, Miller EC, Román‐Palacios C and Wiens JJ (2021) Speciation across the Tree of Life. Biol Rev 96:1205–1242.</w:t>
        </w:r>
      </w:ins>
    </w:p>
    <w:p w14:paraId="7A379FB4" w14:textId="77777777" w:rsidR="001951C1" w:rsidRPr="00A00C40" w:rsidRDefault="001951C1" w:rsidP="001951C1">
      <w:pPr>
        <w:pStyle w:val="NoSpacing"/>
        <w:rPr>
          <w:ins w:id="1749" w:author="Office" w:date="2025-09-19T11:02:00Z" w16du:dateUtc="2025-09-19T09:02:00Z"/>
        </w:rPr>
      </w:pPr>
      <w:ins w:id="1750" w:author="Office" w:date="2025-09-19T11:02:00Z" w16du:dateUtc="2025-09-19T09:02:00Z">
        <w:r w:rsidRPr="00A00C40">
          <w:t xml:space="preserve">Herrera CM and </w:t>
        </w:r>
        <w:proofErr w:type="spellStart"/>
        <w:r w:rsidRPr="00A00C40">
          <w:t>Bazaga</w:t>
        </w:r>
        <w:proofErr w:type="spellEnd"/>
        <w:r w:rsidRPr="00A00C40">
          <w:t xml:space="preserve"> P (2008) Adding a third dimension to the edge of a species’ range: altitude and genetic structuring in mountainous landscapes. Heredity 100:275–285.</w:t>
        </w:r>
      </w:ins>
    </w:p>
    <w:p w14:paraId="42F6B433" w14:textId="77777777" w:rsidR="001951C1" w:rsidRPr="00A00C40" w:rsidRDefault="001951C1" w:rsidP="001951C1">
      <w:pPr>
        <w:pStyle w:val="NoSpacing"/>
        <w:rPr>
          <w:ins w:id="1751" w:author="Office" w:date="2025-09-19T11:02:00Z" w16du:dateUtc="2025-09-19T09:02:00Z"/>
        </w:rPr>
      </w:pPr>
      <w:proofErr w:type="spellStart"/>
      <w:ins w:id="1752" w:author="Office" w:date="2025-09-19T11:02:00Z" w16du:dateUtc="2025-09-19T09:02:00Z">
        <w:r w:rsidRPr="00A00C40">
          <w:lastRenderedPageBreak/>
          <w:t>Iganci</w:t>
        </w:r>
        <w:proofErr w:type="spellEnd"/>
        <w:r w:rsidRPr="00A00C40">
          <w:t xml:space="preserve"> JR V., Heiden G, Miotto STS and Pennington RT (2011) Campos de Cima da Serra: the Brazilian Subtropical Highland Grasslands show an unexpected level of plant endemism. Bot J Lin Soc 167:378–393.</w:t>
        </w:r>
      </w:ins>
    </w:p>
    <w:p w14:paraId="0D6BF374" w14:textId="77777777" w:rsidR="001951C1" w:rsidRPr="00A00C40" w:rsidRDefault="001951C1" w:rsidP="001951C1">
      <w:pPr>
        <w:pStyle w:val="NoSpacing"/>
        <w:rPr>
          <w:ins w:id="1753" w:author="Office" w:date="2025-09-19T11:02:00Z" w16du:dateUtc="2025-09-19T09:02:00Z"/>
        </w:rPr>
      </w:pPr>
      <w:ins w:id="1754" w:author="Office" w:date="2025-09-19T11:02:00Z" w16du:dateUtc="2025-09-19T09:02:00Z">
        <w:r w:rsidRPr="00A00C40">
          <w:t xml:space="preserve">Iriarte J and Behling H (2007) The expansion of </w:t>
        </w:r>
        <w:r w:rsidRPr="00A00C40">
          <w:rPr>
            <w:i/>
            <w:iCs/>
          </w:rPr>
          <w:t>Araucaria</w:t>
        </w:r>
        <w:r w:rsidRPr="00A00C40">
          <w:t xml:space="preserve"> Forest in the southern Brazilian highlands during the last 4000 years and its implications for the development of the </w:t>
        </w:r>
        <w:proofErr w:type="spellStart"/>
        <w:r w:rsidRPr="00A00C40">
          <w:t>Taquara</w:t>
        </w:r>
        <w:proofErr w:type="spellEnd"/>
        <w:r w:rsidRPr="00A00C40">
          <w:t>/</w:t>
        </w:r>
        <w:proofErr w:type="spellStart"/>
        <w:r w:rsidRPr="00A00C40">
          <w:t>Itararé</w:t>
        </w:r>
        <w:proofErr w:type="spellEnd"/>
        <w:r w:rsidRPr="00A00C40">
          <w:t xml:space="preserve"> Tradition. Environ </w:t>
        </w:r>
        <w:proofErr w:type="spellStart"/>
        <w:r w:rsidRPr="00A00C40">
          <w:t>Archaeol</w:t>
        </w:r>
        <w:proofErr w:type="spellEnd"/>
        <w:r w:rsidRPr="00A00C40">
          <w:t xml:space="preserve"> 12:115–127.</w:t>
        </w:r>
      </w:ins>
    </w:p>
    <w:p w14:paraId="01676457" w14:textId="77777777" w:rsidR="001951C1" w:rsidRPr="00A00C40" w:rsidRDefault="001951C1" w:rsidP="001951C1">
      <w:pPr>
        <w:pStyle w:val="NoSpacing"/>
        <w:rPr>
          <w:ins w:id="1755" w:author="Office" w:date="2025-09-19T11:02:00Z" w16du:dateUtc="2025-09-19T09:02:00Z"/>
        </w:rPr>
      </w:pPr>
      <w:ins w:id="1756" w:author="Office" w:date="2025-09-19T11:02:00Z" w16du:dateUtc="2025-09-19T09:02:00Z">
        <w:r w:rsidRPr="00A00C40">
          <w:t xml:space="preserve">Jamie GA and Meier JI (2020) The persistence of polymorphisms across species radiations. Trends </w:t>
        </w:r>
        <w:proofErr w:type="spellStart"/>
        <w:r w:rsidRPr="00A00C40">
          <w:t>Ecol</w:t>
        </w:r>
        <w:proofErr w:type="spellEnd"/>
        <w:r w:rsidRPr="00A00C40">
          <w:t xml:space="preserve"> Evol 35:795–808.</w:t>
        </w:r>
      </w:ins>
    </w:p>
    <w:p w14:paraId="7680FDBF" w14:textId="77777777" w:rsidR="001951C1" w:rsidRPr="00A00C40" w:rsidRDefault="001951C1" w:rsidP="001951C1">
      <w:pPr>
        <w:pStyle w:val="NoSpacing"/>
        <w:rPr>
          <w:ins w:id="1757" w:author="Office" w:date="2025-09-19T11:02:00Z" w16du:dateUtc="2025-09-19T09:02:00Z"/>
        </w:rPr>
      </w:pPr>
      <w:ins w:id="1758" w:author="Office" w:date="2025-09-19T11:02:00Z" w16du:dateUtc="2025-09-19T09:02:00Z">
        <w:r w:rsidRPr="00A00C40">
          <w:t xml:space="preserve">John AL de W, </w:t>
        </w:r>
        <w:proofErr w:type="spellStart"/>
        <w:r w:rsidRPr="00A00C40">
          <w:t>Mäder</w:t>
        </w:r>
        <w:proofErr w:type="spellEnd"/>
        <w:r w:rsidRPr="00A00C40">
          <w:t xml:space="preserve"> G, </w:t>
        </w:r>
        <w:proofErr w:type="spellStart"/>
        <w:r w:rsidRPr="00A00C40">
          <w:t>Fregonezi</w:t>
        </w:r>
        <w:proofErr w:type="spellEnd"/>
        <w:r w:rsidRPr="00A00C40">
          <w:t xml:space="preserve"> JN and Freitas LB (2019) Genetic diversity and population structure of naturally rare Calibrachoa species with small distribution in southern Brazil. Genet Mol Biol 42:108–119.</w:t>
        </w:r>
      </w:ins>
    </w:p>
    <w:p w14:paraId="4D9385AB" w14:textId="77777777" w:rsidR="001951C1" w:rsidRPr="00A00C40" w:rsidRDefault="001951C1" w:rsidP="001951C1">
      <w:pPr>
        <w:pStyle w:val="NoSpacing"/>
        <w:rPr>
          <w:ins w:id="1759" w:author="Office" w:date="2025-09-19T11:02:00Z" w16du:dateUtc="2025-09-19T09:02:00Z"/>
        </w:rPr>
      </w:pPr>
      <w:ins w:id="1760" w:author="Office" w:date="2025-09-19T11:02:00Z" w16du:dateUtc="2025-09-19T09:02:00Z">
        <w:r w:rsidRPr="00A00C40">
          <w:t>Kapli P, Yang Z and Telford MJ (2020) Phylogenetic tree building in the genomic age. Nat Rev Genet 21:428–444.</w:t>
        </w:r>
      </w:ins>
    </w:p>
    <w:p w14:paraId="2F7BCB1C" w14:textId="77777777" w:rsidR="001951C1" w:rsidRPr="00A00C40" w:rsidRDefault="001951C1" w:rsidP="001951C1">
      <w:pPr>
        <w:pStyle w:val="NoSpacing"/>
        <w:rPr>
          <w:ins w:id="1761" w:author="Office" w:date="2025-09-19T11:02:00Z" w16du:dateUtc="2025-09-19T09:02:00Z"/>
        </w:rPr>
      </w:pPr>
      <w:ins w:id="1762" w:author="Office" w:date="2025-09-19T11:02:00Z" w16du:dateUtc="2025-09-19T09:02:00Z">
        <w:r w:rsidRPr="00A00C40">
          <w:t xml:space="preserve">Kimura M and Weiss GH (1964) The </w:t>
        </w:r>
        <w:proofErr w:type="gramStart"/>
        <w:r w:rsidRPr="00A00C40">
          <w:t>stepping stone</w:t>
        </w:r>
        <w:proofErr w:type="gramEnd"/>
        <w:r w:rsidRPr="00A00C40">
          <w:t xml:space="preserve"> model of population structure and the decrease of genetic correlation with distance. Genetics 49:561–576.</w:t>
        </w:r>
      </w:ins>
    </w:p>
    <w:p w14:paraId="3B2BD0C8" w14:textId="77777777" w:rsidR="001951C1" w:rsidRPr="00A00C40" w:rsidRDefault="001951C1" w:rsidP="001951C1">
      <w:pPr>
        <w:pStyle w:val="NoSpacing"/>
        <w:rPr>
          <w:ins w:id="1763" w:author="Office" w:date="2025-09-19T11:02:00Z" w16du:dateUtc="2025-09-19T09:02:00Z"/>
        </w:rPr>
      </w:pPr>
      <w:proofErr w:type="spellStart"/>
      <w:ins w:id="1764" w:author="Office" w:date="2025-09-19T11:02:00Z" w16du:dateUtc="2025-09-19T09:02:00Z">
        <w:r w:rsidRPr="00A00C40">
          <w:t>Kulcheski</w:t>
        </w:r>
        <w:proofErr w:type="spellEnd"/>
        <w:r w:rsidRPr="00A00C40">
          <w:t xml:space="preserve"> FR, </w:t>
        </w:r>
        <w:proofErr w:type="spellStart"/>
        <w:r w:rsidRPr="00A00C40">
          <w:t>Muschner</w:t>
        </w:r>
        <w:proofErr w:type="spellEnd"/>
        <w:r w:rsidRPr="00A00C40">
          <w:t xml:space="preserve"> VC, Lorenz-Lemke AP, </w:t>
        </w:r>
        <w:proofErr w:type="spellStart"/>
        <w:r w:rsidRPr="00A00C40">
          <w:t>Stehmann</w:t>
        </w:r>
        <w:proofErr w:type="spellEnd"/>
        <w:r w:rsidRPr="00A00C40">
          <w:t xml:space="preserve"> JR, </w:t>
        </w:r>
        <w:proofErr w:type="spellStart"/>
        <w:r w:rsidRPr="00A00C40">
          <w:t>Bonatto</w:t>
        </w:r>
        <w:proofErr w:type="spellEnd"/>
        <w:r w:rsidRPr="00A00C40">
          <w:t xml:space="preserve"> SL, Salzano FM and Freitas LB (2006) Molecular phylogenetic analysis of </w:t>
        </w:r>
        <w:r w:rsidRPr="00A00C40">
          <w:rPr>
            <w:i/>
            <w:iCs/>
          </w:rPr>
          <w:t>Petunia</w:t>
        </w:r>
        <w:r w:rsidRPr="00A00C40">
          <w:t xml:space="preserve"> Juss. (Solanaceae). </w:t>
        </w:r>
        <w:proofErr w:type="spellStart"/>
        <w:r w:rsidRPr="00A00C40">
          <w:t>Genetica</w:t>
        </w:r>
        <w:proofErr w:type="spellEnd"/>
        <w:r w:rsidRPr="00A00C40">
          <w:t xml:space="preserve"> 126:3–14.</w:t>
        </w:r>
      </w:ins>
    </w:p>
    <w:p w14:paraId="1AF559CE" w14:textId="77777777" w:rsidR="001951C1" w:rsidRPr="00A00C40" w:rsidRDefault="001951C1" w:rsidP="001951C1">
      <w:pPr>
        <w:pStyle w:val="NoSpacing"/>
        <w:rPr>
          <w:ins w:id="1765" w:author="Office" w:date="2025-09-19T11:02:00Z" w16du:dateUtc="2025-09-19T09:02:00Z"/>
        </w:rPr>
      </w:pPr>
      <w:ins w:id="1766" w:author="Office" w:date="2025-09-19T11:02:00Z" w16du:dateUtc="2025-09-19T09:02:00Z">
        <w:r w:rsidRPr="00A00C40">
          <w:t>Lagomarsino LP, Condamine FL, Antonelli A, Mulch A and Davis CC (2016) The abiotic and biotic drivers of rapid diversification in Andean bellflowers (</w:t>
        </w:r>
        <w:proofErr w:type="spellStart"/>
        <w:r w:rsidRPr="00A00C40">
          <w:t>Campanulaceae</w:t>
        </w:r>
        <w:proofErr w:type="spellEnd"/>
        <w:r w:rsidRPr="00A00C40">
          <w:t>). New Phytol 210:1430–1442.</w:t>
        </w:r>
      </w:ins>
    </w:p>
    <w:p w14:paraId="518302CF" w14:textId="77777777" w:rsidR="001951C1" w:rsidRPr="00A00C40" w:rsidRDefault="001951C1" w:rsidP="001951C1">
      <w:pPr>
        <w:pStyle w:val="NoSpacing"/>
        <w:rPr>
          <w:ins w:id="1767" w:author="Office" w:date="2025-09-19T11:02:00Z" w16du:dateUtc="2025-09-19T09:02:00Z"/>
        </w:rPr>
      </w:pPr>
      <w:ins w:id="1768" w:author="Office" w:date="2025-09-19T11:02:00Z" w16du:dateUtc="2025-09-19T09:02:00Z">
        <w:r w:rsidRPr="00A00C40">
          <w:t xml:space="preserve">Ledru MP, Salatino MLF, </w:t>
        </w:r>
        <w:proofErr w:type="spellStart"/>
        <w:r w:rsidRPr="00A00C40">
          <w:t>Ceccantini</w:t>
        </w:r>
        <w:proofErr w:type="spellEnd"/>
        <w:r w:rsidRPr="00A00C40">
          <w:t xml:space="preserve"> G, Salatino A, Pinheiro F and </w:t>
        </w:r>
        <w:proofErr w:type="spellStart"/>
        <w:r w:rsidRPr="00A00C40">
          <w:t>Pintaud</w:t>
        </w:r>
        <w:proofErr w:type="spellEnd"/>
        <w:r w:rsidRPr="00A00C40">
          <w:t xml:space="preserve"> JC (2007) Regional assessment of the impact of climatic change on the distribution of a tropical conifer in the lowlands of South America. Divers </w:t>
        </w:r>
        <w:proofErr w:type="spellStart"/>
        <w:r w:rsidRPr="00A00C40">
          <w:t>Distrib</w:t>
        </w:r>
        <w:proofErr w:type="spellEnd"/>
        <w:r w:rsidRPr="00A00C40">
          <w:t xml:space="preserve"> 13:761–771.</w:t>
        </w:r>
      </w:ins>
    </w:p>
    <w:p w14:paraId="2A0FAA46" w14:textId="77777777" w:rsidR="001951C1" w:rsidRPr="00A00C40" w:rsidRDefault="001951C1" w:rsidP="001951C1">
      <w:pPr>
        <w:pStyle w:val="NoSpacing"/>
        <w:rPr>
          <w:ins w:id="1769" w:author="Office" w:date="2025-09-19T11:02:00Z" w16du:dateUtc="2025-09-19T09:02:00Z"/>
        </w:rPr>
      </w:pPr>
      <w:ins w:id="1770" w:author="Office" w:date="2025-09-19T11:02:00Z" w16du:dateUtc="2025-09-19T09:02:00Z">
        <w:r w:rsidRPr="00A00C40">
          <w:t xml:space="preserve">Lee CR and Mitchell-Olds T (2011) Quantifying effects of environmental and geographical factors on patterns of genetic differentiation. Mol </w:t>
        </w:r>
        <w:proofErr w:type="spellStart"/>
        <w:r w:rsidRPr="00A00C40">
          <w:t>Ecol</w:t>
        </w:r>
        <w:proofErr w:type="spellEnd"/>
        <w:r w:rsidRPr="00A00C40">
          <w:t xml:space="preserve"> 20:4631–4642.</w:t>
        </w:r>
      </w:ins>
    </w:p>
    <w:p w14:paraId="36040890" w14:textId="77777777" w:rsidR="001951C1" w:rsidRPr="00A00C40" w:rsidRDefault="001951C1" w:rsidP="001951C1">
      <w:pPr>
        <w:pStyle w:val="NoSpacing"/>
        <w:rPr>
          <w:ins w:id="1771" w:author="Office" w:date="2025-09-19T11:02:00Z" w16du:dateUtc="2025-09-19T09:02:00Z"/>
        </w:rPr>
      </w:pPr>
      <w:ins w:id="1772" w:author="Office" w:date="2025-09-19T11:02:00Z" w16du:dateUtc="2025-09-19T09:02:00Z">
        <w:r w:rsidRPr="00A00C40">
          <w:t xml:space="preserve">Longo D, Lorenz-Lemke AP, </w:t>
        </w:r>
        <w:proofErr w:type="spellStart"/>
        <w:r w:rsidRPr="00A00C40">
          <w:t>Mäder</w:t>
        </w:r>
        <w:proofErr w:type="spellEnd"/>
        <w:r w:rsidRPr="00A00C40">
          <w:t xml:space="preserve"> G, </w:t>
        </w:r>
        <w:proofErr w:type="spellStart"/>
        <w:r w:rsidRPr="00A00C40">
          <w:t>Bonatto</w:t>
        </w:r>
        <w:proofErr w:type="spellEnd"/>
        <w:r w:rsidRPr="00A00C40">
          <w:t xml:space="preserve"> SL and Freitas LB (2014) Phylogeography of the </w:t>
        </w:r>
        <w:r w:rsidRPr="00A00C40">
          <w:rPr>
            <w:i/>
            <w:iCs/>
          </w:rPr>
          <w:t>Petunia integrifolia</w:t>
        </w:r>
        <w:r w:rsidRPr="00A00C40">
          <w:t xml:space="preserve"> complex in southern Brazil. Bot J Lin Soc 174:199–213.</w:t>
        </w:r>
      </w:ins>
    </w:p>
    <w:p w14:paraId="53C93A94" w14:textId="77777777" w:rsidR="001951C1" w:rsidRPr="00A00C40" w:rsidRDefault="001951C1" w:rsidP="001951C1">
      <w:pPr>
        <w:pStyle w:val="NoSpacing"/>
        <w:rPr>
          <w:ins w:id="1773" w:author="Office" w:date="2025-09-19T11:02:00Z" w16du:dateUtc="2025-09-19T09:02:00Z"/>
        </w:rPr>
      </w:pPr>
      <w:ins w:id="1774" w:author="Office" w:date="2025-09-19T11:02:00Z" w16du:dateUtc="2025-09-19T09:02:00Z">
        <w:r w:rsidRPr="00A00C40">
          <w:t xml:space="preserve">Lorenz-Lemke AP, </w:t>
        </w:r>
        <w:proofErr w:type="spellStart"/>
        <w:r w:rsidRPr="00A00C40">
          <w:t>Mäder</w:t>
        </w:r>
        <w:proofErr w:type="spellEnd"/>
        <w:r w:rsidRPr="00A00C40">
          <w:t xml:space="preserve"> G, </w:t>
        </w:r>
        <w:proofErr w:type="spellStart"/>
        <w:r w:rsidRPr="00A00C40">
          <w:t>Muschner</w:t>
        </w:r>
        <w:proofErr w:type="spellEnd"/>
        <w:r w:rsidRPr="00A00C40">
          <w:t xml:space="preserve"> VC, </w:t>
        </w:r>
        <w:proofErr w:type="spellStart"/>
        <w:r w:rsidRPr="00A00C40">
          <w:t>Stehmann</w:t>
        </w:r>
        <w:proofErr w:type="spellEnd"/>
        <w:r w:rsidRPr="00A00C40">
          <w:t xml:space="preserve"> JR, </w:t>
        </w:r>
        <w:proofErr w:type="spellStart"/>
        <w:r w:rsidRPr="00A00C40">
          <w:t>Bonatto</w:t>
        </w:r>
        <w:proofErr w:type="spellEnd"/>
        <w:r w:rsidRPr="00A00C40">
          <w:t xml:space="preserve"> SL, Salzano FM and Freitas LB (2006) Diversity and natural hybridization in a highly endemic species of </w:t>
        </w:r>
        <w:r w:rsidRPr="00A00C40">
          <w:rPr>
            <w:i/>
            <w:iCs/>
          </w:rPr>
          <w:t>Petunia</w:t>
        </w:r>
        <w:r w:rsidRPr="00A00C40">
          <w:t xml:space="preserve"> (Solanaceae): a molecular and ecological analysis. Mol </w:t>
        </w:r>
        <w:proofErr w:type="spellStart"/>
        <w:r w:rsidRPr="00A00C40">
          <w:t>Ecol</w:t>
        </w:r>
        <w:proofErr w:type="spellEnd"/>
        <w:r w:rsidRPr="00A00C40">
          <w:t xml:space="preserve"> 15:4487–4497.</w:t>
        </w:r>
      </w:ins>
    </w:p>
    <w:p w14:paraId="69D9176E" w14:textId="77777777" w:rsidR="001951C1" w:rsidRPr="00A00C40" w:rsidRDefault="001951C1" w:rsidP="001951C1">
      <w:pPr>
        <w:pStyle w:val="NoSpacing"/>
        <w:rPr>
          <w:ins w:id="1775" w:author="Office" w:date="2025-09-19T11:02:00Z" w16du:dateUtc="2025-09-19T09:02:00Z"/>
        </w:rPr>
      </w:pPr>
      <w:ins w:id="1776" w:author="Office" w:date="2025-09-19T11:02:00Z" w16du:dateUtc="2025-09-19T09:02:00Z">
        <w:r w:rsidRPr="00A00C40">
          <w:t xml:space="preserve">Lorenz-Lemke AP, Togni PD, </w:t>
        </w:r>
        <w:proofErr w:type="spellStart"/>
        <w:r w:rsidRPr="00A00C40">
          <w:t>Mäder</w:t>
        </w:r>
        <w:proofErr w:type="spellEnd"/>
        <w:r w:rsidRPr="00A00C40">
          <w:t xml:space="preserve"> G, </w:t>
        </w:r>
        <w:proofErr w:type="spellStart"/>
        <w:r w:rsidRPr="00A00C40">
          <w:t>Kriedt</w:t>
        </w:r>
        <w:proofErr w:type="spellEnd"/>
        <w:r w:rsidRPr="00A00C40">
          <w:t xml:space="preserve"> RA, </w:t>
        </w:r>
        <w:proofErr w:type="spellStart"/>
        <w:r w:rsidRPr="00A00C40">
          <w:t>Stehmann</w:t>
        </w:r>
        <w:proofErr w:type="spellEnd"/>
        <w:r w:rsidRPr="00A00C40">
          <w:t xml:space="preserve"> JR, Salzano FM, </w:t>
        </w:r>
        <w:proofErr w:type="spellStart"/>
        <w:r w:rsidRPr="00A00C40">
          <w:t>Bonatto</w:t>
        </w:r>
        <w:proofErr w:type="spellEnd"/>
        <w:r w:rsidRPr="00A00C40">
          <w:t xml:space="preserve"> SL and Freitas LB (2010) Diversification of plant species in a subtropical region of eastern South American highlands: a phylogeographic perspective on native </w:t>
        </w:r>
        <w:r w:rsidRPr="00A00C40">
          <w:rPr>
            <w:i/>
            <w:iCs/>
          </w:rPr>
          <w:t>Petunia</w:t>
        </w:r>
        <w:r w:rsidRPr="00A00C40">
          <w:t xml:space="preserve"> (Solanaceae). Mol </w:t>
        </w:r>
        <w:proofErr w:type="spellStart"/>
        <w:r w:rsidRPr="00A00C40">
          <w:t>Ecol</w:t>
        </w:r>
        <w:proofErr w:type="spellEnd"/>
        <w:r w:rsidRPr="00A00C40">
          <w:t xml:space="preserve"> 19:5240–5251.</w:t>
        </w:r>
      </w:ins>
    </w:p>
    <w:p w14:paraId="4864C4BB" w14:textId="77777777" w:rsidR="001951C1" w:rsidRPr="00A00C40" w:rsidRDefault="001951C1" w:rsidP="001951C1">
      <w:pPr>
        <w:pStyle w:val="NoSpacing"/>
        <w:rPr>
          <w:ins w:id="1777" w:author="Office" w:date="2025-09-19T11:02:00Z" w16du:dateUtc="2025-09-19T09:02:00Z"/>
        </w:rPr>
      </w:pPr>
      <w:ins w:id="1778" w:author="Office" w:date="2025-09-19T11:02:00Z" w16du:dateUtc="2025-09-19T09:02:00Z">
        <w:r w:rsidRPr="00A00C40">
          <w:lastRenderedPageBreak/>
          <w:t>Maddison WP (1997) Gene trees in species trees. Syst Biol 46:523–536.</w:t>
        </w:r>
      </w:ins>
    </w:p>
    <w:p w14:paraId="5CDC17BE" w14:textId="77777777" w:rsidR="001951C1" w:rsidRPr="00A00C40" w:rsidRDefault="001951C1" w:rsidP="001951C1">
      <w:pPr>
        <w:pStyle w:val="NoSpacing"/>
        <w:rPr>
          <w:ins w:id="1779" w:author="Office" w:date="2025-09-19T11:02:00Z" w16du:dateUtc="2025-09-19T09:02:00Z"/>
        </w:rPr>
      </w:pPr>
      <w:ins w:id="1780" w:author="Office" w:date="2025-09-19T11:02:00Z" w16du:dateUtc="2025-09-19T09:02:00Z">
        <w:r w:rsidRPr="00A00C40">
          <w:t>Maddison WP and Knowles LL (2006) Inferring phylogeny despite incomplete lineage sorting. Syst Biol 55:21–30.</w:t>
        </w:r>
      </w:ins>
    </w:p>
    <w:p w14:paraId="0287BDC0" w14:textId="77777777" w:rsidR="001951C1" w:rsidRPr="00A00C40" w:rsidRDefault="001951C1" w:rsidP="001951C1">
      <w:pPr>
        <w:pStyle w:val="NoSpacing"/>
        <w:rPr>
          <w:ins w:id="1781" w:author="Office" w:date="2025-09-19T11:02:00Z" w16du:dateUtc="2025-09-19T09:02:00Z"/>
        </w:rPr>
      </w:pPr>
      <w:proofErr w:type="spellStart"/>
      <w:ins w:id="1782" w:author="Office" w:date="2025-09-19T11:02:00Z" w16du:dateUtc="2025-09-19T09:02:00Z">
        <w:r w:rsidRPr="00A00C40">
          <w:t>Mäder</w:t>
        </w:r>
        <w:proofErr w:type="spellEnd"/>
        <w:r w:rsidRPr="00A00C40">
          <w:t xml:space="preserve"> G and Freitas LB (2019) Biogeographical, ecological, and phylogenetic analyses clarifying the evolutionary history of Calibrachoa in South American grasslands. Mol </w:t>
        </w:r>
        <w:proofErr w:type="spellStart"/>
        <w:r w:rsidRPr="00A00C40">
          <w:t>Phylogenet</w:t>
        </w:r>
        <w:proofErr w:type="spellEnd"/>
        <w:r w:rsidRPr="00A00C40">
          <w:t xml:space="preserve"> Evol 141:106614.</w:t>
        </w:r>
      </w:ins>
    </w:p>
    <w:p w14:paraId="2C872D8B" w14:textId="77777777" w:rsidR="001951C1" w:rsidRPr="00A00C40" w:rsidRDefault="001951C1" w:rsidP="001951C1">
      <w:pPr>
        <w:pStyle w:val="NoSpacing"/>
        <w:rPr>
          <w:ins w:id="1783" w:author="Office" w:date="2025-09-19T11:02:00Z" w16du:dateUtc="2025-09-19T09:02:00Z"/>
        </w:rPr>
      </w:pPr>
      <w:ins w:id="1784" w:author="Office" w:date="2025-09-19T11:02:00Z" w16du:dateUtc="2025-09-19T09:02:00Z">
        <w:r w:rsidRPr="00A00C40">
          <w:t xml:space="preserve">Magaldi L de M, </w:t>
        </w:r>
        <w:proofErr w:type="spellStart"/>
        <w:r w:rsidRPr="00A00C40">
          <w:t>Gueratto</w:t>
        </w:r>
        <w:proofErr w:type="spellEnd"/>
        <w:r w:rsidRPr="00A00C40">
          <w:t xml:space="preserve"> PE, Ortega‐Abboud E, Sobral‐Souza T, Joron M, de Souza AP, Freitas AVL and Silva‐Brandão KL (2024) Montane diversification as a mechanism of speciation in neotropical butterflies. </w:t>
        </w:r>
        <w:proofErr w:type="spellStart"/>
        <w:r w:rsidRPr="00A00C40">
          <w:t>Ecol</w:t>
        </w:r>
        <w:proofErr w:type="spellEnd"/>
        <w:r w:rsidRPr="00A00C40">
          <w:t xml:space="preserve"> Evol </w:t>
        </w:r>
        <w:proofErr w:type="gramStart"/>
        <w:r w:rsidRPr="00A00C40">
          <w:t>14:e</w:t>
        </w:r>
        <w:proofErr w:type="gramEnd"/>
        <w:r w:rsidRPr="00A00C40">
          <w:t>11704.</w:t>
        </w:r>
      </w:ins>
    </w:p>
    <w:p w14:paraId="58EAE937" w14:textId="77777777" w:rsidR="001951C1" w:rsidRPr="00A00C40" w:rsidRDefault="001951C1" w:rsidP="001951C1">
      <w:pPr>
        <w:pStyle w:val="NoSpacing"/>
        <w:rPr>
          <w:ins w:id="1785" w:author="Office" w:date="2025-09-19T11:02:00Z" w16du:dateUtc="2025-09-19T09:02:00Z"/>
        </w:rPr>
      </w:pPr>
      <w:ins w:id="1786" w:author="Office" w:date="2025-09-19T11:02:00Z" w16du:dateUtc="2025-09-19T09:02:00Z">
        <w:r w:rsidRPr="00A00C40">
          <w:t xml:space="preserve">Mallet J (2005) Hybridization as an invasion of the genome. Trends </w:t>
        </w:r>
        <w:proofErr w:type="spellStart"/>
        <w:r w:rsidRPr="00A00C40">
          <w:t>Ecol</w:t>
        </w:r>
        <w:proofErr w:type="spellEnd"/>
        <w:r w:rsidRPr="00A00C40">
          <w:t xml:space="preserve"> Evol 20:229–237.</w:t>
        </w:r>
      </w:ins>
    </w:p>
    <w:p w14:paraId="4701CAE8" w14:textId="77777777" w:rsidR="001951C1" w:rsidRPr="00A00C40" w:rsidRDefault="001951C1" w:rsidP="001951C1">
      <w:pPr>
        <w:pStyle w:val="NoSpacing"/>
        <w:rPr>
          <w:ins w:id="1787" w:author="Office" w:date="2025-09-19T11:02:00Z" w16du:dateUtc="2025-09-19T09:02:00Z"/>
        </w:rPr>
      </w:pPr>
      <w:ins w:id="1788" w:author="Office" w:date="2025-09-19T11:02:00Z" w16du:dateUtc="2025-09-19T09:02:00Z">
        <w:r w:rsidRPr="00A00C40">
          <w:t xml:space="preserve">Martin CH and Richards EJ (2019) The paradox behind the pattern of rapid adaptive radiation: how can the speciation process sustain itself through an early burst? Annu Rev </w:t>
        </w:r>
        <w:proofErr w:type="spellStart"/>
        <w:r w:rsidRPr="00A00C40">
          <w:t>Ecol</w:t>
        </w:r>
        <w:proofErr w:type="spellEnd"/>
        <w:r w:rsidRPr="00A00C40">
          <w:t xml:space="preserve"> Evol Syst 50:569–593.</w:t>
        </w:r>
      </w:ins>
    </w:p>
    <w:p w14:paraId="2AD1FDA6" w14:textId="77777777" w:rsidR="001951C1" w:rsidRPr="00A00C40" w:rsidRDefault="001951C1" w:rsidP="001951C1">
      <w:pPr>
        <w:pStyle w:val="NoSpacing"/>
        <w:rPr>
          <w:ins w:id="1789" w:author="Office" w:date="2025-09-19T11:02:00Z" w16du:dateUtc="2025-09-19T09:02:00Z"/>
        </w:rPr>
      </w:pPr>
      <w:ins w:id="1790" w:author="Office" w:date="2025-09-19T11:02:00Z" w16du:dateUtc="2025-09-19T09:02:00Z">
        <w:r w:rsidRPr="00A00C40">
          <w:t xml:space="preserve">Martins NT, </w:t>
        </w:r>
        <w:proofErr w:type="spellStart"/>
        <w:r w:rsidRPr="00A00C40">
          <w:t>Macagnan</w:t>
        </w:r>
        <w:proofErr w:type="spellEnd"/>
        <w:r w:rsidRPr="00A00C40">
          <w:t xml:space="preserve"> LB, Cassano V and Gurgel CFD (2022) Brazilian marine phylogeography: A literature synthesis and analysis of barriers. Mol </w:t>
        </w:r>
        <w:proofErr w:type="spellStart"/>
        <w:r w:rsidRPr="00A00C40">
          <w:t>Ecol</w:t>
        </w:r>
        <w:proofErr w:type="spellEnd"/>
        <w:r w:rsidRPr="00A00C40">
          <w:t xml:space="preserve"> 31:5423–5439.</w:t>
        </w:r>
      </w:ins>
    </w:p>
    <w:p w14:paraId="54FC9B33" w14:textId="77777777" w:rsidR="001951C1" w:rsidRPr="00A00C40" w:rsidRDefault="001951C1" w:rsidP="001951C1">
      <w:pPr>
        <w:pStyle w:val="NoSpacing"/>
        <w:rPr>
          <w:ins w:id="1791" w:author="Office" w:date="2025-09-19T11:02:00Z" w16du:dateUtc="2025-09-19T09:02:00Z"/>
        </w:rPr>
      </w:pPr>
      <w:ins w:id="1792" w:author="Office" w:date="2025-09-19T11:02:00Z" w16du:dateUtc="2025-09-19T09:02:00Z">
        <w:r w:rsidRPr="00A00C40">
          <w:t>Melo</w:t>
        </w:r>
        <w:r w:rsidRPr="00A00C40">
          <w:rPr>
            <w:rFonts w:hint="eastAsia"/>
          </w:rPr>
          <w:t>‐</w:t>
        </w:r>
        <w:r w:rsidRPr="00A00C40">
          <w:t xml:space="preserve">Ferreira J, Boursot P, </w:t>
        </w:r>
        <w:proofErr w:type="spellStart"/>
        <w:r w:rsidRPr="00A00C40">
          <w:t>Suchentrunk</w:t>
        </w:r>
        <w:proofErr w:type="spellEnd"/>
        <w:r w:rsidRPr="00A00C40">
          <w:t xml:space="preserve"> F, Ferrand N and Alves PC (2005) Invasion from the cold past: extensive introgression of mountain hare (</w:t>
        </w:r>
        <w:r w:rsidRPr="00A00C40">
          <w:rPr>
            <w:i/>
            <w:iCs/>
          </w:rPr>
          <w:t xml:space="preserve">Lepus </w:t>
        </w:r>
        <w:proofErr w:type="spellStart"/>
        <w:r w:rsidRPr="00A00C40">
          <w:rPr>
            <w:i/>
            <w:iCs/>
          </w:rPr>
          <w:t>timidus</w:t>
        </w:r>
        <w:proofErr w:type="spellEnd"/>
        <w:r w:rsidRPr="00A00C40">
          <w:t xml:space="preserve">) mitochondrial DNA into three other hare species in northern Iberia. Mol </w:t>
        </w:r>
        <w:proofErr w:type="spellStart"/>
        <w:r w:rsidRPr="00A00C40">
          <w:t>Ecol</w:t>
        </w:r>
        <w:proofErr w:type="spellEnd"/>
        <w:r w:rsidRPr="00A00C40">
          <w:t xml:space="preserve"> 14:2459–2464.</w:t>
        </w:r>
      </w:ins>
    </w:p>
    <w:p w14:paraId="79DAE1D2" w14:textId="77777777" w:rsidR="001951C1" w:rsidRPr="00A00C40" w:rsidRDefault="001951C1" w:rsidP="001951C1">
      <w:pPr>
        <w:pStyle w:val="NoSpacing"/>
        <w:rPr>
          <w:ins w:id="1793" w:author="Office" w:date="2025-09-19T11:02:00Z" w16du:dateUtc="2025-09-19T09:02:00Z"/>
        </w:rPr>
      </w:pPr>
      <w:ins w:id="1794" w:author="Office" w:date="2025-09-19T11:02:00Z" w16du:dateUtc="2025-09-19T09:02:00Z">
        <w:r w:rsidRPr="00A00C40">
          <w:t xml:space="preserve">Meyer BS, </w:t>
        </w:r>
        <w:proofErr w:type="spellStart"/>
        <w:r w:rsidRPr="00A00C40">
          <w:t>Matschiner</w:t>
        </w:r>
        <w:proofErr w:type="spellEnd"/>
        <w:r w:rsidRPr="00A00C40">
          <w:t xml:space="preserve"> M and </w:t>
        </w:r>
        <w:proofErr w:type="spellStart"/>
        <w:r w:rsidRPr="00A00C40">
          <w:t>Salzburger</w:t>
        </w:r>
        <w:proofErr w:type="spellEnd"/>
        <w:r w:rsidRPr="00A00C40">
          <w:t xml:space="preserve"> W (2017) Disentangling incomplete lineage sorting and introgression to refine species-tree estimates for Lake Tanganyika cichlid fishes. Syst Biol 66:531-550.</w:t>
        </w:r>
      </w:ins>
    </w:p>
    <w:p w14:paraId="5D161D83" w14:textId="77777777" w:rsidR="001951C1" w:rsidRPr="00A00C40" w:rsidRDefault="001951C1" w:rsidP="001951C1">
      <w:pPr>
        <w:pStyle w:val="NoSpacing"/>
        <w:rPr>
          <w:ins w:id="1795" w:author="Office" w:date="2025-09-19T11:02:00Z" w16du:dateUtc="2025-09-19T09:02:00Z"/>
        </w:rPr>
      </w:pPr>
      <w:ins w:id="1796" w:author="Office" w:date="2025-09-19T11:02:00Z" w16du:dateUtc="2025-09-19T09:02:00Z">
        <w:r w:rsidRPr="00A00C40">
          <w:t xml:space="preserve">Moyle RG, Filardi CE, Smith CE and Diamond J (2009) Explosive Pleistocene diversification and hemispheric expansion of a “great </w:t>
        </w:r>
        <w:proofErr w:type="spellStart"/>
        <w:r w:rsidRPr="00A00C40">
          <w:t>speciator</w:t>
        </w:r>
        <w:proofErr w:type="spellEnd"/>
        <w:r w:rsidRPr="00A00C40">
          <w:t>.” PNAS 106:1863–1868.</w:t>
        </w:r>
      </w:ins>
    </w:p>
    <w:p w14:paraId="34771DE8" w14:textId="77777777" w:rsidR="001951C1" w:rsidRPr="00A00C40" w:rsidRDefault="001951C1" w:rsidP="001951C1">
      <w:pPr>
        <w:pStyle w:val="NoSpacing"/>
        <w:rPr>
          <w:ins w:id="1797" w:author="Office" w:date="2025-09-19T11:02:00Z" w16du:dateUtc="2025-09-19T09:02:00Z"/>
        </w:rPr>
      </w:pPr>
      <w:ins w:id="1798" w:author="Office" w:date="2025-09-19T11:02:00Z" w16du:dateUtc="2025-09-19T09:02:00Z">
        <w:r w:rsidRPr="00A00C40">
          <w:t xml:space="preserve">Muir G and </w:t>
        </w:r>
        <w:proofErr w:type="spellStart"/>
        <w:r w:rsidRPr="00A00C40">
          <w:t>Schlötterer</w:t>
        </w:r>
        <w:proofErr w:type="spellEnd"/>
        <w:r w:rsidRPr="00A00C40">
          <w:t xml:space="preserve"> C (2005) Evidence for shared ancestral polymorphism rather than recurrent gene flow at microsatellite loci differentiating two hybridizing oaks (</w:t>
        </w:r>
        <w:r w:rsidRPr="00A00C40">
          <w:rPr>
            <w:i/>
            <w:iCs/>
          </w:rPr>
          <w:t>Quercus</w:t>
        </w:r>
        <w:r w:rsidRPr="00A00C40">
          <w:t xml:space="preserve"> spp.). Mol </w:t>
        </w:r>
        <w:proofErr w:type="spellStart"/>
        <w:r w:rsidRPr="00A00C40">
          <w:t>Ecol</w:t>
        </w:r>
        <w:proofErr w:type="spellEnd"/>
        <w:r w:rsidRPr="00A00C40">
          <w:t xml:space="preserve"> 14:549–561.</w:t>
        </w:r>
      </w:ins>
    </w:p>
    <w:p w14:paraId="58C315A9" w14:textId="77777777" w:rsidR="001951C1" w:rsidRPr="00586CFE" w:rsidRDefault="001951C1" w:rsidP="001951C1">
      <w:pPr>
        <w:pStyle w:val="NoSpacing"/>
        <w:rPr>
          <w:ins w:id="1799" w:author="Office" w:date="2025-09-19T11:02:00Z" w16du:dateUtc="2025-09-19T09:02:00Z"/>
        </w:rPr>
      </w:pPr>
      <w:ins w:id="1800" w:author="Office" w:date="2025-09-19T11:02:00Z" w16du:dateUtc="2025-09-19T09:02:00Z">
        <w:r w:rsidRPr="00A00C40">
          <w:t xml:space="preserve">NOSIL P (2008) Speciation with gene flow could be common. </w:t>
        </w:r>
        <w:r w:rsidRPr="00586CFE">
          <w:t xml:space="preserve">Mol </w:t>
        </w:r>
        <w:proofErr w:type="spellStart"/>
        <w:r w:rsidRPr="00586CFE">
          <w:t>Ecol</w:t>
        </w:r>
        <w:proofErr w:type="spellEnd"/>
        <w:r w:rsidRPr="00586CFE">
          <w:t xml:space="preserve"> 17:2103–2106.</w:t>
        </w:r>
      </w:ins>
    </w:p>
    <w:p w14:paraId="4F22E011" w14:textId="77777777" w:rsidR="001951C1" w:rsidRPr="00A00C40" w:rsidRDefault="001951C1" w:rsidP="001951C1">
      <w:pPr>
        <w:pStyle w:val="NoSpacing"/>
        <w:rPr>
          <w:ins w:id="1801" w:author="Office" w:date="2025-09-19T11:02:00Z" w16du:dateUtc="2025-09-19T09:02:00Z"/>
        </w:rPr>
      </w:pPr>
      <w:proofErr w:type="spellStart"/>
      <w:ins w:id="1802" w:author="Office" w:date="2025-09-19T11:02:00Z" w16du:dateUtc="2025-09-19T09:02:00Z">
        <w:r w:rsidRPr="00586CFE">
          <w:t>Nosil</w:t>
        </w:r>
        <w:proofErr w:type="spellEnd"/>
        <w:r w:rsidRPr="00586CFE">
          <w:t xml:space="preserve"> P (2012) Ecological Speciation. </w:t>
        </w:r>
        <w:r w:rsidRPr="00A00C40">
          <w:t>Oxford University Press, Oxford, United Kingdom</w:t>
        </w:r>
      </w:ins>
    </w:p>
    <w:p w14:paraId="07FAC6B1" w14:textId="77777777" w:rsidR="001951C1" w:rsidRPr="00A00C40" w:rsidRDefault="001951C1" w:rsidP="001951C1">
      <w:pPr>
        <w:pStyle w:val="NoSpacing"/>
        <w:rPr>
          <w:ins w:id="1803" w:author="Office" w:date="2025-09-19T11:02:00Z" w16du:dateUtc="2025-09-19T09:02:00Z"/>
        </w:rPr>
      </w:pPr>
      <w:proofErr w:type="spellStart"/>
      <w:ins w:id="1804" w:author="Office" w:date="2025-09-19T11:02:00Z" w16du:dateUtc="2025-09-19T09:02:00Z">
        <w:r w:rsidRPr="00A00C40">
          <w:t>Nosil</w:t>
        </w:r>
        <w:proofErr w:type="spellEnd"/>
        <w:r w:rsidRPr="00A00C40">
          <w:t xml:space="preserve"> P and Feder JL (2012) Genomic divergence during speciation: causes and consequences. Proc R Soc B 367:332–342.</w:t>
        </w:r>
      </w:ins>
    </w:p>
    <w:p w14:paraId="3AA537F6" w14:textId="77777777" w:rsidR="001951C1" w:rsidRPr="00A00C40" w:rsidRDefault="001951C1" w:rsidP="001951C1">
      <w:pPr>
        <w:pStyle w:val="NoSpacing"/>
        <w:rPr>
          <w:ins w:id="1805" w:author="Office" w:date="2025-09-19T11:02:00Z" w16du:dateUtc="2025-09-19T09:02:00Z"/>
        </w:rPr>
      </w:pPr>
      <w:ins w:id="1806" w:author="Office" w:date="2025-09-19T11:02:00Z" w16du:dateUtc="2025-09-19T09:02:00Z">
        <w:r w:rsidRPr="00A00C40">
          <w:t xml:space="preserve">Ohsawa T and Ide Y (2008) Global patterns of genetic variation in plant species along vertical and horizontal gradients on mountains. Global </w:t>
        </w:r>
        <w:proofErr w:type="spellStart"/>
        <w:r w:rsidRPr="00A00C40">
          <w:t>Ecol</w:t>
        </w:r>
        <w:proofErr w:type="spellEnd"/>
        <w:r w:rsidRPr="00A00C40">
          <w:t xml:space="preserve"> </w:t>
        </w:r>
        <w:proofErr w:type="spellStart"/>
        <w:r w:rsidRPr="00A00C40">
          <w:t>Biogeog</w:t>
        </w:r>
        <w:proofErr w:type="spellEnd"/>
        <w:r w:rsidRPr="00A00C40">
          <w:t xml:space="preserve"> 17:152–163.</w:t>
        </w:r>
      </w:ins>
    </w:p>
    <w:p w14:paraId="6F60B307" w14:textId="77777777" w:rsidR="001951C1" w:rsidRPr="00A00C40" w:rsidRDefault="001951C1" w:rsidP="001951C1">
      <w:pPr>
        <w:pStyle w:val="NoSpacing"/>
        <w:rPr>
          <w:ins w:id="1807" w:author="Office" w:date="2025-09-19T11:02:00Z" w16du:dateUtc="2025-09-19T09:02:00Z"/>
        </w:rPr>
      </w:pPr>
      <w:proofErr w:type="spellStart"/>
      <w:ins w:id="1808" w:author="Office" w:date="2025-09-19T11:02:00Z" w16du:dateUtc="2025-09-19T09:02:00Z">
        <w:r w:rsidRPr="00A00C40">
          <w:t>Pamilo</w:t>
        </w:r>
        <w:proofErr w:type="spellEnd"/>
        <w:r w:rsidRPr="00A00C40">
          <w:t xml:space="preserve"> P and Nei M (1988) Relationships between gene trees and species trees. Mol Biol Evol 5:568–83.</w:t>
        </w:r>
      </w:ins>
    </w:p>
    <w:p w14:paraId="6BC10B80" w14:textId="77777777" w:rsidR="001951C1" w:rsidRPr="00A00C40" w:rsidRDefault="001951C1" w:rsidP="001951C1">
      <w:pPr>
        <w:pStyle w:val="NoSpacing"/>
        <w:rPr>
          <w:ins w:id="1809" w:author="Office" w:date="2025-09-19T11:02:00Z" w16du:dateUtc="2025-09-19T09:02:00Z"/>
        </w:rPr>
      </w:pPr>
      <w:ins w:id="1810" w:author="Office" w:date="2025-09-19T11:02:00Z" w16du:dateUtc="2025-09-19T09:02:00Z">
        <w:r w:rsidRPr="00A00C40">
          <w:lastRenderedPageBreak/>
          <w:t xml:space="preserve">Paris JR, Stevens JR and </w:t>
        </w:r>
        <w:proofErr w:type="spellStart"/>
        <w:r w:rsidRPr="00A00C40">
          <w:t>Catchen</w:t>
        </w:r>
        <w:proofErr w:type="spellEnd"/>
        <w:r w:rsidRPr="00A00C40">
          <w:t xml:space="preserve"> JM (2017) Lost in parameter space: a road map for stacks. Methods </w:t>
        </w:r>
        <w:proofErr w:type="spellStart"/>
        <w:r w:rsidRPr="00A00C40">
          <w:t>Ecol</w:t>
        </w:r>
        <w:proofErr w:type="spellEnd"/>
        <w:r w:rsidRPr="00A00C40">
          <w:t xml:space="preserve"> Evol 8:1360–1373.</w:t>
        </w:r>
      </w:ins>
    </w:p>
    <w:p w14:paraId="67E3265B" w14:textId="77777777" w:rsidR="001951C1" w:rsidRPr="00A00C40" w:rsidRDefault="001951C1" w:rsidP="001951C1">
      <w:pPr>
        <w:pStyle w:val="NoSpacing"/>
        <w:rPr>
          <w:ins w:id="1811" w:author="Office" w:date="2025-09-19T11:02:00Z" w16du:dateUtc="2025-09-19T09:02:00Z"/>
        </w:rPr>
      </w:pPr>
      <w:ins w:id="1812" w:author="Office" w:date="2025-09-19T11:02:00Z" w16du:dateUtc="2025-09-19T09:02:00Z">
        <w:r w:rsidRPr="00A00C40">
          <w:t xml:space="preserve">Pereira LC, </w:t>
        </w:r>
        <w:proofErr w:type="spellStart"/>
        <w:r w:rsidRPr="00A00C40">
          <w:t>Chautems</w:t>
        </w:r>
        <w:proofErr w:type="spellEnd"/>
        <w:r w:rsidRPr="00A00C40">
          <w:t xml:space="preserve"> A and </w:t>
        </w:r>
        <w:proofErr w:type="spellStart"/>
        <w:r w:rsidRPr="00A00C40">
          <w:t>Menini</w:t>
        </w:r>
        <w:proofErr w:type="spellEnd"/>
        <w:r w:rsidRPr="00A00C40">
          <w:t xml:space="preserve"> Neto L (2021) Biogeography and conservation of </w:t>
        </w:r>
        <w:proofErr w:type="spellStart"/>
        <w:r w:rsidRPr="00A00C40">
          <w:t>Gesneriaceae</w:t>
        </w:r>
        <w:proofErr w:type="spellEnd"/>
        <w:r w:rsidRPr="00A00C40">
          <w:t xml:space="preserve"> in the Serra da </w:t>
        </w:r>
        <w:proofErr w:type="spellStart"/>
        <w:r w:rsidRPr="00A00C40">
          <w:t>Mantiqueira</w:t>
        </w:r>
        <w:proofErr w:type="spellEnd"/>
        <w:r w:rsidRPr="00A00C40">
          <w:t>, southeastern region of Brazil. Rev Bras Bot 44:239–248.</w:t>
        </w:r>
      </w:ins>
    </w:p>
    <w:p w14:paraId="104370D1" w14:textId="77777777" w:rsidR="001951C1" w:rsidRPr="00A00C40" w:rsidRDefault="001951C1" w:rsidP="001951C1">
      <w:pPr>
        <w:pStyle w:val="NoSpacing"/>
        <w:rPr>
          <w:ins w:id="1813" w:author="Office" w:date="2025-09-19T11:02:00Z" w16du:dateUtc="2025-09-19T09:02:00Z"/>
        </w:rPr>
      </w:pPr>
      <w:ins w:id="1814" w:author="Office" w:date="2025-09-19T11:02:00Z" w16du:dateUtc="2025-09-19T09:02:00Z">
        <w:r w:rsidRPr="00A00C40">
          <w:t xml:space="preserve">Petit RJ and </w:t>
        </w:r>
        <w:proofErr w:type="spellStart"/>
        <w:r w:rsidRPr="00A00C40">
          <w:t>Excoffier</w:t>
        </w:r>
        <w:proofErr w:type="spellEnd"/>
        <w:r w:rsidRPr="00A00C40">
          <w:t xml:space="preserve"> L (2009) Gene flow and species delimitation. Trends </w:t>
        </w:r>
        <w:proofErr w:type="spellStart"/>
        <w:r w:rsidRPr="00A00C40">
          <w:t>Ecol</w:t>
        </w:r>
        <w:proofErr w:type="spellEnd"/>
        <w:r w:rsidRPr="00A00C40">
          <w:t xml:space="preserve"> Evol 24:386–393.</w:t>
        </w:r>
      </w:ins>
    </w:p>
    <w:p w14:paraId="064BA9CB" w14:textId="77777777" w:rsidR="001951C1" w:rsidRPr="00A00C40" w:rsidRDefault="001951C1" w:rsidP="001951C1">
      <w:pPr>
        <w:pStyle w:val="NoSpacing"/>
        <w:rPr>
          <w:ins w:id="1815" w:author="Office" w:date="2025-09-19T11:02:00Z" w16du:dateUtc="2025-09-19T09:02:00Z"/>
        </w:rPr>
      </w:pPr>
      <w:ins w:id="1816" w:author="Office" w:date="2025-09-19T11:02:00Z" w16du:dateUtc="2025-09-19T09:02:00Z">
        <w:r w:rsidRPr="00A00C40">
          <w:t xml:space="preserve">Pezzi PH, Guzmán-Rodriguez S, </w:t>
        </w:r>
        <w:proofErr w:type="spellStart"/>
        <w:r w:rsidRPr="00A00C40">
          <w:t>Giudicelli</w:t>
        </w:r>
        <w:proofErr w:type="spellEnd"/>
        <w:r w:rsidRPr="00A00C40">
          <w:t xml:space="preserve"> GC, </w:t>
        </w:r>
        <w:proofErr w:type="spellStart"/>
        <w:r w:rsidRPr="00A00C40">
          <w:t>Turchetto</w:t>
        </w:r>
        <w:proofErr w:type="spellEnd"/>
        <w:r w:rsidRPr="00A00C40">
          <w:t xml:space="preserve"> C, </w:t>
        </w:r>
        <w:proofErr w:type="spellStart"/>
        <w:r w:rsidRPr="00A00C40">
          <w:t>Bombarely</w:t>
        </w:r>
        <w:proofErr w:type="spellEnd"/>
        <w:r w:rsidRPr="00A00C40">
          <w:t xml:space="preserve"> A and Freitas LB (2022) A convoluted tale of hybridization between two </w:t>
        </w:r>
        <w:r w:rsidRPr="00A00C40">
          <w:rPr>
            <w:i/>
            <w:iCs/>
          </w:rPr>
          <w:t>Petunia</w:t>
        </w:r>
        <w:r w:rsidRPr="00A00C40">
          <w:t xml:space="preserve"> species from a transitional zone in South America. </w:t>
        </w:r>
        <w:proofErr w:type="spellStart"/>
        <w:r w:rsidRPr="00A00C40">
          <w:t>Perspect</w:t>
        </w:r>
        <w:proofErr w:type="spellEnd"/>
        <w:r w:rsidRPr="00A00C40">
          <w:t xml:space="preserve"> Plant </w:t>
        </w:r>
        <w:proofErr w:type="spellStart"/>
        <w:r w:rsidRPr="00A00C40">
          <w:t>Ecol</w:t>
        </w:r>
        <w:proofErr w:type="spellEnd"/>
        <w:r w:rsidRPr="00A00C40">
          <w:t xml:space="preserve"> Evol Syst 56:125688.</w:t>
        </w:r>
      </w:ins>
    </w:p>
    <w:p w14:paraId="1FBD7623" w14:textId="77777777" w:rsidR="001951C1" w:rsidRPr="00A00C40" w:rsidRDefault="001951C1" w:rsidP="001951C1">
      <w:pPr>
        <w:pStyle w:val="NoSpacing"/>
        <w:rPr>
          <w:ins w:id="1817" w:author="Office" w:date="2025-09-19T11:02:00Z" w16du:dateUtc="2025-09-19T09:02:00Z"/>
        </w:rPr>
      </w:pPr>
      <w:ins w:id="1818" w:author="Office" w:date="2025-09-19T11:02:00Z" w16du:dateUtc="2025-09-19T09:02:00Z">
        <w:r w:rsidRPr="00A00C40">
          <w:t xml:space="preserve">Pezzi PH, Wheeler LC, Freitas LB and Smith SD (2024) Incomplete lineage sorting and hybridization underlie tree discordance in </w:t>
        </w:r>
        <w:r w:rsidRPr="00A00C40">
          <w:rPr>
            <w:i/>
            <w:iCs/>
          </w:rPr>
          <w:t xml:space="preserve">Petunia </w:t>
        </w:r>
        <w:r w:rsidRPr="00A00C40">
          <w:t>and related genera (</w:t>
        </w:r>
        <w:proofErr w:type="spellStart"/>
        <w:r w:rsidRPr="00A00C40">
          <w:t>Petunieae</w:t>
        </w:r>
        <w:proofErr w:type="spellEnd"/>
        <w:r w:rsidRPr="00A00C40">
          <w:t xml:space="preserve">, Solanaceae). Mol </w:t>
        </w:r>
        <w:proofErr w:type="spellStart"/>
        <w:r w:rsidRPr="00A00C40">
          <w:t>Phylogenet</w:t>
        </w:r>
        <w:proofErr w:type="spellEnd"/>
        <w:r w:rsidRPr="00A00C40">
          <w:t xml:space="preserve"> Evol 198:108136.</w:t>
        </w:r>
      </w:ins>
    </w:p>
    <w:p w14:paraId="4269E8B1" w14:textId="77777777" w:rsidR="001951C1" w:rsidRPr="00A00C40" w:rsidRDefault="001951C1" w:rsidP="001951C1">
      <w:pPr>
        <w:pStyle w:val="NoSpacing"/>
        <w:rPr>
          <w:ins w:id="1819" w:author="Office" w:date="2025-09-19T11:02:00Z" w16du:dateUtc="2025-09-19T09:02:00Z"/>
        </w:rPr>
      </w:pPr>
      <w:ins w:id="1820" w:author="Office" w:date="2025-09-19T11:02:00Z" w16du:dateUtc="2025-09-19T09:02:00Z">
        <w:r w:rsidRPr="00A00C40">
          <w:t xml:space="preserve">Porto TJ, Carnaval AC and da Rocha PLB (2013) </w:t>
        </w:r>
        <w:proofErr w:type="gramStart"/>
        <w:r w:rsidRPr="00A00C40">
          <w:t>Evaluating forest</w:t>
        </w:r>
        <w:proofErr w:type="gramEnd"/>
        <w:r w:rsidRPr="00A00C40">
          <w:t xml:space="preserve"> refugial models using species distribution models, model filling and inclusion: a case study with 14 Brazilian species. Divers </w:t>
        </w:r>
        <w:proofErr w:type="spellStart"/>
        <w:r w:rsidRPr="00A00C40">
          <w:t>Distrib</w:t>
        </w:r>
        <w:proofErr w:type="spellEnd"/>
        <w:r w:rsidRPr="00A00C40">
          <w:t xml:space="preserve"> 19:330–340.</w:t>
        </w:r>
      </w:ins>
    </w:p>
    <w:p w14:paraId="7410AF2E" w14:textId="77777777" w:rsidR="001951C1" w:rsidRPr="00A00C40" w:rsidRDefault="001951C1" w:rsidP="001951C1">
      <w:pPr>
        <w:pStyle w:val="NoSpacing"/>
        <w:rPr>
          <w:ins w:id="1821" w:author="Office" w:date="2025-09-19T11:02:00Z" w16du:dateUtc="2025-09-19T09:02:00Z"/>
        </w:rPr>
      </w:pPr>
      <w:ins w:id="1822" w:author="Office" w:date="2025-09-19T11:02:00Z" w16du:dateUtc="2025-09-19T09:02:00Z">
        <w:r w:rsidRPr="00A00C40">
          <w:t>Reck-</w:t>
        </w:r>
        <w:proofErr w:type="spellStart"/>
        <w:r w:rsidRPr="00A00C40">
          <w:t>Kortmann</w:t>
        </w:r>
        <w:proofErr w:type="spellEnd"/>
        <w:r w:rsidRPr="00A00C40">
          <w:t xml:space="preserve"> M, Silva-Arias GA, </w:t>
        </w:r>
        <w:proofErr w:type="spellStart"/>
        <w:r w:rsidRPr="00A00C40">
          <w:t>Segatto</w:t>
        </w:r>
        <w:proofErr w:type="spellEnd"/>
        <w:r w:rsidRPr="00A00C40">
          <w:t xml:space="preserve"> ALA, </w:t>
        </w:r>
        <w:proofErr w:type="spellStart"/>
        <w:r w:rsidRPr="00A00C40">
          <w:t>Mäder</w:t>
        </w:r>
        <w:proofErr w:type="spellEnd"/>
        <w:r w:rsidRPr="00A00C40">
          <w:t xml:space="preserve"> G, </w:t>
        </w:r>
        <w:proofErr w:type="spellStart"/>
        <w:r w:rsidRPr="00A00C40">
          <w:t>Bonatto</w:t>
        </w:r>
        <w:proofErr w:type="spellEnd"/>
        <w:r w:rsidRPr="00A00C40">
          <w:t xml:space="preserve"> SL and de Freitas LB (2014) </w:t>
        </w:r>
        <w:proofErr w:type="spellStart"/>
        <w:r w:rsidRPr="00A00C40">
          <w:t>Multilocus</w:t>
        </w:r>
        <w:proofErr w:type="spellEnd"/>
        <w:r w:rsidRPr="00A00C40">
          <w:t xml:space="preserve"> phylogeny reconstruction: New insights into the evolutionary history of the genus </w:t>
        </w:r>
        <w:r w:rsidRPr="00A00C40">
          <w:rPr>
            <w:i/>
            <w:iCs/>
          </w:rPr>
          <w:t>Petunia</w:t>
        </w:r>
        <w:r w:rsidRPr="00A00C40">
          <w:t xml:space="preserve">. Mol </w:t>
        </w:r>
        <w:proofErr w:type="spellStart"/>
        <w:r w:rsidRPr="00A00C40">
          <w:t>Phylogenet</w:t>
        </w:r>
        <w:proofErr w:type="spellEnd"/>
        <w:r w:rsidRPr="00A00C40">
          <w:t xml:space="preserve"> Evol 81:19–28.</w:t>
        </w:r>
      </w:ins>
    </w:p>
    <w:p w14:paraId="3F1D7298" w14:textId="77777777" w:rsidR="001951C1" w:rsidRPr="00A00C40" w:rsidRDefault="001951C1" w:rsidP="001951C1">
      <w:pPr>
        <w:pStyle w:val="NoSpacing"/>
        <w:rPr>
          <w:ins w:id="1823" w:author="Office" w:date="2025-09-19T11:02:00Z" w16du:dateUtc="2025-09-19T09:02:00Z"/>
        </w:rPr>
      </w:pPr>
      <w:ins w:id="1824" w:author="Office" w:date="2025-09-19T11:02:00Z" w16du:dateUtc="2025-09-19T09:02:00Z">
        <w:r w:rsidRPr="00A00C40">
          <w:t>Reis TS, Ciampi-</w:t>
        </w:r>
        <w:proofErr w:type="spellStart"/>
        <w:r w:rsidRPr="00A00C40">
          <w:t>Guillardi</w:t>
        </w:r>
        <w:proofErr w:type="spellEnd"/>
        <w:r w:rsidRPr="00A00C40">
          <w:t xml:space="preserve"> M, </w:t>
        </w:r>
        <w:proofErr w:type="spellStart"/>
        <w:r w:rsidRPr="00A00C40">
          <w:t>Bajay</w:t>
        </w:r>
        <w:proofErr w:type="spellEnd"/>
        <w:r w:rsidRPr="00A00C40">
          <w:t xml:space="preserve"> MM, de Souza AP and dos Santos FAM (2015) Elevation as a barrier: genetic structure for an Atlantic rain forest tree (</w:t>
        </w:r>
        <w:proofErr w:type="spellStart"/>
        <w:r w:rsidRPr="00A00C40">
          <w:rPr>
            <w:i/>
            <w:iCs/>
          </w:rPr>
          <w:t>Bathysa</w:t>
        </w:r>
        <w:proofErr w:type="spellEnd"/>
        <w:r w:rsidRPr="00A00C40">
          <w:rPr>
            <w:i/>
            <w:iCs/>
          </w:rPr>
          <w:t xml:space="preserve"> australis</w:t>
        </w:r>
        <w:r w:rsidRPr="00A00C40">
          <w:t xml:space="preserve">) in the Serra do Mar Mountain range, SE Brazil. </w:t>
        </w:r>
        <w:proofErr w:type="spellStart"/>
        <w:r w:rsidRPr="00A00C40">
          <w:t>Ecol</w:t>
        </w:r>
        <w:proofErr w:type="spellEnd"/>
        <w:r w:rsidRPr="00A00C40">
          <w:t xml:space="preserve"> Evol 5:1919–1931.</w:t>
        </w:r>
      </w:ins>
    </w:p>
    <w:p w14:paraId="67C206DC" w14:textId="77777777" w:rsidR="001951C1" w:rsidRPr="00A00C40" w:rsidRDefault="001951C1" w:rsidP="001951C1">
      <w:pPr>
        <w:pStyle w:val="NoSpacing"/>
        <w:rPr>
          <w:ins w:id="1825" w:author="Office" w:date="2025-09-19T11:02:00Z" w16du:dateUtc="2025-09-19T09:02:00Z"/>
        </w:rPr>
      </w:pPr>
      <w:proofErr w:type="spellStart"/>
      <w:ins w:id="1826" w:author="Office" w:date="2025-09-19T11:02:00Z" w16du:dateUtc="2025-09-19T09:02:00Z">
        <w:r w:rsidRPr="00A00C40">
          <w:t>Rieseberg</w:t>
        </w:r>
        <w:proofErr w:type="spellEnd"/>
        <w:r w:rsidRPr="00A00C40">
          <w:t xml:space="preserve"> LH and Willis JH (2007) Plant Speciation. Science 317:910–914.</w:t>
        </w:r>
      </w:ins>
    </w:p>
    <w:p w14:paraId="198E175E" w14:textId="77777777" w:rsidR="001951C1" w:rsidRPr="00A00C40" w:rsidRDefault="001951C1" w:rsidP="001951C1">
      <w:pPr>
        <w:pStyle w:val="NoSpacing"/>
        <w:rPr>
          <w:ins w:id="1827" w:author="Office" w:date="2025-09-19T11:02:00Z" w16du:dateUtc="2025-09-19T09:02:00Z"/>
        </w:rPr>
      </w:pPr>
      <w:ins w:id="1828" w:author="Office" w:date="2025-09-19T11:02:00Z" w16du:dateUtc="2025-09-19T09:02:00Z">
        <w:r w:rsidRPr="00A00C40">
          <w:t xml:space="preserve">Rosenberg NA (2002) The probability of topological concordance of gene trees and species trees. Theor </w:t>
        </w:r>
        <w:proofErr w:type="spellStart"/>
        <w:r w:rsidRPr="00A00C40">
          <w:t>Popul</w:t>
        </w:r>
        <w:proofErr w:type="spellEnd"/>
        <w:r w:rsidRPr="00A00C40">
          <w:t xml:space="preserve"> Biol 61:225–247.</w:t>
        </w:r>
      </w:ins>
    </w:p>
    <w:p w14:paraId="7B2324C5" w14:textId="77777777" w:rsidR="001951C1" w:rsidRPr="00A00C40" w:rsidRDefault="001951C1" w:rsidP="001951C1">
      <w:pPr>
        <w:pStyle w:val="NoSpacing"/>
        <w:rPr>
          <w:ins w:id="1829" w:author="Office" w:date="2025-09-19T11:02:00Z" w16du:dateUtc="2025-09-19T09:02:00Z"/>
        </w:rPr>
      </w:pPr>
      <w:ins w:id="1830" w:author="Office" w:date="2025-09-19T11:02:00Z" w16du:dateUtc="2025-09-19T09:02:00Z">
        <w:r w:rsidRPr="00A00C40">
          <w:t>Rosenberg NA (2003) The shapes of neutral gene genealogies in two species: probabilities of monophyly, paraphyly, and polyphyly in a coalescent model. Evolution 57:1465–1477.</w:t>
        </w:r>
      </w:ins>
    </w:p>
    <w:p w14:paraId="0E469F8B" w14:textId="77777777" w:rsidR="001951C1" w:rsidRPr="00A00C40" w:rsidRDefault="001951C1" w:rsidP="001951C1">
      <w:pPr>
        <w:pStyle w:val="NoSpacing"/>
        <w:rPr>
          <w:ins w:id="1831" w:author="Office" w:date="2025-09-19T11:02:00Z" w16du:dateUtc="2025-09-19T09:02:00Z"/>
        </w:rPr>
      </w:pPr>
      <w:ins w:id="1832" w:author="Office" w:date="2025-09-19T11:02:00Z" w16du:dateUtc="2025-09-19T09:02:00Z">
        <w:r w:rsidRPr="00A00C40">
          <w:t>Rousset F (1997) Genetic differentiation and estimation of gene flow from f-statistics under isolation by distance. Genetics 145:1219–1228.</w:t>
        </w:r>
      </w:ins>
    </w:p>
    <w:p w14:paraId="46634248" w14:textId="77777777" w:rsidR="001951C1" w:rsidRPr="00A00C40" w:rsidRDefault="001951C1" w:rsidP="001951C1">
      <w:pPr>
        <w:pStyle w:val="NoSpacing"/>
        <w:rPr>
          <w:ins w:id="1833" w:author="Office" w:date="2025-09-19T11:02:00Z" w16du:dateUtc="2025-09-19T09:02:00Z"/>
        </w:rPr>
      </w:pPr>
      <w:ins w:id="1834" w:author="Office" w:date="2025-09-19T11:02:00Z" w16du:dateUtc="2025-09-19T09:02:00Z">
        <w:r w:rsidRPr="00A00C40">
          <w:t xml:space="preserve">Rull, V., Montoya, E., </w:t>
        </w:r>
        <w:proofErr w:type="spellStart"/>
        <w:r w:rsidRPr="00A00C40">
          <w:t>Nogué</w:t>
        </w:r>
        <w:proofErr w:type="spellEnd"/>
        <w:r w:rsidRPr="00A00C40">
          <w:t xml:space="preserve">, S., </w:t>
        </w:r>
        <w:proofErr w:type="spellStart"/>
        <w:r w:rsidRPr="00A00C40">
          <w:t>Safont</w:t>
        </w:r>
        <w:proofErr w:type="spellEnd"/>
        <w:r w:rsidRPr="00A00C40">
          <w:t>, E., &amp; Vegas-</w:t>
        </w:r>
        <w:proofErr w:type="spellStart"/>
        <w:r w:rsidRPr="00A00C40">
          <w:t>Vilarrúbia</w:t>
        </w:r>
        <w:proofErr w:type="spellEnd"/>
        <w:r w:rsidRPr="00A00C40">
          <w:t>, T. (2019) Climatic and ecological history of Pantepui and surrounding areas. In Biodiversity of Pantepui (pp. 33–54). Elsevier. https://doi.org/10.1016/B978-0-12-815591-2.00002-1</w:t>
        </w:r>
      </w:ins>
    </w:p>
    <w:p w14:paraId="68F29321" w14:textId="77777777" w:rsidR="001951C1" w:rsidRPr="00A00C40" w:rsidRDefault="001951C1" w:rsidP="001951C1">
      <w:pPr>
        <w:pStyle w:val="NoSpacing"/>
        <w:rPr>
          <w:ins w:id="1835" w:author="Office" w:date="2025-09-19T11:02:00Z" w16du:dateUtc="2025-09-19T09:02:00Z"/>
        </w:rPr>
      </w:pPr>
      <w:ins w:id="1836" w:author="Office" w:date="2025-09-19T11:02:00Z" w16du:dateUtc="2025-09-19T09:02:00Z">
        <w:r w:rsidRPr="00A00C40">
          <w:t xml:space="preserve">Sætre G-P and </w:t>
        </w:r>
        <w:proofErr w:type="spellStart"/>
        <w:r w:rsidRPr="00A00C40">
          <w:t>Ravinet</w:t>
        </w:r>
        <w:proofErr w:type="spellEnd"/>
        <w:r w:rsidRPr="00A00C40">
          <w:t xml:space="preserve"> M (2019) Evolutionary Genetics. </w:t>
        </w:r>
        <w:proofErr w:type="spellStart"/>
        <w:r w:rsidRPr="00A00C40">
          <w:t>doi</w:t>
        </w:r>
        <w:proofErr w:type="spellEnd"/>
        <w:r w:rsidRPr="00A00C40">
          <w:t>: 10.1093/</w:t>
        </w:r>
        <w:proofErr w:type="spellStart"/>
        <w:r w:rsidRPr="00A00C40">
          <w:t>oso</w:t>
        </w:r>
        <w:proofErr w:type="spellEnd"/>
        <w:r w:rsidRPr="00A00C40">
          <w:t>/9780198830917.001.0001</w:t>
        </w:r>
      </w:ins>
    </w:p>
    <w:p w14:paraId="3D034410" w14:textId="77777777" w:rsidR="001951C1" w:rsidRPr="00A00C40" w:rsidRDefault="001951C1" w:rsidP="001951C1">
      <w:pPr>
        <w:pStyle w:val="NoSpacing"/>
        <w:rPr>
          <w:ins w:id="1837" w:author="Office" w:date="2025-09-19T11:02:00Z" w16du:dateUtc="2025-09-19T09:02:00Z"/>
        </w:rPr>
      </w:pPr>
      <w:proofErr w:type="spellStart"/>
      <w:ins w:id="1838" w:author="Office" w:date="2025-09-19T11:02:00Z" w16du:dateUtc="2025-09-19T09:02:00Z">
        <w:r w:rsidRPr="00A00C40">
          <w:t>Segatto</w:t>
        </w:r>
        <w:proofErr w:type="spellEnd"/>
        <w:r w:rsidRPr="00A00C40">
          <w:t xml:space="preserve"> ALA, Reck-</w:t>
        </w:r>
        <w:proofErr w:type="spellStart"/>
        <w:r w:rsidRPr="00A00C40">
          <w:t>Kortmann</w:t>
        </w:r>
        <w:proofErr w:type="spellEnd"/>
        <w:r w:rsidRPr="00A00C40">
          <w:t xml:space="preserve"> M, </w:t>
        </w:r>
        <w:proofErr w:type="spellStart"/>
        <w:r w:rsidRPr="00A00C40">
          <w:t>Turchetto</w:t>
        </w:r>
        <w:proofErr w:type="spellEnd"/>
        <w:r w:rsidRPr="00A00C40">
          <w:t xml:space="preserve"> C and Freitas LB (2017) Multiple markers, niche modelling, and bioregions analyses to evaluate the genetic diversity of a plant species complex. BMC Evol Biol 17:234.</w:t>
        </w:r>
      </w:ins>
    </w:p>
    <w:p w14:paraId="4156E2F1" w14:textId="77777777" w:rsidR="001951C1" w:rsidRPr="00A00C40" w:rsidRDefault="001951C1" w:rsidP="001951C1">
      <w:pPr>
        <w:pStyle w:val="NoSpacing"/>
        <w:rPr>
          <w:ins w:id="1839" w:author="Office" w:date="2025-09-19T11:02:00Z" w16du:dateUtc="2025-09-19T09:02:00Z"/>
        </w:rPr>
      </w:pPr>
      <w:ins w:id="1840" w:author="Office" w:date="2025-09-19T11:02:00Z" w16du:dateUtc="2025-09-19T09:02:00Z">
        <w:r w:rsidRPr="00A00C40">
          <w:lastRenderedPageBreak/>
          <w:t xml:space="preserve">Seltzer G, Rodbell D and </w:t>
        </w:r>
        <w:proofErr w:type="spellStart"/>
        <w:r w:rsidRPr="00A00C40">
          <w:t>Burns</w:t>
        </w:r>
        <w:proofErr w:type="spellEnd"/>
        <w:r w:rsidRPr="00A00C40">
          <w:t xml:space="preserve"> S (2000) Isotopic evidence for late Quaternary climatic change in tropical South America. Geology 28:35.</w:t>
        </w:r>
      </w:ins>
    </w:p>
    <w:p w14:paraId="3D4D1C2E" w14:textId="77777777" w:rsidR="001951C1" w:rsidRPr="00A00C40" w:rsidRDefault="001951C1" w:rsidP="001951C1">
      <w:pPr>
        <w:pStyle w:val="NoSpacing"/>
        <w:rPr>
          <w:ins w:id="1841" w:author="Office" w:date="2025-09-19T11:02:00Z" w16du:dateUtc="2025-09-19T09:02:00Z"/>
        </w:rPr>
      </w:pPr>
      <w:ins w:id="1842" w:author="Office" w:date="2025-09-19T11:02:00Z" w16du:dateUtc="2025-09-19T09:02:00Z">
        <w:r w:rsidRPr="00A00C40">
          <w:t xml:space="preserve">Shafer ABA, Northrup JM, </w:t>
        </w:r>
        <w:proofErr w:type="spellStart"/>
        <w:r w:rsidRPr="00A00C40">
          <w:t>Wikelski</w:t>
        </w:r>
        <w:proofErr w:type="spellEnd"/>
        <w:r w:rsidRPr="00A00C40">
          <w:t xml:space="preserve"> M, Wittemyer G and Wolf JBW (2016) Forecasting Ecological Genomics: high-tech animal instrumentation meets high-throughput sequencing. </w:t>
        </w:r>
        <w:proofErr w:type="spellStart"/>
        <w:r w:rsidRPr="00A00C40">
          <w:t>PLoS</w:t>
        </w:r>
        <w:proofErr w:type="spellEnd"/>
        <w:r w:rsidRPr="00A00C40">
          <w:t xml:space="preserve"> Biol </w:t>
        </w:r>
        <w:proofErr w:type="gramStart"/>
        <w:r w:rsidRPr="00A00C40">
          <w:t>14:e</w:t>
        </w:r>
        <w:proofErr w:type="gramEnd"/>
        <w:r w:rsidRPr="00A00C40">
          <w:t>1002350.</w:t>
        </w:r>
      </w:ins>
    </w:p>
    <w:p w14:paraId="523EE860" w14:textId="77777777" w:rsidR="001951C1" w:rsidRPr="00A00C40" w:rsidRDefault="001951C1" w:rsidP="001951C1">
      <w:pPr>
        <w:pStyle w:val="NoSpacing"/>
        <w:rPr>
          <w:ins w:id="1843" w:author="Office" w:date="2025-09-19T11:02:00Z" w16du:dateUtc="2025-09-19T09:02:00Z"/>
        </w:rPr>
      </w:pPr>
      <w:ins w:id="1844" w:author="Office" w:date="2025-09-19T11:02:00Z" w16du:dateUtc="2025-09-19T09:02:00Z">
        <w:r w:rsidRPr="00A00C40">
          <w:t xml:space="preserve">Shafer ABA, Peart CR, </w:t>
        </w:r>
        <w:proofErr w:type="spellStart"/>
        <w:r w:rsidRPr="00A00C40">
          <w:t>Tusso</w:t>
        </w:r>
        <w:proofErr w:type="spellEnd"/>
        <w:r w:rsidRPr="00A00C40">
          <w:t xml:space="preserve"> S, Maayan I, Brelsford A, Wheat CW and Wolf JBW (2017) Bioinformatic processing of RAD-seq data dramatically impacts downstream population genetic inference. Meth </w:t>
        </w:r>
        <w:proofErr w:type="spellStart"/>
        <w:r w:rsidRPr="00A00C40">
          <w:t>Ecol</w:t>
        </w:r>
        <w:proofErr w:type="spellEnd"/>
        <w:r w:rsidRPr="00A00C40">
          <w:t xml:space="preserve"> Evol 8:907–917.</w:t>
        </w:r>
      </w:ins>
    </w:p>
    <w:p w14:paraId="526598A5" w14:textId="77777777" w:rsidR="001951C1" w:rsidRPr="00A00C40" w:rsidRDefault="001951C1" w:rsidP="001951C1">
      <w:pPr>
        <w:pStyle w:val="NoSpacing"/>
        <w:rPr>
          <w:ins w:id="1845" w:author="Office" w:date="2025-09-19T11:02:00Z" w16du:dateUtc="2025-09-19T09:02:00Z"/>
        </w:rPr>
      </w:pPr>
      <w:ins w:id="1846" w:author="Office" w:date="2025-09-19T11:02:00Z" w16du:dateUtc="2025-09-19T09:02:00Z">
        <w:r w:rsidRPr="00A00C40">
          <w:t xml:space="preserve">Shi MM, Michalski SG, Chen XY and Durka W (2011) Isolation by Elevation: genetic structure at neutral and putatively non-neutral loci in a dominant tree of subtropical forests, </w:t>
        </w:r>
        <w:r w:rsidRPr="00A00C40">
          <w:rPr>
            <w:i/>
            <w:iCs/>
          </w:rPr>
          <w:t xml:space="preserve">Castanopsis </w:t>
        </w:r>
        <w:proofErr w:type="spellStart"/>
        <w:r w:rsidRPr="00A00C40">
          <w:rPr>
            <w:i/>
            <w:iCs/>
          </w:rPr>
          <w:t>eyrei</w:t>
        </w:r>
        <w:proofErr w:type="spellEnd"/>
        <w:r w:rsidRPr="00A00C40">
          <w:t xml:space="preserve">. </w:t>
        </w:r>
        <w:proofErr w:type="spellStart"/>
        <w:r w:rsidRPr="00A00C40">
          <w:t>PLoS</w:t>
        </w:r>
        <w:proofErr w:type="spellEnd"/>
        <w:r w:rsidRPr="00A00C40">
          <w:t xml:space="preserve"> One </w:t>
        </w:r>
        <w:proofErr w:type="gramStart"/>
        <w:r w:rsidRPr="00A00C40">
          <w:t>6:e</w:t>
        </w:r>
        <w:proofErr w:type="gramEnd"/>
        <w:r w:rsidRPr="00A00C40">
          <w:t>21302.</w:t>
        </w:r>
      </w:ins>
    </w:p>
    <w:p w14:paraId="1E9DCFC1" w14:textId="77777777" w:rsidR="001951C1" w:rsidRPr="00A00C40" w:rsidRDefault="001951C1" w:rsidP="001951C1">
      <w:pPr>
        <w:pStyle w:val="NoSpacing"/>
        <w:rPr>
          <w:ins w:id="1847" w:author="Office" w:date="2025-09-19T11:02:00Z" w16du:dateUtc="2025-09-19T09:02:00Z"/>
        </w:rPr>
      </w:pPr>
      <w:ins w:id="1848" w:author="Office" w:date="2025-09-19T11:02:00Z" w16du:dateUtc="2025-09-19T09:02:00Z">
        <w:r w:rsidRPr="00A00C40">
          <w:t xml:space="preserve">Silva GAR, Antonelli A, Lendel A, Moraes E de M and </w:t>
        </w:r>
        <w:proofErr w:type="spellStart"/>
        <w:r w:rsidRPr="00A00C40">
          <w:t>Manfrin</w:t>
        </w:r>
        <w:proofErr w:type="spellEnd"/>
        <w:r w:rsidRPr="00A00C40">
          <w:t xml:space="preserve"> MH (2018) The impact of early Quaternary climate change on the diversification and population dynamics of a South American cactus species. J </w:t>
        </w:r>
        <w:proofErr w:type="spellStart"/>
        <w:r w:rsidRPr="00A00C40">
          <w:t>Biogeogr</w:t>
        </w:r>
        <w:proofErr w:type="spellEnd"/>
        <w:r w:rsidRPr="00A00C40">
          <w:t xml:space="preserve"> 45:76–88.</w:t>
        </w:r>
      </w:ins>
    </w:p>
    <w:p w14:paraId="2737E27A" w14:textId="77777777" w:rsidR="001951C1" w:rsidRPr="00A00C40" w:rsidRDefault="001951C1" w:rsidP="001951C1">
      <w:pPr>
        <w:pStyle w:val="NoSpacing"/>
        <w:rPr>
          <w:ins w:id="1849" w:author="Office" w:date="2025-09-19T11:02:00Z" w16du:dateUtc="2025-09-19T09:02:00Z"/>
        </w:rPr>
      </w:pPr>
      <w:ins w:id="1850" w:author="Office" w:date="2025-09-19T11:02:00Z" w16du:dateUtc="2025-09-19T09:02:00Z">
        <w:r w:rsidRPr="00A00C40">
          <w:t>Silva-Arias GA, Reck-</w:t>
        </w:r>
        <w:proofErr w:type="spellStart"/>
        <w:r w:rsidRPr="00A00C40">
          <w:t>Kortmann</w:t>
        </w:r>
        <w:proofErr w:type="spellEnd"/>
        <w:r w:rsidRPr="00A00C40">
          <w:t xml:space="preserve"> M, Carstens BC, </w:t>
        </w:r>
        <w:proofErr w:type="spellStart"/>
        <w:r w:rsidRPr="00A00C40">
          <w:t>Hasenack</w:t>
        </w:r>
        <w:proofErr w:type="spellEnd"/>
        <w:r w:rsidRPr="00A00C40">
          <w:t xml:space="preserve"> H, </w:t>
        </w:r>
        <w:proofErr w:type="spellStart"/>
        <w:r w:rsidRPr="00A00C40">
          <w:t>Bonatto</w:t>
        </w:r>
        <w:proofErr w:type="spellEnd"/>
        <w:r w:rsidRPr="00A00C40">
          <w:t xml:space="preserve"> SL and Freitas LB (2017) From inland to the coast: Spatial and environmental signatures on the genetic diversity in the colonization of the South Atlantic Coastal Plain. </w:t>
        </w:r>
        <w:proofErr w:type="spellStart"/>
        <w:r w:rsidRPr="00A00C40">
          <w:t>Perspect</w:t>
        </w:r>
        <w:proofErr w:type="spellEnd"/>
        <w:r w:rsidRPr="00A00C40">
          <w:t xml:space="preserve"> Plant </w:t>
        </w:r>
        <w:proofErr w:type="spellStart"/>
        <w:r w:rsidRPr="00A00C40">
          <w:t>Ecol</w:t>
        </w:r>
        <w:proofErr w:type="spellEnd"/>
        <w:r w:rsidRPr="00A00C40">
          <w:t xml:space="preserve"> Evol Syst 28:47–57.</w:t>
        </w:r>
      </w:ins>
    </w:p>
    <w:p w14:paraId="25F8211D" w14:textId="77777777" w:rsidR="001951C1" w:rsidRPr="00A00C40" w:rsidRDefault="001951C1" w:rsidP="001951C1">
      <w:pPr>
        <w:pStyle w:val="NoSpacing"/>
        <w:rPr>
          <w:ins w:id="1851" w:author="Office" w:date="2025-09-19T11:02:00Z" w16du:dateUtc="2025-09-19T09:02:00Z"/>
        </w:rPr>
      </w:pPr>
      <w:ins w:id="1852" w:author="Office" w:date="2025-09-19T11:02:00Z" w16du:dateUtc="2025-09-19T09:02:00Z">
        <w:r w:rsidRPr="00A00C40">
          <w:t>Slatkin M (1987) Gene flow and the geographic structure of natural populations. Science 236:787–792.</w:t>
        </w:r>
      </w:ins>
    </w:p>
    <w:p w14:paraId="3B1B1141" w14:textId="77777777" w:rsidR="001951C1" w:rsidRPr="00A00C40" w:rsidRDefault="001951C1" w:rsidP="001951C1">
      <w:pPr>
        <w:pStyle w:val="NoSpacing"/>
        <w:rPr>
          <w:ins w:id="1853" w:author="Office" w:date="2025-09-19T11:02:00Z" w16du:dateUtc="2025-09-19T09:02:00Z"/>
        </w:rPr>
      </w:pPr>
      <w:ins w:id="1854" w:author="Office" w:date="2025-09-19T11:02:00Z" w16du:dateUtc="2025-09-19T09:02:00Z">
        <w:r w:rsidRPr="00A00C40">
          <w:t>Slatkin M (1993) Isolation by distance in equilibrium and non-equilibrium populations. Evolution 47:264–279.</w:t>
        </w:r>
      </w:ins>
    </w:p>
    <w:p w14:paraId="1871BB8A" w14:textId="77777777" w:rsidR="001951C1" w:rsidRPr="00A00C40" w:rsidRDefault="001951C1" w:rsidP="001951C1">
      <w:pPr>
        <w:pStyle w:val="NoSpacing"/>
        <w:rPr>
          <w:ins w:id="1855" w:author="Office" w:date="2025-09-19T11:02:00Z" w16du:dateUtc="2025-09-19T09:02:00Z"/>
        </w:rPr>
      </w:pPr>
      <w:ins w:id="1856" w:author="Office" w:date="2025-09-19T11:02:00Z" w16du:dateUtc="2025-09-19T09:02:00Z">
        <w:r w:rsidRPr="00A00C40">
          <w:t xml:space="preserve">Soares LS, Fagundes NJR and Freitas LB (2023) Past climate changes and geographical barriers: the evolutionary history of a subtropical highland grassland species of Solanaceae, </w:t>
        </w:r>
        <w:r w:rsidRPr="00A00C40">
          <w:rPr>
            <w:i/>
            <w:iCs/>
          </w:rPr>
          <w:t xml:space="preserve">Petunia </w:t>
        </w:r>
        <w:proofErr w:type="spellStart"/>
        <w:r w:rsidRPr="00A00C40">
          <w:rPr>
            <w:i/>
            <w:iCs/>
          </w:rPr>
          <w:t>altiplana</w:t>
        </w:r>
        <w:proofErr w:type="spellEnd"/>
        <w:r w:rsidRPr="00A00C40">
          <w:t>. Bot J Lin Soc 201:510-529.</w:t>
        </w:r>
      </w:ins>
    </w:p>
    <w:p w14:paraId="5E345733" w14:textId="77777777" w:rsidR="001951C1" w:rsidRPr="00A00C40" w:rsidRDefault="001951C1" w:rsidP="001951C1">
      <w:pPr>
        <w:pStyle w:val="NoSpacing"/>
        <w:rPr>
          <w:ins w:id="1857" w:author="Office" w:date="2025-09-19T11:02:00Z" w16du:dateUtc="2025-09-19T09:02:00Z"/>
        </w:rPr>
      </w:pPr>
      <w:ins w:id="1858" w:author="Office" w:date="2025-09-19T11:02:00Z" w16du:dateUtc="2025-09-19T09:02:00Z">
        <w:r w:rsidRPr="00A00C40">
          <w:t xml:space="preserve">Souza A, </w:t>
        </w:r>
        <w:proofErr w:type="spellStart"/>
        <w:r w:rsidRPr="00A00C40">
          <w:t>Giudicelli</w:t>
        </w:r>
        <w:proofErr w:type="spellEnd"/>
        <w:r w:rsidRPr="00A00C40">
          <w:t xml:space="preserve"> GC, Teixeira MC, </w:t>
        </w:r>
        <w:proofErr w:type="spellStart"/>
        <w:r w:rsidRPr="00A00C40">
          <w:t>Turchetto</w:t>
        </w:r>
        <w:proofErr w:type="spellEnd"/>
        <w:r w:rsidRPr="00A00C40">
          <w:t xml:space="preserve"> C, </w:t>
        </w:r>
        <w:proofErr w:type="spellStart"/>
        <w:r w:rsidRPr="00A00C40">
          <w:t>Bonatto</w:t>
        </w:r>
        <w:proofErr w:type="spellEnd"/>
        <w:r w:rsidRPr="00A00C40">
          <w:t xml:space="preserve"> SL and Freitas LB (2022) Genetic diversity in micro-endemic plants from highland grasslands in southern Brazil. Bot J Lin Soc 199:235–251.</w:t>
        </w:r>
      </w:ins>
    </w:p>
    <w:p w14:paraId="190236F7" w14:textId="77777777" w:rsidR="001951C1" w:rsidRPr="00A00C40" w:rsidRDefault="001951C1" w:rsidP="001951C1">
      <w:pPr>
        <w:pStyle w:val="NoSpacing"/>
        <w:rPr>
          <w:ins w:id="1859" w:author="Office" w:date="2025-09-19T11:02:00Z" w16du:dateUtc="2025-09-19T09:02:00Z"/>
        </w:rPr>
      </w:pPr>
      <w:ins w:id="1860" w:author="Office" w:date="2025-09-19T11:02:00Z" w16du:dateUtc="2025-09-19T09:02:00Z">
        <w:r w:rsidRPr="00A00C40">
          <w:t xml:space="preserve">Souza, AC, Soares, LS, Backes, A, Simon, L, Pezzi, PH, </w:t>
        </w:r>
        <w:proofErr w:type="spellStart"/>
        <w:r w:rsidRPr="00A00C40">
          <w:t>Turchetto</w:t>
        </w:r>
        <w:proofErr w:type="spellEnd"/>
        <w:r w:rsidRPr="00A00C40">
          <w:t xml:space="preserve">, C, &amp; Freitas, LB (2024). Correction to: Unravelling the genetic diversity and taxonomic ambiguities of endemic </w:t>
        </w:r>
        <w:r w:rsidRPr="00A00C40">
          <w:rPr>
            <w:i/>
            <w:iCs/>
          </w:rPr>
          <w:t>Petunia</w:t>
        </w:r>
        <w:r w:rsidRPr="00A00C40">
          <w:t xml:space="preserve"> species from subtropical highland grasslands. Bot J Lin Soc 206:141-150.</w:t>
        </w:r>
      </w:ins>
    </w:p>
    <w:p w14:paraId="050369BE" w14:textId="77777777" w:rsidR="001951C1" w:rsidRPr="00A00C40" w:rsidRDefault="001951C1" w:rsidP="001951C1">
      <w:pPr>
        <w:pStyle w:val="NoSpacing"/>
        <w:rPr>
          <w:ins w:id="1861" w:author="Office" w:date="2025-09-19T11:02:00Z" w16du:dateUtc="2025-09-19T09:02:00Z"/>
        </w:rPr>
      </w:pPr>
      <w:ins w:id="1862" w:author="Office" w:date="2025-09-19T11:02:00Z" w16du:dateUtc="2025-09-19T09:02:00Z">
        <w:r w:rsidRPr="00A00C40">
          <w:t xml:space="preserve">Steenwyk JL, Li Y, Zhou X, Shen X-X and Rokas A (2023) Incongruence in the </w:t>
        </w:r>
        <w:proofErr w:type="spellStart"/>
        <w:r w:rsidRPr="00A00C40">
          <w:t>phylogenomics</w:t>
        </w:r>
        <w:proofErr w:type="spellEnd"/>
        <w:r w:rsidRPr="00A00C40">
          <w:t xml:space="preserve"> era. Nat Rev Genet 24:834–850.</w:t>
        </w:r>
      </w:ins>
    </w:p>
    <w:p w14:paraId="6EFC407D" w14:textId="77777777" w:rsidR="001951C1" w:rsidRPr="00A00C40" w:rsidRDefault="001951C1" w:rsidP="001951C1">
      <w:pPr>
        <w:pStyle w:val="NoSpacing"/>
        <w:rPr>
          <w:ins w:id="1863" w:author="Office" w:date="2025-09-19T11:02:00Z" w16du:dateUtc="2025-09-19T09:02:00Z"/>
        </w:rPr>
      </w:pPr>
      <w:proofErr w:type="spellStart"/>
      <w:ins w:id="1864" w:author="Office" w:date="2025-09-19T11:02:00Z" w16du:dateUtc="2025-09-19T09:02:00Z">
        <w:r w:rsidRPr="00A00C40">
          <w:t>Stehmann</w:t>
        </w:r>
        <w:proofErr w:type="spellEnd"/>
        <w:r w:rsidRPr="00A00C40">
          <w:t xml:space="preserve"> JR and Larocca J (2023) </w:t>
        </w:r>
        <w:r w:rsidRPr="00A00C40">
          <w:rPr>
            <w:i/>
            <w:iCs/>
          </w:rPr>
          <w:t xml:space="preserve">Petunia </w:t>
        </w:r>
        <w:proofErr w:type="spellStart"/>
        <w:r w:rsidRPr="00A00C40">
          <w:rPr>
            <w:i/>
            <w:iCs/>
          </w:rPr>
          <w:t>toropiensis</w:t>
        </w:r>
        <w:proofErr w:type="spellEnd"/>
        <w:r w:rsidRPr="00A00C40">
          <w:t xml:space="preserve"> (Solanaceae): A surprising new species endemic from </w:t>
        </w:r>
        <w:proofErr w:type="spellStart"/>
        <w:r w:rsidRPr="00A00C40">
          <w:t>Toropi</w:t>
        </w:r>
        <w:proofErr w:type="spellEnd"/>
        <w:r w:rsidRPr="00A00C40">
          <w:t xml:space="preserve"> river basin in southern Brazil. Acta Bot Bras 37: e20220266.</w:t>
        </w:r>
      </w:ins>
    </w:p>
    <w:p w14:paraId="5E42EA87" w14:textId="77777777" w:rsidR="001951C1" w:rsidRPr="00A00C40" w:rsidRDefault="001951C1" w:rsidP="001951C1">
      <w:pPr>
        <w:pStyle w:val="NoSpacing"/>
        <w:rPr>
          <w:ins w:id="1865" w:author="Office" w:date="2025-09-19T11:02:00Z" w16du:dateUtc="2025-09-19T09:02:00Z"/>
        </w:rPr>
      </w:pPr>
      <w:proofErr w:type="spellStart"/>
      <w:ins w:id="1866" w:author="Office" w:date="2025-09-19T11:02:00Z" w16du:dateUtc="2025-09-19T09:02:00Z">
        <w:r w:rsidRPr="00A00C40">
          <w:lastRenderedPageBreak/>
          <w:t>Stehmann</w:t>
        </w:r>
        <w:proofErr w:type="spellEnd"/>
        <w:r w:rsidRPr="00A00C40">
          <w:t xml:space="preserve"> JR, Lorenz-Lemke AP, Freitas LB and Semir J (2009) The Genus </w:t>
        </w:r>
        <w:r w:rsidRPr="00A00C40">
          <w:rPr>
            <w:i/>
            <w:iCs/>
          </w:rPr>
          <w:t>Petunia</w:t>
        </w:r>
        <w:r w:rsidRPr="00A00C40">
          <w:t xml:space="preserve">. </w:t>
        </w:r>
        <w:r w:rsidRPr="00A00C40">
          <w:rPr>
            <w:b/>
            <w:bCs/>
            <w:i/>
            <w:iCs/>
          </w:rPr>
          <w:t>Petunia</w:t>
        </w:r>
        <w:r w:rsidRPr="00A00C40">
          <w:t>. Springer New York, New York, NY, pp 1–28</w:t>
        </w:r>
      </w:ins>
    </w:p>
    <w:p w14:paraId="482C2545" w14:textId="77777777" w:rsidR="001951C1" w:rsidRPr="00A00C40" w:rsidRDefault="001951C1" w:rsidP="001951C1">
      <w:pPr>
        <w:pStyle w:val="NoSpacing"/>
        <w:rPr>
          <w:ins w:id="1867" w:author="Office" w:date="2025-09-19T11:02:00Z" w16du:dateUtc="2025-09-19T09:02:00Z"/>
        </w:rPr>
      </w:pPr>
      <w:ins w:id="1868" w:author="Office" w:date="2025-09-19T11:02:00Z" w16du:dateUtc="2025-09-19T09:02:00Z">
        <w:r w:rsidRPr="00A00C40">
          <w:t>Takahata N (1989) Gene genealogy in three related populations: consistency probability between gene and population trees. Genetics 122:957–66.</w:t>
        </w:r>
      </w:ins>
    </w:p>
    <w:p w14:paraId="609E94F1" w14:textId="77777777" w:rsidR="001951C1" w:rsidRPr="00A00C40" w:rsidRDefault="001951C1" w:rsidP="001951C1">
      <w:pPr>
        <w:pStyle w:val="NoSpacing"/>
        <w:rPr>
          <w:ins w:id="1869" w:author="Office" w:date="2025-09-19T11:02:00Z" w16du:dateUtc="2025-09-19T09:02:00Z"/>
        </w:rPr>
      </w:pPr>
      <w:ins w:id="1870" w:author="Office" w:date="2025-09-19T11:02:00Z" w16du:dateUtc="2025-09-19T09:02:00Z">
        <w:r w:rsidRPr="00A00C40">
          <w:t xml:space="preserve">Teixeira MC, </w:t>
        </w:r>
        <w:proofErr w:type="spellStart"/>
        <w:r w:rsidRPr="00A00C40">
          <w:t>Turchetto</w:t>
        </w:r>
        <w:proofErr w:type="spellEnd"/>
        <w:r w:rsidRPr="00A00C40">
          <w:t xml:space="preserve"> C, Hartke S, Schnitzler CK and Freitas LB (2019) Morphological and genetic perspectives of hybridization in two contact zones of closely related species of </w:t>
        </w:r>
        <w:r w:rsidRPr="00A00C40">
          <w:rPr>
            <w:i/>
            <w:iCs/>
          </w:rPr>
          <w:t>Petunia</w:t>
        </w:r>
        <w:r w:rsidRPr="00A00C40">
          <w:t xml:space="preserve"> (Solanaceae) in southern Brazil. Acta Bot Bras 33:734–740.</w:t>
        </w:r>
      </w:ins>
    </w:p>
    <w:p w14:paraId="3EC4C954" w14:textId="77777777" w:rsidR="001951C1" w:rsidRPr="00A00C40" w:rsidRDefault="001951C1" w:rsidP="001951C1">
      <w:pPr>
        <w:pStyle w:val="NoSpacing"/>
        <w:rPr>
          <w:ins w:id="1871" w:author="Office" w:date="2025-09-19T11:02:00Z" w16du:dateUtc="2025-09-19T09:02:00Z"/>
        </w:rPr>
      </w:pPr>
      <w:ins w:id="1872" w:author="Office" w:date="2025-09-19T11:02:00Z" w16du:dateUtc="2025-09-19T09:02:00Z">
        <w:r w:rsidRPr="00A00C40">
          <w:t xml:space="preserve">Teixeira MC, </w:t>
        </w:r>
        <w:proofErr w:type="spellStart"/>
        <w:r w:rsidRPr="00A00C40">
          <w:t>Turchetto</w:t>
        </w:r>
        <w:proofErr w:type="spellEnd"/>
        <w:r w:rsidRPr="00A00C40">
          <w:t xml:space="preserve"> C, </w:t>
        </w:r>
        <w:proofErr w:type="spellStart"/>
        <w:r w:rsidRPr="00A00C40">
          <w:t>Maestri</w:t>
        </w:r>
        <w:proofErr w:type="spellEnd"/>
        <w:r w:rsidRPr="00A00C40">
          <w:t xml:space="preserve"> R and Freitas LB (2020) Morphological characterization of sympatric and allopatric populations of </w:t>
        </w:r>
        <w:r w:rsidRPr="00A00C40">
          <w:rPr>
            <w:i/>
            <w:iCs/>
          </w:rPr>
          <w:t>Petunia axillaris</w:t>
        </w:r>
        <w:r w:rsidRPr="00A00C40">
          <w:t xml:space="preserve"> and </w:t>
        </w:r>
        <w:r w:rsidRPr="00A00C40">
          <w:rPr>
            <w:i/>
            <w:iCs/>
          </w:rPr>
          <w:t xml:space="preserve">P. </w:t>
        </w:r>
        <w:proofErr w:type="spellStart"/>
        <w:r w:rsidRPr="00A00C40">
          <w:rPr>
            <w:i/>
            <w:iCs/>
          </w:rPr>
          <w:t>exserta</w:t>
        </w:r>
        <w:proofErr w:type="spellEnd"/>
        <w:r w:rsidRPr="00A00C40">
          <w:t xml:space="preserve"> (Solanaceae). Bot J Lin Soc 192:550–567.</w:t>
        </w:r>
      </w:ins>
    </w:p>
    <w:p w14:paraId="1E6C64F3" w14:textId="77777777" w:rsidR="001951C1" w:rsidRPr="00A00C40" w:rsidRDefault="001951C1" w:rsidP="001951C1">
      <w:pPr>
        <w:pStyle w:val="NoSpacing"/>
        <w:rPr>
          <w:ins w:id="1873" w:author="Office" w:date="2025-09-19T11:02:00Z" w16du:dateUtc="2025-09-19T09:02:00Z"/>
        </w:rPr>
      </w:pPr>
      <w:ins w:id="1874" w:author="Office" w:date="2025-09-19T11:02:00Z" w16du:dateUtc="2025-09-19T09:02:00Z">
        <w:r w:rsidRPr="00A00C40">
          <w:t xml:space="preserve">Therkildsen NO and </w:t>
        </w:r>
        <w:proofErr w:type="spellStart"/>
        <w:r w:rsidRPr="00A00C40">
          <w:t>Palumbi</w:t>
        </w:r>
        <w:proofErr w:type="spellEnd"/>
        <w:r w:rsidRPr="00A00C40">
          <w:t xml:space="preserve"> SR (2017) Practical </w:t>
        </w:r>
        <w:proofErr w:type="gramStart"/>
        <w:r w:rsidRPr="00A00C40">
          <w:t>low-coverage</w:t>
        </w:r>
        <w:proofErr w:type="gramEnd"/>
        <w:r w:rsidRPr="00A00C40">
          <w:t xml:space="preserve"> </w:t>
        </w:r>
        <w:proofErr w:type="spellStart"/>
        <w:r w:rsidRPr="00A00C40">
          <w:t>genomewide</w:t>
        </w:r>
        <w:proofErr w:type="spellEnd"/>
        <w:r w:rsidRPr="00A00C40">
          <w:t xml:space="preserve"> sequencing of hundreds of individually barcoded samples for population and evolutionary genomics in </w:t>
        </w:r>
        <w:proofErr w:type="spellStart"/>
        <w:r w:rsidRPr="00A00C40">
          <w:t>nonmodel</w:t>
        </w:r>
        <w:proofErr w:type="spellEnd"/>
        <w:r w:rsidRPr="00A00C40">
          <w:t xml:space="preserve"> species. Mol </w:t>
        </w:r>
        <w:proofErr w:type="spellStart"/>
        <w:r w:rsidRPr="00A00C40">
          <w:t>Ecol</w:t>
        </w:r>
        <w:proofErr w:type="spellEnd"/>
        <w:r w:rsidRPr="00A00C40">
          <w:t xml:space="preserve"> </w:t>
        </w:r>
        <w:proofErr w:type="spellStart"/>
        <w:r w:rsidRPr="00A00C40">
          <w:t>Resour</w:t>
        </w:r>
        <w:proofErr w:type="spellEnd"/>
        <w:r w:rsidRPr="00A00C40">
          <w:t xml:space="preserve"> 17:194–208.</w:t>
        </w:r>
      </w:ins>
    </w:p>
    <w:p w14:paraId="3F69720E" w14:textId="77777777" w:rsidR="001951C1" w:rsidRPr="00A00C40" w:rsidRDefault="001951C1" w:rsidP="001951C1">
      <w:pPr>
        <w:pStyle w:val="NoSpacing"/>
        <w:rPr>
          <w:ins w:id="1875" w:author="Office" w:date="2025-09-19T11:02:00Z" w16du:dateUtc="2025-09-19T09:02:00Z"/>
        </w:rPr>
      </w:pPr>
      <w:proofErr w:type="spellStart"/>
      <w:ins w:id="1876" w:author="Office" w:date="2025-09-19T11:02:00Z" w16du:dateUtc="2025-09-19T09:02:00Z">
        <w:r w:rsidRPr="00A00C40">
          <w:t>Turchetto</w:t>
        </w:r>
        <w:proofErr w:type="spellEnd"/>
        <w:r w:rsidRPr="00A00C40">
          <w:t xml:space="preserve"> C, Schnitzler CK and Freitas LB (2019a) Species boundary and extensive hybridization and introgression in </w:t>
        </w:r>
        <w:r w:rsidRPr="00A00C40">
          <w:rPr>
            <w:i/>
            <w:iCs/>
          </w:rPr>
          <w:t>Petunia</w:t>
        </w:r>
        <w:r w:rsidRPr="00A00C40">
          <w:t>. Acta Bot Bras 33:724–733.</w:t>
        </w:r>
      </w:ins>
    </w:p>
    <w:p w14:paraId="4B494A44" w14:textId="77777777" w:rsidR="001951C1" w:rsidRPr="00A00C40" w:rsidRDefault="001951C1" w:rsidP="001951C1">
      <w:pPr>
        <w:pStyle w:val="NoSpacing"/>
        <w:rPr>
          <w:ins w:id="1877" w:author="Office" w:date="2025-09-19T11:02:00Z" w16du:dateUtc="2025-09-19T09:02:00Z"/>
        </w:rPr>
      </w:pPr>
      <w:proofErr w:type="spellStart"/>
      <w:ins w:id="1878" w:author="Office" w:date="2025-09-19T11:02:00Z" w16du:dateUtc="2025-09-19T09:02:00Z">
        <w:r w:rsidRPr="00A00C40">
          <w:t>Turchetto</w:t>
        </w:r>
        <w:proofErr w:type="spellEnd"/>
        <w:r w:rsidRPr="00A00C40">
          <w:t xml:space="preserve"> C, </w:t>
        </w:r>
        <w:proofErr w:type="spellStart"/>
        <w:r w:rsidRPr="00A00C40">
          <w:t>Segatto</w:t>
        </w:r>
        <w:proofErr w:type="spellEnd"/>
        <w:r w:rsidRPr="00A00C40">
          <w:t xml:space="preserve"> ALA, </w:t>
        </w:r>
        <w:proofErr w:type="spellStart"/>
        <w:r w:rsidRPr="00A00C40">
          <w:t>Beduschi</w:t>
        </w:r>
        <w:proofErr w:type="spellEnd"/>
        <w:r w:rsidRPr="00A00C40">
          <w:t xml:space="preserve"> J, </w:t>
        </w:r>
        <w:proofErr w:type="spellStart"/>
        <w:r w:rsidRPr="00A00C40">
          <w:t>Bonatto</w:t>
        </w:r>
        <w:proofErr w:type="spellEnd"/>
        <w:r w:rsidRPr="00A00C40">
          <w:t xml:space="preserve"> SL and Freitas LB (2015) Genetic differentiation and hybrid identification using microsatellite markers in closely related wild species. </w:t>
        </w:r>
        <w:proofErr w:type="spellStart"/>
        <w:r w:rsidRPr="00A00C40">
          <w:t>AoB</w:t>
        </w:r>
        <w:proofErr w:type="spellEnd"/>
        <w:r w:rsidRPr="00A00C40">
          <w:t xml:space="preserve"> Plants </w:t>
        </w:r>
        <w:proofErr w:type="gramStart"/>
        <w:r w:rsidRPr="00A00C40">
          <w:t>7:plv</w:t>
        </w:r>
        <w:proofErr w:type="gramEnd"/>
        <w:r w:rsidRPr="00A00C40">
          <w:t>084.</w:t>
        </w:r>
      </w:ins>
    </w:p>
    <w:p w14:paraId="55B301F8" w14:textId="77777777" w:rsidR="001951C1" w:rsidRPr="00A00C40" w:rsidRDefault="001951C1" w:rsidP="001951C1">
      <w:pPr>
        <w:pStyle w:val="NoSpacing"/>
        <w:rPr>
          <w:ins w:id="1879" w:author="Office" w:date="2025-09-19T11:02:00Z" w16du:dateUtc="2025-09-19T09:02:00Z"/>
        </w:rPr>
      </w:pPr>
      <w:proofErr w:type="spellStart"/>
      <w:ins w:id="1880" w:author="Office" w:date="2025-09-19T11:02:00Z" w16du:dateUtc="2025-09-19T09:02:00Z">
        <w:r w:rsidRPr="00A00C40">
          <w:t>Turchetto</w:t>
        </w:r>
        <w:proofErr w:type="spellEnd"/>
        <w:r w:rsidRPr="00A00C40">
          <w:t xml:space="preserve"> C, </w:t>
        </w:r>
        <w:proofErr w:type="spellStart"/>
        <w:r w:rsidRPr="00A00C40">
          <w:t>Segatto</w:t>
        </w:r>
        <w:proofErr w:type="spellEnd"/>
        <w:r w:rsidRPr="00A00C40">
          <w:t xml:space="preserve"> ALA, Silva-Arias GA, </w:t>
        </w:r>
        <w:proofErr w:type="spellStart"/>
        <w:r w:rsidRPr="00A00C40">
          <w:t>Beduschi</w:t>
        </w:r>
        <w:proofErr w:type="spellEnd"/>
        <w:r w:rsidRPr="00A00C40">
          <w:t xml:space="preserve"> J, Kuhlemeier C, </w:t>
        </w:r>
        <w:proofErr w:type="spellStart"/>
        <w:r w:rsidRPr="00A00C40">
          <w:t>Bonatto</w:t>
        </w:r>
        <w:proofErr w:type="spellEnd"/>
        <w:r w:rsidRPr="00A00C40">
          <w:t xml:space="preserve"> SL and Freitas LB (2019b) Contact zones and their consequences: hybridization between two ecologically isolated wild </w:t>
        </w:r>
        <w:r w:rsidRPr="00A00C40">
          <w:rPr>
            <w:i/>
            <w:iCs/>
          </w:rPr>
          <w:t>Petunia</w:t>
        </w:r>
        <w:r w:rsidRPr="00A00C40">
          <w:t xml:space="preserve"> species. Bot J Lin Soc 190:421-435.</w:t>
        </w:r>
      </w:ins>
    </w:p>
    <w:p w14:paraId="4F5F7D2E" w14:textId="77777777" w:rsidR="001951C1" w:rsidRPr="00A00C40" w:rsidRDefault="001951C1" w:rsidP="001951C1">
      <w:pPr>
        <w:pStyle w:val="NoSpacing"/>
        <w:rPr>
          <w:ins w:id="1881" w:author="Office" w:date="2025-09-19T11:02:00Z" w16du:dateUtc="2025-09-19T09:02:00Z"/>
        </w:rPr>
      </w:pPr>
      <w:proofErr w:type="spellStart"/>
      <w:ins w:id="1882" w:author="Office" w:date="2025-09-19T11:02:00Z" w16du:dateUtc="2025-09-19T09:02:00Z">
        <w:r w:rsidRPr="00A00C40">
          <w:t>Twyford</w:t>
        </w:r>
        <w:proofErr w:type="spellEnd"/>
        <w:r w:rsidRPr="00A00C40">
          <w:t xml:space="preserve"> AD and </w:t>
        </w:r>
        <w:proofErr w:type="spellStart"/>
        <w:r w:rsidRPr="00A00C40">
          <w:t>Ennos</w:t>
        </w:r>
        <w:proofErr w:type="spellEnd"/>
        <w:r w:rsidRPr="00A00C40">
          <w:t xml:space="preserve"> RA (2012) Next-generation hybridization and introgression. Heredity 108:179–189.</w:t>
        </w:r>
      </w:ins>
    </w:p>
    <w:p w14:paraId="1D5231BE" w14:textId="77777777" w:rsidR="001951C1" w:rsidRPr="00A00C40" w:rsidRDefault="001951C1" w:rsidP="001951C1">
      <w:pPr>
        <w:pStyle w:val="NoSpacing"/>
        <w:rPr>
          <w:ins w:id="1883" w:author="Office" w:date="2025-09-19T11:02:00Z" w16du:dateUtc="2025-09-19T09:02:00Z"/>
        </w:rPr>
      </w:pPr>
      <w:ins w:id="1884" w:author="Office" w:date="2025-09-19T11:02:00Z" w16du:dateUtc="2025-09-19T09:02:00Z">
        <w:r w:rsidRPr="00A00C40">
          <w:t>Valiente-</w:t>
        </w:r>
        <w:proofErr w:type="spellStart"/>
        <w:r w:rsidRPr="00A00C40">
          <w:t>Mullor</w:t>
        </w:r>
        <w:proofErr w:type="spellEnd"/>
        <w:r w:rsidRPr="00A00C40">
          <w:t xml:space="preserve"> C, </w:t>
        </w:r>
        <w:proofErr w:type="spellStart"/>
        <w:r w:rsidRPr="00A00C40">
          <w:t>Beamud</w:t>
        </w:r>
        <w:proofErr w:type="spellEnd"/>
        <w:r w:rsidRPr="00A00C40">
          <w:t xml:space="preserve"> B, Ansari I, Frances-Cuesta C, Garcia-Gonzalez N, Mejia L, Ruiz-Hueso P and Gonzalez-Candelas F (2021) One is not enough: On the effects of reference genome for the mapping and subsequent analyses of short-reads. </w:t>
        </w:r>
        <w:proofErr w:type="spellStart"/>
        <w:r w:rsidRPr="00A00C40">
          <w:t>PLoS</w:t>
        </w:r>
        <w:proofErr w:type="spellEnd"/>
        <w:r w:rsidRPr="00A00C40">
          <w:t xml:space="preserve"> Comput Biol </w:t>
        </w:r>
        <w:proofErr w:type="gramStart"/>
        <w:r w:rsidRPr="00A00C40">
          <w:t>17:e</w:t>
        </w:r>
        <w:proofErr w:type="gramEnd"/>
        <w:r w:rsidRPr="00A00C40">
          <w:t>1008678.</w:t>
        </w:r>
      </w:ins>
    </w:p>
    <w:p w14:paraId="754B0C4E" w14:textId="77777777" w:rsidR="001951C1" w:rsidRPr="00A00C40" w:rsidRDefault="001951C1" w:rsidP="001951C1">
      <w:pPr>
        <w:pStyle w:val="NoSpacing"/>
        <w:rPr>
          <w:ins w:id="1885" w:author="Office" w:date="2025-09-19T11:02:00Z" w16du:dateUtc="2025-09-19T09:02:00Z"/>
        </w:rPr>
      </w:pPr>
      <w:ins w:id="1886" w:author="Office" w:date="2025-09-19T11:02:00Z" w16du:dateUtc="2025-09-19T09:02:00Z">
        <w:r w:rsidRPr="00A00C40">
          <w:t xml:space="preserve">Van </w:t>
        </w:r>
        <w:proofErr w:type="spellStart"/>
        <w:r w:rsidRPr="00A00C40">
          <w:t>Strien</w:t>
        </w:r>
        <w:proofErr w:type="spellEnd"/>
        <w:r w:rsidRPr="00A00C40">
          <w:t xml:space="preserve"> MJ, </w:t>
        </w:r>
        <w:proofErr w:type="spellStart"/>
        <w:r w:rsidRPr="00A00C40">
          <w:t>Holderegger</w:t>
        </w:r>
        <w:proofErr w:type="spellEnd"/>
        <w:r w:rsidRPr="00A00C40">
          <w:t xml:space="preserve"> R and Van Heck HJ (2015) Isolation-by-distance in landscapes: considerations for landscape genetics. Heredity 114:27.</w:t>
        </w:r>
      </w:ins>
    </w:p>
    <w:p w14:paraId="5B23F4B6" w14:textId="77777777" w:rsidR="001951C1" w:rsidRPr="00A00C40" w:rsidRDefault="001951C1" w:rsidP="001951C1">
      <w:pPr>
        <w:pStyle w:val="NoSpacing"/>
        <w:rPr>
          <w:ins w:id="1887" w:author="Office" w:date="2025-09-19T11:02:00Z" w16du:dateUtc="2025-09-19T09:02:00Z"/>
        </w:rPr>
      </w:pPr>
      <w:ins w:id="1888" w:author="Office" w:date="2025-09-19T11:02:00Z" w16du:dateUtc="2025-09-19T09:02:00Z">
        <w:r w:rsidRPr="00A00C40">
          <w:t xml:space="preserve">Vandenbussche M, </w:t>
        </w:r>
        <w:proofErr w:type="spellStart"/>
        <w:r w:rsidRPr="00A00C40">
          <w:t>Chambrier</w:t>
        </w:r>
        <w:proofErr w:type="spellEnd"/>
        <w:r w:rsidRPr="00A00C40">
          <w:t xml:space="preserve"> P, Rodrigues Bento S and Morel P (2016) </w:t>
        </w:r>
        <w:r w:rsidRPr="00A00C40">
          <w:rPr>
            <w:i/>
            <w:iCs/>
          </w:rPr>
          <w:t>Petunia</w:t>
        </w:r>
        <w:r w:rsidRPr="00A00C40">
          <w:t>, Your Next Supermodel? Front Plant Sci 7:72.</w:t>
        </w:r>
      </w:ins>
    </w:p>
    <w:p w14:paraId="0D6FC502" w14:textId="77777777" w:rsidR="001951C1" w:rsidRPr="00A00C40" w:rsidRDefault="001951C1" w:rsidP="001951C1">
      <w:pPr>
        <w:pStyle w:val="NoSpacing"/>
        <w:rPr>
          <w:ins w:id="1889" w:author="Office" w:date="2025-09-19T11:02:00Z" w16du:dateUtc="2025-09-19T09:02:00Z"/>
        </w:rPr>
      </w:pPr>
      <w:ins w:id="1890" w:author="Office" w:date="2025-09-19T11:02:00Z" w16du:dateUtc="2025-09-19T09:02:00Z">
        <w:r w:rsidRPr="00A00C40">
          <w:t>Vasconcelos TNC, Alcantara S, Andrino CO, Forest F, Reginato M, Simon MF and Pirani JR (2020) Fast diversification through a mosaic of evolutionary histories characterizes the endemic flora of ancient Neotropical mountains. Proc R Soc B 287:20192933.</w:t>
        </w:r>
      </w:ins>
    </w:p>
    <w:p w14:paraId="13E59DDE" w14:textId="77777777" w:rsidR="001951C1" w:rsidRPr="00A00C40" w:rsidRDefault="001951C1" w:rsidP="001951C1">
      <w:pPr>
        <w:pStyle w:val="NoSpacing"/>
        <w:rPr>
          <w:ins w:id="1891" w:author="Office" w:date="2025-09-19T11:02:00Z" w16du:dateUtc="2025-09-19T09:02:00Z"/>
        </w:rPr>
      </w:pPr>
      <w:proofErr w:type="spellStart"/>
      <w:ins w:id="1892" w:author="Office" w:date="2025-09-19T11:02:00Z" w16du:dateUtc="2025-09-19T09:02:00Z">
        <w:r w:rsidRPr="00A00C40">
          <w:lastRenderedPageBreak/>
          <w:t>Westram</w:t>
        </w:r>
        <w:proofErr w:type="spellEnd"/>
        <w:r w:rsidRPr="00A00C40">
          <w:t xml:space="preserve"> AM, Stankowski S, </w:t>
        </w:r>
        <w:proofErr w:type="spellStart"/>
        <w:r w:rsidRPr="00A00C40">
          <w:t>Surendranadh</w:t>
        </w:r>
        <w:proofErr w:type="spellEnd"/>
        <w:r w:rsidRPr="00A00C40">
          <w:t xml:space="preserve"> P and Barton N (2022) What is reproductive isolation? J Evol Biol 35:1143–1164.</w:t>
        </w:r>
      </w:ins>
    </w:p>
    <w:p w14:paraId="6AE613B4" w14:textId="77777777" w:rsidR="001951C1" w:rsidRPr="00A00C40" w:rsidRDefault="001951C1" w:rsidP="001951C1">
      <w:pPr>
        <w:pStyle w:val="NoSpacing"/>
        <w:rPr>
          <w:ins w:id="1893" w:author="Office" w:date="2025-09-19T11:02:00Z" w16du:dateUtc="2025-09-19T09:02:00Z"/>
        </w:rPr>
      </w:pPr>
      <w:ins w:id="1894" w:author="Office" w:date="2025-09-19T11:02:00Z" w16du:dateUtc="2025-09-19T09:02:00Z">
        <w:r w:rsidRPr="00A00C40">
          <w:t xml:space="preserve">Zhou Y, </w:t>
        </w:r>
        <w:proofErr w:type="spellStart"/>
        <w:r w:rsidRPr="00A00C40">
          <w:t>Duvaux</w:t>
        </w:r>
        <w:proofErr w:type="spellEnd"/>
        <w:r w:rsidRPr="00A00C40">
          <w:t xml:space="preserve"> L, Ren G, Zhang L, Savolainen O and Liu J (2017) Importance of incomplete lineage sorting and introgression in the origin of shared genetic variation between two closely related pines with overlapping distributions. </w:t>
        </w:r>
        <w:proofErr w:type="gramStart"/>
        <w:r w:rsidRPr="00A00C40">
          <w:t>Heredity  118:211</w:t>
        </w:r>
        <w:proofErr w:type="gramEnd"/>
        <w:r w:rsidRPr="00A00C40">
          <w:t>–220.</w:t>
        </w:r>
        <w:bookmarkEnd w:id="1639"/>
      </w:ins>
    </w:p>
    <w:p w14:paraId="7571B568" w14:textId="77777777" w:rsidR="002F728E" w:rsidRDefault="002F728E">
      <w:pPr>
        <w:rPr>
          <w:rPrChange w:id="1895" w:author="Office" w:date="2025-09-19T11:02:00Z" w16du:dateUtc="2025-09-19T09:02:00Z">
            <w:rPr>
              <w:rFonts w:ascii="Times New Roman" w:hAnsi="Times New Roman"/>
              <w:b/>
              <w:sz w:val="24"/>
              <w:lang w:val="en-US"/>
            </w:rPr>
          </w:rPrChange>
        </w:rPr>
        <w:pPrChange w:id="1896" w:author="Office" w:date="2025-09-19T11:02:00Z" w16du:dateUtc="2025-09-19T09:02:00Z">
          <w:pPr>
            <w:spacing w:line="480" w:lineRule="auto"/>
          </w:pPr>
        </w:pPrChange>
      </w:pPr>
    </w:p>
    <w:sectPr w:rsidR="002F728E" w:rsidSect="001951C1">
      <w:pgSz w:w="11906" w:h="16838"/>
      <w:pgMar w:top="1134" w:right="1134" w:bottom="1134" w:left="1134" w:header="709" w:footer="850" w:gutter="0"/>
      <w:pgNumType w:start="1"/>
      <w:cols w:space="720"/>
      <w:docGrid w:linePitch="326"/>
      <w:sectPrChange w:id="1897" w:author="Office" w:date="2025-09-19T11:02:00Z" w16du:dateUtc="2025-09-19T09:02:00Z">
        <w:sectPr w:rsidR="002F728E" w:rsidSect="001951C1">
          <w:pgSz w:w="11909" w:h="16834"/>
          <w:pgMar w:top="1440" w:right="1440" w:bottom="1440" w:left="1440" w:header="720" w:footer="720" w:gutter="0"/>
          <w:pgNumType w:start="1"/>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0" w:author="Loreta Brandão de Freitas" w:date="2025-04-15T10:16:00Z" w:initials="Ld">
    <w:p w14:paraId="16B7D33E" w14:textId="77777777" w:rsidR="009B3AA2" w:rsidRDefault="009B3AA2">
      <w:pPr>
        <w:pStyle w:val="CommentText"/>
      </w:pPr>
      <w:r>
        <w:rPr>
          <w:rStyle w:val="CommentReference"/>
        </w:rPr>
        <w:annotationRef/>
      </w:r>
      <w:r>
        <w:t>Máximo 45 caracteres</w:t>
      </w:r>
    </w:p>
  </w:comment>
  <w:comment w:id="54" w:author="Loreta Brandão de Freitas" w:date="2025-04-15T09:16:00Z" w:initials="Ld">
    <w:p w14:paraId="780D1DCD" w14:textId="77777777" w:rsidR="00522F2E" w:rsidRDefault="00522F2E">
      <w:pPr>
        <w:pStyle w:val="CommentText"/>
      </w:pPr>
      <w:r>
        <w:rPr>
          <w:rStyle w:val="CommentReference"/>
        </w:rPr>
        <w:annotationRef/>
      </w:r>
      <w:r w:rsidR="009B3AA2">
        <w:t xml:space="preserve">Máximo </w:t>
      </w:r>
      <w:r>
        <w:t>250 palavras</w:t>
      </w:r>
    </w:p>
    <w:p w14:paraId="2A3D389C" w14:textId="77777777" w:rsidR="00280118" w:rsidRDefault="00280118">
      <w:pPr>
        <w:pStyle w:val="CommentText"/>
      </w:pPr>
      <w:r>
        <w:t>Organizar de forma coerente. Verificar os resultados antes de compor</w:t>
      </w:r>
    </w:p>
  </w:comment>
  <w:comment w:id="55" w:author="Loreta Brandão de Freitas" w:date="2025-04-15T09:16:00Z" w:initials="Ld">
    <w:p w14:paraId="251AE3F9" w14:textId="77777777" w:rsidR="00522F2E" w:rsidRDefault="00522F2E">
      <w:pPr>
        <w:pStyle w:val="CommentText"/>
      </w:pPr>
      <w:r>
        <w:rPr>
          <w:rStyle w:val="CommentReference"/>
        </w:rPr>
        <w:annotationRef/>
      </w:r>
      <w:r>
        <w:t>A partir do abstract até o final da discussão, 8000 palavras. Não conta tabelas, figuras ou outras sessões</w:t>
      </w:r>
    </w:p>
  </w:comment>
  <w:comment w:id="57" w:author="Loreta Brandão de Freitas" w:date="2025-04-28T15:27:00Z" w:initials="Ld">
    <w:p w14:paraId="2BCC4831" w14:textId="77777777" w:rsidR="00E0380E" w:rsidRDefault="00E0380E">
      <w:pPr>
        <w:pStyle w:val="CommentText"/>
      </w:pPr>
      <w:r>
        <w:rPr>
          <w:rStyle w:val="CommentReference"/>
        </w:rPr>
        <w:annotationRef/>
      </w:r>
      <w:r>
        <w:t>Tudo o que estiver em vermelho precisas conferir, completar ou arrumar</w:t>
      </w:r>
    </w:p>
  </w:comment>
  <w:comment w:id="58" w:author="Loreta Brandão de Freitas" w:date="2025-04-28T15:25:00Z" w:initials="Ld">
    <w:p w14:paraId="0900935C" w14:textId="77777777" w:rsidR="00E0380E" w:rsidRPr="00F940F2" w:rsidRDefault="00E0380E">
      <w:pPr>
        <w:pStyle w:val="CommentText"/>
      </w:pPr>
      <w:r>
        <w:rPr>
          <w:rStyle w:val="CommentReference"/>
        </w:rPr>
        <w:annotationRef/>
      </w:r>
      <w:r w:rsidRPr="00F940F2">
        <w:t>Este é o da filogenia</w:t>
      </w:r>
    </w:p>
  </w:comment>
  <w:comment w:id="59" w:author="Leonardo Gonçalves" w:date="2025-03-25T20:03:00Z" w:initials="">
    <w:p w14:paraId="4FC06636" w14:textId="77777777" w:rsidR="008D6296" w:rsidRPr="00522F2E" w:rsidRDefault="00CF3E01">
      <w:pPr>
        <w:widowControl w:val="0"/>
        <w:spacing w:line="240" w:lineRule="auto"/>
        <w:rPr>
          <w:color w:val="000000"/>
        </w:rPr>
      </w:pPr>
      <w:r w:rsidRPr="00522F2E">
        <w:rPr>
          <w:color w:val="000000"/>
        </w:rPr>
        <w:t>Incomplete lineage sorting and hybridization underlie tree discordance in Petunia and related genera (Petunieae, Solanaceae)</w:t>
      </w:r>
    </w:p>
    <w:p w14:paraId="231E1317" w14:textId="77777777" w:rsidR="008D6296" w:rsidRPr="00522F2E" w:rsidRDefault="00CF3E01">
      <w:pPr>
        <w:widowControl w:val="0"/>
        <w:spacing w:line="240" w:lineRule="auto"/>
        <w:rPr>
          <w:color w:val="000000"/>
        </w:rPr>
      </w:pPr>
      <w:r w:rsidRPr="00522F2E">
        <w:rPr>
          <w:color w:val="000000"/>
        </w:rPr>
        <w:t>Pezzi et al. 2024</w:t>
      </w:r>
    </w:p>
    <w:p w14:paraId="53CF1B4B" w14:textId="77777777" w:rsidR="008D6296" w:rsidRPr="00522F2E" w:rsidRDefault="008D6296">
      <w:pPr>
        <w:widowControl w:val="0"/>
        <w:spacing w:line="240" w:lineRule="auto"/>
        <w:rPr>
          <w:color w:val="000000"/>
        </w:rPr>
      </w:pPr>
    </w:p>
    <w:p w14:paraId="4B56E017" w14:textId="77777777" w:rsidR="008D6296" w:rsidRPr="00522F2E" w:rsidRDefault="00CF3E01">
      <w:pPr>
        <w:widowControl w:val="0"/>
        <w:spacing w:line="240" w:lineRule="auto"/>
        <w:rPr>
          <w:color w:val="000000"/>
        </w:rPr>
      </w:pPr>
      <w:r w:rsidRPr="00522F2E">
        <w:rPr>
          <w:color w:val="000000"/>
        </w:rPr>
        <w:t>https://doi.org/10.1016/j.ympev.2024.108136</w:t>
      </w:r>
    </w:p>
  </w:comment>
  <w:comment w:id="89" w:author="Loreta Brandão de Freitas" w:date="2025-04-28T15:28:00Z" w:initials="Ld">
    <w:p w14:paraId="1CB376A9" w14:textId="77777777" w:rsidR="00BA5DD2" w:rsidRDefault="00BA5DD2">
      <w:pPr>
        <w:pStyle w:val="CommentText"/>
      </w:pPr>
      <w:r>
        <w:rPr>
          <w:rStyle w:val="CommentReference"/>
        </w:rPr>
        <w:annotationRef/>
      </w:r>
      <w:r>
        <w:t>figuras e tabelas estão destacadas em verde e numeradas de acordo com quando foram chamadas no texto. Precisas verificar se é esta mesmo a ordem</w:t>
      </w:r>
    </w:p>
  </w:comment>
  <w:comment w:id="191" w:author="Loreta Brandão de Freitas" w:date="2025-04-28T15:34:00Z" w:initials="Ld">
    <w:p w14:paraId="010A6F31" w14:textId="77777777" w:rsidR="00BA5DD2" w:rsidRDefault="00BA5DD2">
      <w:pPr>
        <w:pStyle w:val="CommentText"/>
      </w:pPr>
      <w:r>
        <w:rPr>
          <w:rStyle w:val="CommentReference"/>
        </w:rPr>
        <w:annotationRef/>
      </w:r>
      <w:r>
        <w:t>tabelas 2 e 3 devem ser transformadas em word</w:t>
      </w:r>
    </w:p>
  </w:comment>
  <w:comment w:id="200" w:author="Loreta Brandão de Freitas" w:date="2025-04-28T15:34:00Z" w:initials="Ld">
    <w:p w14:paraId="7538F4F8" w14:textId="77777777" w:rsidR="00BA5DD2" w:rsidRDefault="00BA5DD2">
      <w:pPr>
        <w:pStyle w:val="CommentText"/>
      </w:pPr>
      <w:r>
        <w:rPr>
          <w:rStyle w:val="CommentReference"/>
        </w:rPr>
        <w:annotationRef/>
      </w:r>
      <w:r>
        <w:t>juntar as partes a,b e c em uma só figura</w:t>
      </w:r>
    </w:p>
  </w:comment>
  <w:comment w:id="201" w:author="Luana Soares" w:date="2025-05-06T17:07:00Z" w:initials="LSS">
    <w:p w14:paraId="251AC9F4" w14:textId="77777777" w:rsidR="00DC7BFE" w:rsidRDefault="00DC7BFE" w:rsidP="00DE0335">
      <w:pPr>
        <w:pStyle w:val="CommentText"/>
      </w:pPr>
      <w:r>
        <w:rPr>
          <w:rStyle w:val="CommentReference"/>
        </w:rPr>
        <w:annotationRef/>
      </w:r>
      <w:r>
        <w:t>Pra submissão</w:t>
      </w:r>
    </w:p>
  </w:comment>
  <w:comment w:id="228" w:author="Loreta Brandão de Freitas" w:date="2025-04-29T15:14:00Z" w:initials="Ld">
    <w:p w14:paraId="7B0480BC" w14:textId="77777777" w:rsidR="002B4B20" w:rsidRPr="00B1365A" w:rsidRDefault="002B4B20" w:rsidP="002B4B20">
      <w:pPr>
        <w:pStyle w:val="CommentText"/>
      </w:pPr>
      <w:r>
        <w:rPr>
          <w:rStyle w:val="CommentReference"/>
        </w:rPr>
        <w:annotationRef/>
      </w:r>
      <w:r w:rsidRPr="00B1365A">
        <w:rPr>
          <w:rFonts w:ascii="Segoe UI" w:hAnsi="Segoe UI" w:cs="Segoe UI"/>
          <w:color w:val="212121"/>
          <w:shd w:val="clear" w:color="auto" w:fill="FFFFFF"/>
        </w:rPr>
        <w:t>Cariou M, Duret L, Charlat S. Is RAD-seq suitable for phylogenetic inference? An in silico assessment and optimization. Ecol Evol. 2013 Apr;3(4):846-52. doi: 10.1002/ece3.512.</w:t>
      </w:r>
    </w:p>
  </w:comment>
  <w:comment w:id="230" w:author="Loreta Brandão de Freitas" w:date="2025-04-30T15:06:00Z" w:initials="Ld">
    <w:p w14:paraId="115DCBD4" w14:textId="77777777" w:rsidR="002B4B20" w:rsidRPr="002B4B20" w:rsidRDefault="002B4B20" w:rsidP="002B4B20">
      <w:pPr>
        <w:rPr>
          <w:rFonts w:eastAsia="Times New Roman"/>
        </w:rPr>
      </w:pPr>
      <w:r>
        <w:rPr>
          <w:rStyle w:val="CommentReference"/>
        </w:rPr>
        <w:annotationRef/>
      </w:r>
      <w:r w:rsidRPr="00E06E4B">
        <w:t>Arnold, B.; Corbett-Detig, R</w:t>
      </w:r>
      <w:r>
        <w:t xml:space="preserve">.B.; Hartl, D.; Bomblies, K. 2013. RADseq underestimates diversity and introduces genealogical biases due to nonrandom haplotype sampling. Mol Ecol 22: 3179-3190. </w:t>
      </w:r>
      <w:r w:rsidRPr="002B4B20">
        <w:rPr>
          <w:rFonts w:ascii="Open Sans" w:eastAsia="Times New Roman" w:hAnsi="Open Sans" w:cs="Open Sans"/>
          <w:color w:val="767676"/>
          <w:sz w:val="21"/>
          <w:szCs w:val="21"/>
          <w:shd w:val="clear" w:color="auto" w:fill="FFFFFF"/>
        </w:rPr>
        <w:t> </w:t>
      </w:r>
    </w:p>
    <w:p w14:paraId="56613DB6" w14:textId="77777777" w:rsidR="002B4B20" w:rsidRPr="002B4B20" w:rsidRDefault="002B4B20" w:rsidP="002B4B20">
      <w:pPr>
        <w:shd w:val="clear" w:color="auto" w:fill="FFFFFF"/>
        <w:rPr>
          <w:rFonts w:ascii="Open Sans" w:eastAsia="Times New Roman" w:hAnsi="Open Sans" w:cs="Open Sans"/>
          <w:color w:val="767676"/>
          <w:sz w:val="21"/>
          <w:szCs w:val="21"/>
        </w:rPr>
      </w:pPr>
      <w:hyperlink r:id="rId1" w:history="1">
        <w:r w:rsidRPr="00E06E4B">
          <w:rPr>
            <w:rFonts w:ascii="Open Sans" w:eastAsia="Times New Roman" w:hAnsi="Open Sans" w:cs="Open Sans"/>
            <w:b/>
            <w:bCs/>
            <w:color w:val="123D80"/>
            <w:sz w:val="21"/>
            <w:szCs w:val="21"/>
            <w:u w:val="single"/>
          </w:rPr>
          <w:t>https://doi.org/10.1111/mec.12276</w:t>
        </w:r>
      </w:hyperlink>
    </w:p>
  </w:comment>
  <w:comment w:id="231" w:author="Loreta Brandão de Freitas" w:date="2025-05-02T12:38:00Z" w:initials="Ld">
    <w:p w14:paraId="77ABA370" w14:textId="77777777" w:rsidR="002B4B20" w:rsidRPr="00F66178" w:rsidRDefault="002B4B20" w:rsidP="002B4B20">
      <w:pPr>
        <w:pStyle w:val="CommentText"/>
      </w:pPr>
      <w:r>
        <w:rPr>
          <w:rStyle w:val="CommentReference"/>
        </w:rPr>
        <w:annotationRef/>
      </w:r>
      <w:r w:rsidRPr="00F66178">
        <w:t>Huang, H</w:t>
      </w:r>
      <w:r>
        <w:t xml:space="preserve">.; Knowles, L.L. 2016. Unforeseen consequences of excluding missing data from next-generation sequences: Simulation study of RAD sequences. Syst. Biol. 65: 357-365. </w:t>
      </w:r>
      <w:r w:rsidRPr="002B4B20">
        <w:rPr>
          <w:i/>
          <w:iCs/>
          <w:sz w:val="12"/>
          <w:szCs w:val="12"/>
        </w:rPr>
        <w:t>DOI:10.1093/sysbio/syu046</w:t>
      </w:r>
    </w:p>
  </w:comment>
  <w:comment w:id="245" w:author="Loreta Brandão de Freitas" w:date="2025-04-29T16:19:00Z" w:initials="Ld">
    <w:p w14:paraId="19C85345" w14:textId="77777777" w:rsidR="002B4B20" w:rsidRPr="00772B38" w:rsidRDefault="002B4B20" w:rsidP="002B4B20">
      <w:pPr>
        <w:pStyle w:val="CommentText"/>
      </w:pPr>
      <w:r>
        <w:rPr>
          <w:rStyle w:val="CommentReference"/>
        </w:rPr>
        <w:annotationRef/>
      </w:r>
      <w:r w:rsidRPr="009B08F2">
        <w:rPr>
          <w:rFonts w:ascii="Segoe UI" w:hAnsi="Segoe UI" w:cs="Segoe UI"/>
          <w:color w:val="333333"/>
          <w:shd w:val="clear" w:color="auto" w:fill="FFFFFF"/>
        </w:rPr>
        <w:t>Chattopadhyay, B., Garg, K.M. &amp; Ramakrishnan, U. Effect of diversity and missing data on genetic assignment with RAD-Seq markers. </w:t>
      </w:r>
      <w:r w:rsidRPr="00772B38">
        <w:rPr>
          <w:rFonts w:ascii="Segoe UI" w:hAnsi="Segoe UI" w:cs="Segoe UI"/>
          <w:i/>
          <w:iCs/>
          <w:color w:val="333333"/>
          <w:shd w:val="clear" w:color="auto" w:fill="FFFFFF"/>
        </w:rPr>
        <w:t>BMC Res Notes</w:t>
      </w:r>
      <w:r w:rsidRPr="00772B38">
        <w:rPr>
          <w:rFonts w:ascii="Segoe UI" w:hAnsi="Segoe UI" w:cs="Segoe UI"/>
          <w:color w:val="333333"/>
          <w:shd w:val="clear" w:color="auto" w:fill="FFFFFF"/>
        </w:rPr>
        <w:t> </w:t>
      </w:r>
      <w:r w:rsidRPr="00772B38">
        <w:rPr>
          <w:rFonts w:ascii="Segoe UI" w:hAnsi="Segoe UI" w:cs="Segoe UI"/>
          <w:b/>
          <w:bCs/>
          <w:color w:val="333333"/>
          <w:shd w:val="clear" w:color="auto" w:fill="FFFFFF"/>
        </w:rPr>
        <w:t>7</w:t>
      </w:r>
      <w:r w:rsidRPr="00772B38">
        <w:rPr>
          <w:rFonts w:ascii="Segoe UI" w:hAnsi="Segoe UI" w:cs="Segoe UI"/>
          <w:color w:val="333333"/>
          <w:shd w:val="clear" w:color="auto" w:fill="FFFFFF"/>
        </w:rPr>
        <w:t>, 841 (2014). https://doi.org/10.1186/1756-0500-7-841</w:t>
      </w:r>
    </w:p>
  </w:comment>
  <w:comment w:id="246" w:author="Loreta Brandão de Freitas" w:date="2025-04-29T16:20:00Z" w:initials="Ld">
    <w:p w14:paraId="77FAF4F1" w14:textId="77777777" w:rsidR="002B4B20" w:rsidRDefault="002B4B20" w:rsidP="002B4B20">
      <w:pPr>
        <w:pStyle w:val="CommentText"/>
      </w:pPr>
      <w:r>
        <w:rPr>
          <w:rStyle w:val="CommentReference"/>
        </w:rPr>
        <w:annotationRef/>
      </w:r>
      <w:r w:rsidRPr="009B08F2">
        <w:rPr>
          <w:rFonts w:ascii="Georgia" w:hAnsi="Georgia"/>
          <w:color w:val="333333"/>
          <w:sz w:val="27"/>
          <w:szCs w:val="27"/>
          <w:shd w:val="clear" w:color="auto" w:fill="FFFFFF"/>
        </w:rPr>
        <w:t xml:space="preserve">Hovmoller R, Lacey Knowles L, Kubatko LS: Effects of missing data on species tree estimation under the coalescent. </w:t>
      </w:r>
      <w:r>
        <w:rPr>
          <w:rFonts w:ascii="Georgia" w:hAnsi="Georgia"/>
          <w:color w:val="333333"/>
          <w:sz w:val="27"/>
          <w:szCs w:val="27"/>
          <w:shd w:val="clear" w:color="auto" w:fill="FFFFFF"/>
        </w:rPr>
        <w:t>Mol Phylogenet Evol. 2013, 69: 1057-1062. 10.1016/j.ympev.2013.06.004.</w:t>
      </w:r>
    </w:p>
  </w:comment>
  <w:comment w:id="288" w:author="Luana Soares" w:date="2025-05-06T17:42:00Z" w:initials="LSS">
    <w:p w14:paraId="50B3E01F" w14:textId="77777777" w:rsidR="002B2313" w:rsidRDefault="003310BD" w:rsidP="004C6004">
      <w:pPr>
        <w:pStyle w:val="CommentText"/>
      </w:pPr>
      <w:r>
        <w:rPr>
          <w:rStyle w:val="CommentReference"/>
        </w:rPr>
        <w:annotationRef/>
      </w:r>
      <w:r w:rsidR="002B2313">
        <w:t>Ai, para versão para submeter vou querer também focar no porque. Tipo pouca diferenciação genética entre os clados dado o pouco tempo e tals. Mas vai ter que ser isso para banca kkkk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B7D33E" w15:done="1"/>
  <w15:commentEx w15:paraId="2A3D389C" w15:done="1"/>
  <w15:commentEx w15:paraId="251AE3F9" w15:done="0"/>
  <w15:commentEx w15:paraId="2BCC4831" w15:done="1"/>
  <w15:commentEx w15:paraId="0900935C" w15:done="1"/>
  <w15:commentEx w15:paraId="4B56E017" w15:done="0"/>
  <w15:commentEx w15:paraId="1CB376A9" w15:done="1"/>
  <w15:commentEx w15:paraId="010A6F31" w15:done="0"/>
  <w15:commentEx w15:paraId="7538F4F8" w15:done="0"/>
  <w15:commentEx w15:paraId="251AC9F4" w15:paraIdParent="7538F4F8" w15:done="0"/>
  <w15:commentEx w15:paraId="7B0480BC" w15:done="1"/>
  <w15:commentEx w15:paraId="56613DB6" w15:done="1"/>
  <w15:commentEx w15:paraId="77ABA370" w15:done="1"/>
  <w15:commentEx w15:paraId="19C85345" w15:done="1"/>
  <w15:commentEx w15:paraId="77FAF4F1" w15:done="1"/>
  <w15:commentEx w15:paraId="50B3E0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FE9C09" w16cex:dateUtc="2025-04-15T13:16:00Z"/>
  <w16cex:commentExtensible w16cex:durableId="2A93252A" w16cex:dateUtc="2025-04-15T12:16:00Z"/>
  <w16cex:commentExtensible w16cex:durableId="720B9CC4" w16cex:dateUtc="2025-04-15T12:16:00Z"/>
  <w16cex:commentExtensible w16cex:durableId="40610C5C" w16cex:dateUtc="2025-04-28T18:27:00Z"/>
  <w16cex:commentExtensible w16cex:durableId="5F367C4C" w16cex:dateUtc="2025-04-28T18:25:00Z"/>
  <w16cex:commentExtensible w16cex:durableId="216D3362" w16cex:dateUtc="2025-04-28T18:28:00Z"/>
  <w16cex:commentExtensible w16cex:durableId="6D0990C6" w16cex:dateUtc="2025-04-28T18:34:00Z"/>
  <w16cex:commentExtensible w16cex:durableId="4CB3632D" w16cex:dateUtc="2025-04-28T18:34:00Z"/>
  <w16cex:commentExtensible w16cex:durableId="2BC4C061" w16cex:dateUtc="2025-05-06T20:07:00Z"/>
  <w16cex:commentExtensible w16cex:durableId="42CB31E9" w16cex:dateUtc="2025-04-29T18:14:00Z"/>
  <w16cex:commentExtensible w16cex:durableId="02FC6DA5" w16cex:dateUtc="2025-04-30T18:06:00Z"/>
  <w16cex:commentExtensible w16cex:durableId="742749E1" w16cex:dateUtc="2025-05-02T15:38:00Z"/>
  <w16cex:commentExtensible w16cex:durableId="2B0C1B51" w16cex:dateUtc="2025-04-29T19:19:00Z"/>
  <w16cex:commentExtensible w16cex:durableId="762ADA34" w16cex:dateUtc="2025-04-29T19:20:00Z"/>
  <w16cex:commentExtensible w16cex:durableId="2BC4C86A" w16cex:dateUtc="2025-05-06T2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B7D33E" w16cid:durableId="23FE9C09"/>
  <w16cid:commentId w16cid:paraId="2A3D389C" w16cid:durableId="2A93252A"/>
  <w16cid:commentId w16cid:paraId="251AE3F9" w16cid:durableId="720B9CC4"/>
  <w16cid:commentId w16cid:paraId="2BCC4831" w16cid:durableId="40610C5C"/>
  <w16cid:commentId w16cid:paraId="0900935C" w16cid:durableId="5F367C4C"/>
  <w16cid:commentId w16cid:paraId="4B56E017" w16cid:durableId="346478D2"/>
  <w16cid:commentId w16cid:paraId="1CB376A9" w16cid:durableId="216D3362"/>
  <w16cid:commentId w16cid:paraId="010A6F31" w16cid:durableId="6D0990C6"/>
  <w16cid:commentId w16cid:paraId="7538F4F8" w16cid:durableId="4CB3632D"/>
  <w16cid:commentId w16cid:paraId="251AC9F4" w16cid:durableId="2BC4C061"/>
  <w16cid:commentId w16cid:paraId="7B0480BC" w16cid:durableId="42CB31E9"/>
  <w16cid:commentId w16cid:paraId="56613DB6" w16cid:durableId="02FC6DA5"/>
  <w16cid:commentId w16cid:paraId="77ABA370" w16cid:durableId="742749E1"/>
  <w16cid:commentId w16cid:paraId="19C85345" w16cid:durableId="2B0C1B51"/>
  <w16cid:commentId w16cid:paraId="77FAF4F1" w16cid:durableId="762ADA34"/>
  <w16cid:commentId w16cid:paraId="50B3E01F" w16cid:durableId="2BC4C8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22BB0" w14:textId="77777777" w:rsidR="00C63AF2" w:rsidRDefault="00C63AF2" w:rsidP="00C92FD4">
      <w:pPr>
        <w:spacing w:line="240" w:lineRule="auto"/>
      </w:pPr>
      <w:r>
        <w:separator/>
      </w:r>
    </w:p>
  </w:endnote>
  <w:endnote w:type="continuationSeparator" w:id="0">
    <w:p w14:paraId="4B29CE50" w14:textId="77777777" w:rsidR="00C63AF2" w:rsidRDefault="00C63AF2" w:rsidP="00C92F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Gungsuh">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9194765"/>
      <w:docPartObj>
        <w:docPartGallery w:val="Page Numbers (Bottom of Page)"/>
        <w:docPartUnique/>
      </w:docPartObj>
    </w:sdtPr>
    <w:sdtEndPr>
      <w:rPr>
        <w:noProof/>
      </w:rPr>
    </w:sdtEndPr>
    <w:sdtContent>
      <w:p w14:paraId="00BE2386" w14:textId="77777777" w:rsidR="001951C1" w:rsidRDefault="001951C1">
        <w:pPr>
          <w:pStyle w:val="Footer"/>
          <w:jc w:val="right"/>
        </w:pPr>
        <w:ins w:id="52" w:author="Office" w:date="2025-09-19T11:02:00Z" w16du:dateUtc="2025-09-19T09:02:00Z">
          <w:r>
            <w:fldChar w:fldCharType="begin"/>
          </w:r>
          <w:r>
            <w:instrText xml:space="preserve"> PAGE   \* MERGEFORMAT </w:instrText>
          </w:r>
          <w:r>
            <w:fldChar w:fldCharType="separate"/>
          </w:r>
          <w:r>
            <w:rPr>
              <w:noProof/>
            </w:rPr>
            <w:t>2</w:t>
          </w:r>
          <w:r>
            <w:rPr>
              <w:noProof/>
            </w:rPr>
            <w:fldChar w:fldCharType="end"/>
          </w:r>
        </w:ins>
      </w:p>
    </w:sdtContent>
  </w:sdt>
  <w:p w14:paraId="19656E86" w14:textId="77777777" w:rsidR="001951C1" w:rsidRDefault="001951C1" w:rsidP="00993000">
    <w:pPr>
      <w:pStyle w:val="Footer"/>
      <w:ind w:right="360"/>
      <w:pPrChange w:id="53" w:author="Office" w:date="2025-09-19T11:02:00Z" w16du:dateUtc="2025-09-19T09:02:00Z">
        <w:pPr>
          <w:pStyle w:val="ListParagraph"/>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AD5BE" w14:textId="77777777" w:rsidR="00C63AF2" w:rsidRDefault="00C63AF2" w:rsidP="00C92FD4">
      <w:pPr>
        <w:spacing w:line="240" w:lineRule="auto"/>
      </w:pPr>
      <w:r>
        <w:separator/>
      </w:r>
    </w:p>
  </w:footnote>
  <w:footnote w:type="continuationSeparator" w:id="0">
    <w:p w14:paraId="1A8486F1" w14:textId="77777777" w:rsidR="00C63AF2" w:rsidRDefault="00C63AF2" w:rsidP="00C92F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F4393" w14:textId="77777777" w:rsidR="00C92FD4" w:rsidRDefault="00C92FD4">
    <w:pPr>
      <w:pStyle w:val="Header"/>
      <w:pPrChange w:id="51" w:author="Office" w:date="2025-09-19T11:02:00Z" w16du:dateUtc="2025-09-19T09:02:00Z">
        <w:pPr>
          <w:pStyle w:val="Quote"/>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128"/>
    <w:multiLevelType w:val="hybridMultilevel"/>
    <w:tmpl w:val="4994462C"/>
    <w:lvl w:ilvl="0" w:tplc="9100575E">
      <w:start w:val="1"/>
      <w:numFmt w:val="decimal"/>
      <w:lvlText w:val="%1"/>
      <w:lvlJc w:val="left"/>
      <w:pPr>
        <w:ind w:left="2804"/>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1" w:tplc="19727B16">
      <w:start w:val="1"/>
      <w:numFmt w:val="lowerLetter"/>
      <w:lvlText w:val="%2"/>
      <w:lvlJc w:val="left"/>
      <w:pPr>
        <w:ind w:left="368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2" w:tplc="6A42EFD4">
      <w:start w:val="1"/>
      <w:numFmt w:val="lowerRoman"/>
      <w:lvlText w:val="%3"/>
      <w:lvlJc w:val="left"/>
      <w:pPr>
        <w:ind w:left="440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3" w:tplc="4A7A9B88">
      <w:start w:val="1"/>
      <w:numFmt w:val="decimal"/>
      <w:lvlText w:val="%4"/>
      <w:lvlJc w:val="left"/>
      <w:pPr>
        <w:ind w:left="512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4" w:tplc="179AE862">
      <w:start w:val="1"/>
      <w:numFmt w:val="lowerLetter"/>
      <w:lvlText w:val="%5"/>
      <w:lvlJc w:val="left"/>
      <w:pPr>
        <w:ind w:left="584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5" w:tplc="B9348BFE">
      <w:start w:val="1"/>
      <w:numFmt w:val="lowerRoman"/>
      <w:lvlText w:val="%6"/>
      <w:lvlJc w:val="left"/>
      <w:pPr>
        <w:ind w:left="656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6" w:tplc="0CD49092">
      <w:start w:val="1"/>
      <w:numFmt w:val="decimal"/>
      <w:lvlText w:val="%7"/>
      <w:lvlJc w:val="left"/>
      <w:pPr>
        <w:ind w:left="728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7" w:tplc="D99CD0E6">
      <w:start w:val="1"/>
      <w:numFmt w:val="lowerLetter"/>
      <w:lvlText w:val="%8"/>
      <w:lvlJc w:val="left"/>
      <w:pPr>
        <w:ind w:left="800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8" w:tplc="84F88BDA">
      <w:start w:val="1"/>
      <w:numFmt w:val="lowerRoman"/>
      <w:lvlText w:val="%9"/>
      <w:lvlJc w:val="left"/>
      <w:pPr>
        <w:ind w:left="872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abstractNum>
  <w:abstractNum w:abstractNumId="1" w15:restartNumberingAfterBreak="0">
    <w:nsid w:val="0C997B83"/>
    <w:multiLevelType w:val="hybridMultilevel"/>
    <w:tmpl w:val="25D237AC"/>
    <w:lvl w:ilvl="0" w:tplc="153292E4">
      <w:start w:val="1"/>
      <w:numFmt w:val="decimal"/>
      <w:lvlText w:val="%1."/>
      <w:lvlJc w:val="left"/>
      <w:pPr>
        <w:ind w:left="705"/>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1" w:tplc="975E710E">
      <w:start w:val="1"/>
      <w:numFmt w:val="lowerLetter"/>
      <w:lvlText w:val="%2"/>
      <w:lvlJc w:val="left"/>
      <w:pPr>
        <w:ind w:left="141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2" w:tplc="B1D0F838">
      <w:start w:val="1"/>
      <w:numFmt w:val="lowerRoman"/>
      <w:lvlText w:val="%3"/>
      <w:lvlJc w:val="left"/>
      <w:pPr>
        <w:ind w:left="213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3" w:tplc="1FBA7804">
      <w:start w:val="1"/>
      <w:numFmt w:val="decimal"/>
      <w:lvlText w:val="%4"/>
      <w:lvlJc w:val="left"/>
      <w:pPr>
        <w:ind w:left="285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4" w:tplc="A5C0617E">
      <w:start w:val="1"/>
      <w:numFmt w:val="lowerLetter"/>
      <w:lvlText w:val="%5"/>
      <w:lvlJc w:val="left"/>
      <w:pPr>
        <w:ind w:left="357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5" w:tplc="9EEA26DE">
      <w:start w:val="1"/>
      <w:numFmt w:val="lowerRoman"/>
      <w:lvlText w:val="%6"/>
      <w:lvlJc w:val="left"/>
      <w:pPr>
        <w:ind w:left="429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6" w:tplc="94CA7A30">
      <w:start w:val="1"/>
      <w:numFmt w:val="decimal"/>
      <w:lvlText w:val="%7"/>
      <w:lvlJc w:val="left"/>
      <w:pPr>
        <w:ind w:left="501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7" w:tplc="1DA477AC">
      <w:start w:val="1"/>
      <w:numFmt w:val="lowerLetter"/>
      <w:lvlText w:val="%8"/>
      <w:lvlJc w:val="left"/>
      <w:pPr>
        <w:ind w:left="573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8" w:tplc="5C3AAF48">
      <w:start w:val="1"/>
      <w:numFmt w:val="lowerRoman"/>
      <w:lvlText w:val="%9"/>
      <w:lvlJc w:val="left"/>
      <w:pPr>
        <w:ind w:left="645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FB12796"/>
    <w:multiLevelType w:val="multilevel"/>
    <w:tmpl w:val="C1182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F85754"/>
    <w:multiLevelType w:val="hybridMultilevel"/>
    <w:tmpl w:val="F48C3984"/>
    <w:lvl w:ilvl="0" w:tplc="FE328176">
      <w:start w:val="1"/>
      <w:numFmt w:val="decimal"/>
      <w:lvlText w:val="%1"/>
      <w:lvlJc w:val="left"/>
      <w:pPr>
        <w:ind w:left="2804"/>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1" w:tplc="0ABE647C">
      <w:start w:val="1"/>
      <w:numFmt w:val="lowerLetter"/>
      <w:lvlText w:val="%2"/>
      <w:lvlJc w:val="left"/>
      <w:pPr>
        <w:ind w:left="368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2" w:tplc="6E3C7230">
      <w:start w:val="1"/>
      <w:numFmt w:val="lowerRoman"/>
      <w:lvlText w:val="%3"/>
      <w:lvlJc w:val="left"/>
      <w:pPr>
        <w:ind w:left="440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3" w:tplc="1D30FC26">
      <w:start w:val="1"/>
      <w:numFmt w:val="decimal"/>
      <w:lvlText w:val="%4"/>
      <w:lvlJc w:val="left"/>
      <w:pPr>
        <w:ind w:left="512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4" w:tplc="E9F63EF4">
      <w:start w:val="1"/>
      <w:numFmt w:val="lowerLetter"/>
      <w:lvlText w:val="%5"/>
      <w:lvlJc w:val="left"/>
      <w:pPr>
        <w:ind w:left="584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5" w:tplc="8BD86C94">
      <w:start w:val="1"/>
      <w:numFmt w:val="lowerRoman"/>
      <w:lvlText w:val="%6"/>
      <w:lvlJc w:val="left"/>
      <w:pPr>
        <w:ind w:left="656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6" w:tplc="C5F24D7E">
      <w:start w:val="1"/>
      <w:numFmt w:val="decimal"/>
      <w:lvlText w:val="%7"/>
      <w:lvlJc w:val="left"/>
      <w:pPr>
        <w:ind w:left="728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7" w:tplc="6680D7AA">
      <w:start w:val="1"/>
      <w:numFmt w:val="lowerLetter"/>
      <w:lvlText w:val="%8"/>
      <w:lvlJc w:val="left"/>
      <w:pPr>
        <w:ind w:left="800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8" w:tplc="4BCA0FCC">
      <w:start w:val="1"/>
      <w:numFmt w:val="lowerRoman"/>
      <w:lvlText w:val="%9"/>
      <w:lvlJc w:val="left"/>
      <w:pPr>
        <w:ind w:left="872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abstractNum>
  <w:abstractNum w:abstractNumId="4" w15:restartNumberingAfterBreak="0">
    <w:nsid w:val="112C7CAD"/>
    <w:multiLevelType w:val="hybridMultilevel"/>
    <w:tmpl w:val="916C7AFA"/>
    <w:lvl w:ilvl="0" w:tplc="4FAA8E38">
      <w:start w:val="69"/>
      <w:numFmt w:val="decimal"/>
      <w:lvlText w:val="%1."/>
      <w:lvlJc w:val="left"/>
      <w:pPr>
        <w:ind w:left="36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1" w:tplc="71B6F25C">
      <w:start w:val="1"/>
      <w:numFmt w:val="lowerLetter"/>
      <w:lvlText w:val="%2"/>
      <w:lvlJc w:val="left"/>
      <w:pPr>
        <w:ind w:left="108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2" w:tplc="55842AE4">
      <w:start w:val="1"/>
      <w:numFmt w:val="lowerRoman"/>
      <w:lvlText w:val="%3"/>
      <w:lvlJc w:val="left"/>
      <w:pPr>
        <w:ind w:left="180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3" w:tplc="BDACE102">
      <w:start w:val="1"/>
      <w:numFmt w:val="decimal"/>
      <w:lvlText w:val="%4"/>
      <w:lvlJc w:val="left"/>
      <w:pPr>
        <w:ind w:left="252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4" w:tplc="CB60BBF4">
      <w:start w:val="1"/>
      <w:numFmt w:val="lowerLetter"/>
      <w:lvlText w:val="%5"/>
      <w:lvlJc w:val="left"/>
      <w:pPr>
        <w:ind w:left="324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5" w:tplc="03426EFC">
      <w:start w:val="1"/>
      <w:numFmt w:val="lowerRoman"/>
      <w:lvlText w:val="%6"/>
      <w:lvlJc w:val="left"/>
      <w:pPr>
        <w:ind w:left="396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6" w:tplc="3DE008BC">
      <w:start w:val="1"/>
      <w:numFmt w:val="decimal"/>
      <w:lvlText w:val="%7"/>
      <w:lvlJc w:val="left"/>
      <w:pPr>
        <w:ind w:left="468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7" w:tplc="781A1300">
      <w:start w:val="1"/>
      <w:numFmt w:val="lowerLetter"/>
      <w:lvlText w:val="%8"/>
      <w:lvlJc w:val="left"/>
      <w:pPr>
        <w:ind w:left="540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8" w:tplc="3B40571C">
      <w:start w:val="1"/>
      <w:numFmt w:val="lowerRoman"/>
      <w:lvlText w:val="%9"/>
      <w:lvlJc w:val="left"/>
      <w:pPr>
        <w:ind w:left="612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150D4C09"/>
    <w:multiLevelType w:val="hybridMultilevel"/>
    <w:tmpl w:val="4FBC6B82"/>
    <w:lvl w:ilvl="0" w:tplc="DD1C34DA">
      <w:start w:val="1"/>
      <w:numFmt w:val="decimal"/>
      <w:lvlText w:val="%1."/>
      <w:lvlJc w:val="left"/>
      <w:pPr>
        <w:ind w:left="2793"/>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1" w:tplc="0DDE4846">
      <w:start w:val="1"/>
      <w:numFmt w:val="lowerLetter"/>
      <w:lvlText w:val="%2"/>
      <w:lvlJc w:val="left"/>
      <w:pPr>
        <w:ind w:left="10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2" w:tplc="F8BA9868">
      <w:start w:val="1"/>
      <w:numFmt w:val="lowerRoman"/>
      <w:lvlText w:val="%3"/>
      <w:lvlJc w:val="left"/>
      <w:pPr>
        <w:ind w:left="18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3" w:tplc="4A40F114">
      <w:start w:val="1"/>
      <w:numFmt w:val="decimal"/>
      <w:lvlText w:val="%4"/>
      <w:lvlJc w:val="left"/>
      <w:pPr>
        <w:ind w:left="25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4" w:tplc="3CAE706E">
      <w:start w:val="1"/>
      <w:numFmt w:val="lowerLetter"/>
      <w:lvlText w:val="%5"/>
      <w:lvlJc w:val="left"/>
      <w:pPr>
        <w:ind w:left="324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5" w:tplc="9272A18A">
      <w:start w:val="1"/>
      <w:numFmt w:val="lowerRoman"/>
      <w:lvlText w:val="%6"/>
      <w:lvlJc w:val="left"/>
      <w:pPr>
        <w:ind w:left="396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6" w:tplc="BC6AD01A">
      <w:start w:val="1"/>
      <w:numFmt w:val="decimal"/>
      <w:lvlText w:val="%7"/>
      <w:lvlJc w:val="left"/>
      <w:pPr>
        <w:ind w:left="46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7" w:tplc="09C8AF16">
      <w:start w:val="1"/>
      <w:numFmt w:val="lowerLetter"/>
      <w:lvlText w:val="%8"/>
      <w:lvlJc w:val="left"/>
      <w:pPr>
        <w:ind w:left="54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8" w:tplc="70F876CE">
      <w:start w:val="1"/>
      <w:numFmt w:val="lowerRoman"/>
      <w:lvlText w:val="%9"/>
      <w:lvlJc w:val="left"/>
      <w:pPr>
        <w:ind w:left="61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55E631A"/>
    <w:multiLevelType w:val="hybridMultilevel"/>
    <w:tmpl w:val="74C2CA50"/>
    <w:lvl w:ilvl="0" w:tplc="12C6BC38">
      <w:start w:val="1"/>
      <w:numFmt w:val="decimal"/>
      <w:lvlText w:val="%1."/>
      <w:lvlJc w:val="left"/>
      <w:pPr>
        <w:tabs>
          <w:tab w:val="num" w:pos="720"/>
        </w:tabs>
        <w:ind w:left="720" w:hanging="360"/>
      </w:pPr>
    </w:lvl>
    <w:lvl w:ilvl="1" w:tplc="6396DBE4" w:tentative="1">
      <w:start w:val="1"/>
      <w:numFmt w:val="decimal"/>
      <w:lvlText w:val="%2."/>
      <w:lvlJc w:val="left"/>
      <w:pPr>
        <w:tabs>
          <w:tab w:val="num" w:pos="1440"/>
        </w:tabs>
        <w:ind w:left="1440" w:hanging="360"/>
      </w:pPr>
    </w:lvl>
    <w:lvl w:ilvl="2" w:tplc="683EAFB4" w:tentative="1">
      <w:start w:val="1"/>
      <w:numFmt w:val="decimal"/>
      <w:lvlText w:val="%3."/>
      <w:lvlJc w:val="left"/>
      <w:pPr>
        <w:tabs>
          <w:tab w:val="num" w:pos="2160"/>
        </w:tabs>
        <w:ind w:left="2160" w:hanging="360"/>
      </w:pPr>
    </w:lvl>
    <w:lvl w:ilvl="3" w:tplc="0306505A" w:tentative="1">
      <w:start w:val="1"/>
      <w:numFmt w:val="decimal"/>
      <w:lvlText w:val="%4."/>
      <w:lvlJc w:val="left"/>
      <w:pPr>
        <w:tabs>
          <w:tab w:val="num" w:pos="2880"/>
        </w:tabs>
        <w:ind w:left="2880" w:hanging="360"/>
      </w:pPr>
    </w:lvl>
    <w:lvl w:ilvl="4" w:tplc="04F8F662" w:tentative="1">
      <w:start w:val="1"/>
      <w:numFmt w:val="decimal"/>
      <w:lvlText w:val="%5."/>
      <w:lvlJc w:val="left"/>
      <w:pPr>
        <w:tabs>
          <w:tab w:val="num" w:pos="3600"/>
        </w:tabs>
        <w:ind w:left="3600" w:hanging="360"/>
      </w:pPr>
    </w:lvl>
    <w:lvl w:ilvl="5" w:tplc="96D00DB6" w:tentative="1">
      <w:start w:val="1"/>
      <w:numFmt w:val="decimal"/>
      <w:lvlText w:val="%6."/>
      <w:lvlJc w:val="left"/>
      <w:pPr>
        <w:tabs>
          <w:tab w:val="num" w:pos="4320"/>
        </w:tabs>
        <w:ind w:left="4320" w:hanging="360"/>
      </w:pPr>
    </w:lvl>
    <w:lvl w:ilvl="6" w:tplc="6C300BDC" w:tentative="1">
      <w:start w:val="1"/>
      <w:numFmt w:val="decimal"/>
      <w:lvlText w:val="%7."/>
      <w:lvlJc w:val="left"/>
      <w:pPr>
        <w:tabs>
          <w:tab w:val="num" w:pos="5040"/>
        </w:tabs>
        <w:ind w:left="5040" w:hanging="360"/>
      </w:pPr>
    </w:lvl>
    <w:lvl w:ilvl="7" w:tplc="697ADFD4" w:tentative="1">
      <w:start w:val="1"/>
      <w:numFmt w:val="decimal"/>
      <w:lvlText w:val="%8."/>
      <w:lvlJc w:val="left"/>
      <w:pPr>
        <w:tabs>
          <w:tab w:val="num" w:pos="5760"/>
        </w:tabs>
        <w:ind w:left="5760" w:hanging="360"/>
      </w:pPr>
    </w:lvl>
    <w:lvl w:ilvl="8" w:tplc="4168C530" w:tentative="1">
      <w:start w:val="1"/>
      <w:numFmt w:val="decimal"/>
      <w:lvlText w:val="%9."/>
      <w:lvlJc w:val="left"/>
      <w:pPr>
        <w:tabs>
          <w:tab w:val="num" w:pos="6480"/>
        </w:tabs>
        <w:ind w:left="6480" w:hanging="360"/>
      </w:pPr>
    </w:lvl>
  </w:abstractNum>
  <w:abstractNum w:abstractNumId="7" w15:restartNumberingAfterBreak="0">
    <w:nsid w:val="24505A61"/>
    <w:multiLevelType w:val="hybridMultilevel"/>
    <w:tmpl w:val="03F630E2"/>
    <w:lvl w:ilvl="0" w:tplc="A78EA74C">
      <w:start w:val="7"/>
      <w:numFmt w:val="decimal"/>
      <w:lvlText w:val="%1."/>
      <w:lvlJc w:val="left"/>
      <w:pPr>
        <w:ind w:left="2603"/>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1" w:tplc="7C62486A">
      <w:start w:val="1"/>
      <w:numFmt w:val="lowerLetter"/>
      <w:lvlText w:val="%2"/>
      <w:lvlJc w:val="left"/>
      <w:pPr>
        <w:ind w:left="10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2" w:tplc="94946D0E">
      <w:start w:val="1"/>
      <w:numFmt w:val="lowerRoman"/>
      <w:lvlText w:val="%3"/>
      <w:lvlJc w:val="left"/>
      <w:pPr>
        <w:ind w:left="18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3" w:tplc="1CA430A0">
      <w:start w:val="1"/>
      <w:numFmt w:val="decimal"/>
      <w:lvlText w:val="%4"/>
      <w:lvlJc w:val="left"/>
      <w:pPr>
        <w:ind w:left="25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4" w:tplc="B97C45F4">
      <w:start w:val="1"/>
      <w:numFmt w:val="lowerLetter"/>
      <w:lvlText w:val="%5"/>
      <w:lvlJc w:val="left"/>
      <w:pPr>
        <w:ind w:left="324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5" w:tplc="265A99D4">
      <w:start w:val="1"/>
      <w:numFmt w:val="lowerRoman"/>
      <w:lvlText w:val="%6"/>
      <w:lvlJc w:val="left"/>
      <w:pPr>
        <w:ind w:left="396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6" w:tplc="D9C01366">
      <w:start w:val="1"/>
      <w:numFmt w:val="decimal"/>
      <w:lvlText w:val="%7"/>
      <w:lvlJc w:val="left"/>
      <w:pPr>
        <w:ind w:left="46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7" w:tplc="782EFA1E">
      <w:start w:val="1"/>
      <w:numFmt w:val="lowerLetter"/>
      <w:lvlText w:val="%8"/>
      <w:lvlJc w:val="left"/>
      <w:pPr>
        <w:ind w:left="54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8" w:tplc="F170202C">
      <w:start w:val="1"/>
      <w:numFmt w:val="lowerRoman"/>
      <w:lvlText w:val="%9"/>
      <w:lvlJc w:val="left"/>
      <w:pPr>
        <w:ind w:left="61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5C10C6A"/>
    <w:multiLevelType w:val="hybridMultilevel"/>
    <w:tmpl w:val="C91A956A"/>
    <w:styleLink w:val="Nmeros"/>
    <w:lvl w:ilvl="0" w:tplc="6C160FAC">
      <w:start w:val="1"/>
      <w:numFmt w:val="decimal"/>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95B4BCD4">
      <w:start w:val="1"/>
      <w:numFmt w:val="decimal"/>
      <w:lvlText w:val="%2."/>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tplc="A0D6D86A">
      <w:start w:val="1"/>
      <w:numFmt w:val="decimal"/>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tplc="0D4A4E38">
      <w:start w:val="1"/>
      <w:numFmt w:val="decimal"/>
      <w:lvlText w:val="%4."/>
      <w:lvlJc w:val="left"/>
      <w:pPr>
        <w:tabs>
          <w:tab w:val="left" w:pos="708"/>
          <w:tab w:val="left" w:pos="2124"/>
          <w:tab w:val="left" w:pos="2832"/>
          <w:tab w:val="left" w:pos="3540"/>
          <w:tab w:val="left" w:pos="4248"/>
          <w:tab w:val="left" w:pos="4956"/>
          <w:tab w:val="left" w:pos="5664"/>
          <w:tab w:val="left" w:pos="6372"/>
          <w:tab w:val="left" w:pos="7080"/>
          <w:tab w:val="left" w:pos="7788"/>
          <w:tab w:val="left" w:pos="8496"/>
          <w:tab w:val="left" w:pos="9204"/>
        </w:tabs>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tplc="133EB66E">
      <w:start w:val="1"/>
      <w:numFmt w:val="decimal"/>
      <w:lvlText w:val="%5."/>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tplc="4D402106">
      <w:start w:val="1"/>
      <w:numFmt w:val="decimal"/>
      <w:lvlText w:val="%6."/>
      <w:lvlJc w:val="left"/>
      <w:pPr>
        <w:tabs>
          <w:tab w:val="left" w:pos="708"/>
          <w:tab w:val="left" w:pos="1416"/>
          <w:tab w:val="left" w:pos="2832"/>
          <w:tab w:val="left" w:pos="3540"/>
          <w:tab w:val="left" w:pos="4248"/>
          <w:tab w:val="left" w:pos="4956"/>
          <w:tab w:val="left" w:pos="5664"/>
          <w:tab w:val="left" w:pos="6372"/>
          <w:tab w:val="left" w:pos="7080"/>
          <w:tab w:val="left" w:pos="7788"/>
          <w:tab w:val="left" w:pos="8496"/>
          <w:tab w:val="left" w:pos="9204"/>
        </w:tabs>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tplc="3412E824">
      <w:start w:val="1"/>
      <w:numFmt w:val="decimal"/>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tplc="50FAEDF8">
      <w:start w:val="1"/>
      <w:numFmt w:val="decimal"/>
      <w:lvlText w:val="%8."/>
      <w:lvlJc w:val="left"/>
      <w:pPr>
        <w:tabs>
          <w:tab w:val="left" w:pos="708"/>
          <w:tab w:val="left" w:pos="1416"/>
          <w:tab w:val="left" w:pos="2124"/>
          <w:tab w:val="left" w:pos="3540"/>
          <w:tab w:val="left" w:pos="4248"/>
          <w:tab w:val="left" w:pos="4956"/>
          <w:tab w:val="left" w:pos="5664"/>
          <w:tab w:val="left" w:pos="6372"/>
          <w:tab w:val="left" w:pos="7080"/>
          <w:tab w:val="left" w:pos="7788"/>
          <w:tab w:val="left" w:pos="8496"/>
          <w:tab w:val="left" w:pos="9204"/>
        </w:tabs>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tplc="C5A0020C">
      <w:start w:val="1"/>
      <w:numFmt w:val="decimal"/>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2B424BDC"/>
    <w:multiLevelType w:val="hybridMultilevel"/>
    <w:tmpl w:val="FCF29670"/>
    <w:lvl w:ilvl="0" w:tplc="E27434D0">
      <w:start w:val="12"/>
      <w:numFmt w:val="decimal"/>
      <w:lvlText w:val="%1."/>
      <w:lvlJc w:val="left"/>
      <w:pPr>
        <w:ind w:left="2932"/>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1" w:tplc="5C908FAC">
      <w:start w:val="1"/>
      <w:numFmt w:val="lowerLetter"/>
      <w:lvlText w:val="%2"/>
      <w:lvlJc w:val="left"/>
      <w:pPr>
        <w:ind w:left="10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2" w:tplc="4C9C8AE4">
      <w:start w:val="1"/>
      <w:numFmt w:val="lowerRoman"/>
      <w:lvlText w:val="%3"/>
      <w:lvlJc w:val="left"/>
      <w:pPr>
        <w:ind w:left="18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3" w:tplc="F27E732E">
      <w:start w:val="1"/>
      <w:numFmt w:val="decimal"/>
      <w:lvlText w:val="%4"/>
      <w:lvlJc w:val="left"/>
      <w:pPr>
        <w:ind w:left="25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4" w:tplc="23166BB8">
      <w:start w:val="1"/>
      <w:numFmt w:val="lowerLetter"/>
      <w:lvlText w:val="%5"/>
      <w:lvlJc w:val="left"/>
      <w:pPr>
        <w:ind w:left="324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5" w:tplc="0A628D5C">
      <w:start w:val="1"/>
      <w:numFmt w:val="lowerRoman"/>
      <w:lvlText w:val="%6"/>
      <w:lvlJc w:val="left"/>
      <w:pPr>
        <w:ind w:left="396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6" w:tplc="942A832A">
      <w:start w:val="1"/>
      <w:numFmt w:val="decimal"/>
      <w:lvlText w:val="%7"/>
      <w:lvlJc w:val="left"/>
      <w:pPr>
        <w:ind w:left="46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7" w:tplc="7BE441C8">
      <w:start w:val="1"/>
      <w:numFmt w:val="lowerLetter"/>
      <w:lvlText w:val="%8"/>
      <w:lvlJc w:val="left"/>
      <w:pPr>
        <w:ind w:left="54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8" w:tplc="1D28EA2C">
      <w:start w:val="1"/>
      <w:numFmt w:val="lowerRoman"/>
      <w:lvlText w:val="%9"/>
      <w:lvlJc w:val="left"/>
      <w:pPr>
        <w:ind w:left="61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0B4213C"/>
    <w:multiLevelType w:val="hybridMultilevel"/>
    <w:tmpl w:val="6F84BC80"/>
    <w:lvl w:ilvl="0" w:tplc="29D8AB30">
      <w:start w:val="45"/>
      <w:numFmt w:val="decimal"/>
      <w:lvlText w:val="%1."/>
      <w:lvlJc w:val="left"/>
      <w:pPr>
        <w:ind w:left="36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1" w:tplc="E85E19CC">
      <w:start w:val="1"/>
      <w:numFmt w:val="lowerLetter"/>
      <w:lvlText w:val="%2"/>
      <w:lvlJc w:val="left"/>
      <w:pPr>
        <w:ind w:left="108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2" w:tplc="25BABBCC">
      <w:start w:val="1"/>
      <w:numFmt w:val="lowerRoman"/>
      <w:lvlText w:val="%3"/>
      <w:lvlJc w:val="left"/>
      <w:pPr>
        <w:ind w:left="180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3" w:tplc="3BDE0F00">
      <w:start w:val="1"/>
      <w:numFmt w:val="decimal"/>
      <w:lvlText w:val="%4"/>
      <w:lvlJc w:val="left"/>
      <w:pPr>
        <w:ind w:left="252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4" w:tplc="B2A4D1D8">
      <w:start w:val="1"/>
      <w:numFmt w:val="lowerLetter"/>
      <w:lvlText w:val="%5"/>
      <w:lvlJc w:val="left"/>
      <w:pPr>
        <w:ind w:left="324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5" w:tplc="F8CC5D94">
      <w:start w:val="1"/>
      <w:numFmt w:val="lowerRoman"/>
      <w:lvlText w:val="%6"/>
      <w:lvlJc w:val="left"/>
      <w:pPr>
        <w:ind w:left="396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6" w:tplc="5D0C3392">
      <w:start w:val="1"/>
      <w:numFmt w:val="decimal"/>
      <w:lvlText w:val="%7"/>
      <w:lvlJc w:val="left"/>
      <w:pPr>
        <w:ind w:left="468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7" w:tplc="EF46108C">
      <w:start w:val="1"/>
      <w:numFmt w:val="lowerLetter"/>
      <w:lvlText w:val="%8"/>
      <w:lvlJc w:val="left"/>
      <w:pPr>
        <w:ind w:left="540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8" w:tplc="3E1415DE">
      <w:start w:val="1"/>
      <w:numFmt w:val="lowerRoman"/>
      <w:lvlText w:val="%9"/>
      <w:lvlJc w:val="left"/>
      <w:pPr>
        <w:ind w:left="612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33254B6E"/>
    <w:multiLevelType w:val="hybridMultilevel"/>
    <w:tmpl w:val="0EF41EA8"/>
    <w:lvl w:ilvl="0" w:tplc="9408764E">
      <w:start w:val="3"/>
      <w:numFmt w:val="decimal"/>
      <w:lvlText w:val="%1."/>
      <w:lvlJc w:val="left"/>
      <w:pPr>
        <w:ind w:left="2817"/>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1" w:tplc="FBD0E370">
      <w:start w:val="1"/>
      <w:numFmt w:val="lowerLetter"/>
      <w:lvlText w:val="%2"/>
      <w:lvlJc w:val="left"/>
      <w:pPr>
        <w:ind w:left="10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2" w:tplc="EA767272">
      <w:start w:val="1"/>
      <w:numFmt w:val="lowerRoman"/>
      <w:lvlText w:val="%3"/>
      <w:lvlJc w:val="left"/>
      <w:pPr>
        <w:ind w:left="18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3" w:tplc="EC18D300">
      <w:start w:val="1"/>
      <w:numFmt w:val="decimal"/>
      <w:lvlText w:val="%4"/>
      <w:lvlJc w:val="left"/>
      <w:pPr>
        <w:ind w:left="25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4" w:tplc="4B4035B8">
      <w:start w:val="1"/>
      <w:numFmt w:val="lowerLetter"/>
      <w:lvlText w:val="%5"/>
      <w:lvlJc w:val="left"/>
      <w:pPr>
        <w:ind w:left="324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5" w:tplc="4D04F556">
      <w:start w:val="1"/>
      <w:numFmt w:val="lowerRoman"/>
      <w:lvlText w:val="%6"/>
      <w:lvlJc w:val="left"/>
      <w:pPr>
        <w:ind w:left="396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6" w:tplc="9BA8E5D0">
      <w:start w:val="1"/>
      <w:numFmt w:val="decimal"/>
      <w:lvlText w:val="%7"/>
      <w:lvlJc w:val="left"/>
      <w:pPr>
        <w:ind w:left="46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7" w:tplc="F48C6AB2">
      <w:start w:val="1"/>
      <w:numFmt w:val="lowerLetter"/>
      <w:lvlText w:val="%8"/>
      <w:lvlJc w:val="left"/>
      <w:pPr>
        <w:ind w:left="54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8" w:tplc="A7DE8012">
      <w:start w:val="1"/>
      <w:numFmt w:val="lowerRoman"/>
      <w:lvlText w:val="%9"/>
      <w:lvlJc w:val="left"/>
      <w:pPr>
        <w:ind w:left="61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5887112"/>
    <w:multiLevelType w:val="hybridMultilevel"/>
    <w:tmpl w:val="230AA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BD7BAA"/>
    <w:multiLevelType w:val="hybridMultilevel"/>
    <w:tmpl w:val="DFF2E102"/>
    <w:lvl w:ilvl="0" w:tplc="B3B808E0">
      <w:start w:val="7"/>
      <w:numFmt w:val="decimal"/>
      <w:lvlText w:val="%1."/>
      <w:lvlJc w:val="left"/>
      <w:pPr>
        <w:ind w:left="2603"/>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1" w:tplc="BC5C84B0">
      <w:start w:val="1"/>
      <w:numFmt w:val="lowerLetter"/>
      <w:lvlText w:val="%2"/>
      <w:lvlJc w:val="left"/>
      <w:pPr>
        <w:ind w:left="10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2" w:tplc="B3205BA4">
      <w:start w:val="1"/>
      <w:numFmt w:val="lowerRoman"/>
      <w:lvlText w:val="%3"/>
      <w:lvlJc w:val="left"/>
      <w:pPr>
        <w:ind w:left="18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3" w:tplc="1AE889E6">
      <w:start w:val="1"/>
      <w:numFmt w:val="decimal"/>
      <w:lvlText w:val="%4"/>
      <w:lvlJc w:val="left"/>
      <w:pPr>
        <w:ind w:left="25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4" w:tplc="9DBCAB54">
      <w:start w:val="1"/>
      <w:numFmt w:val="lowerLetter"/>
      <w:lvlText w:val="%5"/>
      <w:lvlJc w:val="left"/>
      <w:pPr>
        <w:ind w:left="324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5" w:tplc="6B144836">
      <w:start w:val="1"/>
      <w:numFmt w:val="lowerRoman"/>
      <w:lvlText w:val="%6"/>
      <w:lvlJc w:val="left"/>
      <w:pPr>
        <w:ind w:left="396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6" w:tplc="D2629538">
      <w:start w:val="1"/>
      <w:numFmt w:val="decimal"/>
      <w:lvlText w:val="%7"/>
      <w:lvlJc w:val="left"/>
      <w:pPr>
        <w:ind w:left="46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7" w:tplc="28AA76FA">
      <w:start w:val="1"/>
      <w:numFmt w:val="lowerLetter"/>
      <w:lvlText w:val="%8"/>
      <w:lvlJc w:val="left"/>
      <w:pPr>
        <w:ind w:left="54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8" w:tplc="BD0C0526">
      <w:start w:val="1"/>
      <w:numFmt w:val="lowerRoman"/>
      <w:lvlText w:val="%9"/>
      <w:lvlJc w:val="left"/>
      <w:pPr>
        <w:ind w:left="61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D290801"/>
    <w:multiLevelType w:val="multilevel"/>
    <w:tmpl w:val="9F96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CA0FA0"/>
    <w:multiLevelType w:val="hybridMultilevel"/>
    <w:tmpl w:val="5FF2358A"/>
    <w:lvl w:ilvl="0" w:tplc="F3AA543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A45748"/>
    <w:multiLevelType w:val="hybridMultilevel"/>
    <w:tmpl w:val="7E226C5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4EC24BB"/>
    <w:multiLevelType w:val="hybridMultilevel"/>
    <w:tmpl w:val="92040E04"/>
    <w:lvl w:ilvl="0" w:tplc="14067424">
      <w:start w:val="45"/>
      <w:numFmt w:val="decimal"/>
      <w:lvlText w:val="%1."/>
      <w:lvlJc w:val="left"/>
      <w:pPr>
        <w:ind w:left="36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1" w:tplc="24842D26">
      <w:start w:val="1"/>
      <w:numFmt w:val="lowerLetter"/>
      <w:lvlText w:val="%2"/>
      <w:lvlJc w:val="left"/>
      <w:pPr>
        <w:ind w:left="108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2" w:tplc="538ED9BC">
      <w:start w:val="1"/>
      <w:numFmt w:val="lowerRoman"/>
      <w:lvlText w:val="%3"/>
      <w:lvlJc w:val="left"/>
      <w:pPr>
        <w:ind w:left="180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3" w:tplc="9E7A20B4">
      <w:start w:val="1"/>
      <w:numFmt w:val="decimal"/>
      <w:lvlText w:val="%4"/>
      <w:lvlJc w:val="left"/>
      <w:pPr>
        <w:ind w:left="252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4" w:tplc="23E43940">
      <w:start w:val="1"/>
      <w:numFmt w:val="lowerLetter"/>
      <w:lvlText w:val="%5"/>
      <w:lvlJc w:val="left"/>
      <w:pPr>
        <w:ind w:left="324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5" w:tplc="D3BA3C30">
      <w:start w:val="1"/>
      <w:numFmt w:val="lowerRoman"/>
      <w:lvlText w:val="%6"/>
      <w:lvlJc w:val="left"/>
      <w:pPr>
        <w:ind w:left="396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6" w:tplc="6590B82A">
      <w:start w:val="1"/>
      <w:numFmt w:val="decimal"/>
      <w:lvlText w:val="%7"/>
      <w:lvlJc w:val="left"/>
      <w:pPr>
        <w:ind w:left="468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7" w:tplc="BEDCB980">
      <w:start w:val="1"/>
      <w:numFmt w:val="lowerLetter"/>
      <w:lvlText w:val="%8"/>
      <w:lvlJc w:val="left"/>
      <w:pPr>
        <w:ind w:left="540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8" w:tplc="DB1E9168">
      <w:start w:val="1"/>
      <w:numFmt w:val="lowerRoman"/>
      <w:lvlText w:val="%9"/>
      <w:lvlJc w:val="left"/>
      <w:pPr>
        <w:ind w:left="612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560C45F9"/>
    <w:multiLevelType w:val="hybridMultilevel"/>
    <w:tmpl w:val="56C644FC"/>
    <w:lvl w:ilvl="0" w:tplc="02F00304">
      <w:start w:val="3"/>
      <w:numFmt w:val="decimal"/>
      <w:lvlText w:val="%1."/>
      <w:lvlJc w:val="left"/>
      <w:pPr>
        <w:ind w:left="2817"/>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1" w:tplc="EA4036B6">
      <w:start w:val="1"/>
      <w:numFmt w:val="lowerLetter"/>
      <w:lvlText w:val="%2"/>
      <w:lvlJc w:val="left"/>
      <w:pPr>
        <w:ind w:left="10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2" w:tplc="3BBCE78E">
      <w:start w:val="1"/>
      <w:numFmt w:val="lowerRoman"/>
      <w:lvlText w:val="%3"/>
      <w:lvlJc w:val="left"/>
      <w:pPr>
        <w:ind w:left="18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3" w:tplc="E300250E">
      <w:start w:val="1"/>
      <w:numFmt w:val="decimal"/>
      <w:lvlText w:val="%4"/>
      <w:lvlJc w:val="left"/>
      <w:pPr>
        <w:ind w:left="25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4" w:tplc="E52A06B0">
      <w:start w:val="1"/>
      <w:numFmt w:val="lowerLetter"/>
      <w:lvlText w:val="%5"/>
      <w:lvlJc w:val="left"/>
      <w:pPr>
        <w:ind w:left="324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5" w:tplc="DD5A4A6C">
      <w:start w:val="1"/>
      <w:numFmt w:val="lowerRoman"/>
      <w:lvlText w:val="%6"/>
      <w:lvlJc w:val="left"/>
      <w:pPr>
        <w:ind w:left="396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6" w:tplc="9D3227E8">
      <w:start w:val="1"/>
      <w:numFmt w:val="decimal"/>
      <w:lvlText w:val="%7"/>
      <w:lvlJc w:val="left"/>
      <w:pPr>
        <w:ind w:left="46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7" w:tplc="4DB0B504">
      <w:start w:val="1"/>
      <w:numFmt w:val="lowerLetter"/>
      <w:lvlText w:val="%8"/>
      <w:lvlJc w:val="left"/>
      <w:pPr>
        <w:ind w:left="54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8" w:tplc="E4D66AC0">
      <w:start w:val="1"/>
      <w:numFmt w:val="lowerRoman"/>
      <w:lvlText w:val="%9"/>
      <w:lvlJc w:val="left"/>
      <w:pPr>
        <w:ind w:left="61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67F00DC"/>
    <w:multiLevelType w:val="multilevel"/>
    <w:tmpl w:val="40BCC0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A535E1A"/>
    <w:multiLevelType w:val="hybridMultilevel"/>
    <w:tmpl w:val="BEB81982"/>
    <w:lvl w:ilvl="0" w:tplc="EC6CAFC2">
      <w:start w:val="14"/>
      <w:numFmt w:val="decimal"/>
      <w:lvlText w:val="%1."/>
      <w:lvlJc w:val="left"/>
      <w:pPr>
        <w:ind w:left="295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1" w:tplc="2E7EFC26">
      <w:start w:val="1"/>
      <w:numFmt w:val="lowerLetter"/>
      <w:lvlText w:val="%2"/>
      <w:lvlJc w:val="left"/>
      <w:pPr>
        <w:ind w:left="10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2" w:tplc="00922A92">
      <w:start w:val="1"/>
      <w:numFmt w:val="lowerRoman"/>
      <w:lvlText w:val="%3"/>
      <w:lvlJc w:val="left"/>
      <w:pPr>
        <w:ind w:left="18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3" w:tplc="897E4E02">
      <w:start w:val="1"/>
      <w:numFmt w:val="decimal"/>
      <w:lvlText w:val="%4"/>
      <w:lvlJc w:val="left"/>
      <w:pPr>
        <w:ind w:left="25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4" w:tplc="2A74E742">
      <w:start w:val="1"/>
      <w:numFmt w:val="lowerLetter"/>
      <w:lvlText w:val="%5"/>
      <w:lvlJc w:val="left"/>
      <w:pPr>
        <w:ind w:left="324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5" w:tplc="949A6E04">
      <w:start w:val="1"/>
      <w:numFmt w:val="lowerRoman"/>
      <w:lvlText w:val="%6"/>
      <w:lvlJc w:val="left"/>
      <w:pPr>
        <w:ind w:left="396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6" w:tplc="FAD0967E">
      <w:start w:val="1"/>
      <w:numFmt w:val="decimal"/>
      <w:lvlText w:val="%7"/>
      <w:lvlJc w:val="left"/>
      <w:pPr>
        <w:ind w:left="46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7" w:tplc="DB443F8E">
      <w:start w:val="1"/>
      <w:numFmt w:val="lowerLetter"/>
      <w:lvlText w:val="%8"/>
      <w:lvlJc w:val="left"/>
      <w:pPr>
        <w:ind w:left="54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8" w:tplc="A6C0BE24">
      <w:start w:val="1"/>
      <w:numFmt w:val="lowerRoman"/>
      <w:lvlText w:val="%9"/>
      <w:lvlJc w:val="left"/>
      <w:pPr>
        <w:ind w:left="61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BB2008E"/>
    <w:multiLevelType w:val="hybridMultilevel"/>
    <w:tmpl w:val="CE0E6A92"/>
    <w:lvl w:ilvl="0" w:tplc="D53A9DD2">
      <w:start w:val="11"/>
      <w:numFmt w:val="decimal"/>
      <w:lvlText w:val="%1."/>
      <w:lvlJc w:val="left"/>
      <w:pPr>
        <w:ind w:left="2603"/>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1" w:tplc="252EB67E">
      <w:start w:val="16"/>
      <w:numFmt w:val="decimal"/>
      <w:lvlText w:val="%2."/>
      <w:lvlJc w:val="left"/>
      <w:pPr>
        <w:ind w:left="2603"/>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2" w:tplc="9EA0012A">
      <w:start w:val="1"/>
      <w:numFmt w:val="lowerRoman"/>
      <w:lvlText w:val="%3"/>
      <w:lvlJc w:val="left"/>
      <w:pPr>
        <w:ind w:left="368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3" w:tplc="263E7A7E">
      <w:start w:val="1"/>
      <w:numFmt w:val="decimal"/>
      <w:lvlText w:val="%4"/>
      <w:lvlJc w:val="left"/>
      <w:pPr>
        <w:ind w:left="440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4" w:tplc="D2D271D8">
      <w:start w:val="1"/>
      <w:numFmt w:val="lowerLetter"/>
      <w:lvlText w:val="%5"/>
      <w:lvlJc w:val="left"/>
      <w:pPr>
        <w:ind w:left="512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5" w:tplc="033A0EE2">
      <w:start w:val="1"/>
      <w:numFmt w:val="lowerRoman"/>
      <w:lvlText w:val="%6"/>
      <w:lvlJc w:val="left"/>
      <w:pPr>
        <w:ind w:left="584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6" w:tplc="540CB7C0">
      <w:start w:val="1"/>
      <w:numFmt w:val="decimal"/>
      <w:lvlText w:val="%7"/>
      <w:lvlJc w:val="left"/>
      <w:pPr>
        <w:ind w:left="656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7" w:tplc="CC9E647E">
      <w:start w:val="1"/>
      <w:numFmt w:val="lowerLetter"/>
      <w:lvlText w:val="%8"/>
      <w:lvlJc w:val="left"/>
      <w:pPr>
        <w:ind w:left="728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8" w:tplc="C62AD06C">
      <w:start w:val="1"/>
      <w:numFmt w:val="lowerRoman"/>
      <w:lvlText w:val="%9"/>
      <w:lvlJc w:val="left"/>
      <w:pPr>
        <w:ind w:left="800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CDB082C"/>
    <w:multiLevelType w:val="hybridMultilevel"/>
    <w:tmpl w:val="855A6C28"/>
    <w:lvl w:ilvl="0" w:tplc="A960705A">
      <w:start w:val="6"/>
      <w:numFmt w:val="decimal"/>
      <w:lvlText w:val="%1."/>
      <w:lvlJc w:val="left"/>
      <w:pPr>
        <w:ind w:left="2793"/>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1" w:tplc="9D2AFBC4">
      <w:start w:val="1"/>
      <w:numFmt w:val="lowerLetter"/>
      <w:lvlText w:val="%2"/>
      <w:lvlJc w:val="left"/>
      <w:pPr>
        <w:ind w:left="10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2" w:tplc="39586290">
      <w:start w:val="1"/>
      <w:numFmt w:val="lowerRoman"/>
      <w:lvlText w:val="%3"/>
      <w:lvlJc w:val="left"/>
      <w:pPr>
        <w:ind w:left="18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3" w:tplc="B0B0EAD4">
      <w:start w:val="1"/>
      <w:numFmt w:val="decimal"/>
      <w:lvlText w:val="%4"/>
      <w:lvlJc w:val="left"/>
      <w:pPr>
        <w:ind w:left="25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4" w:tplc="4FD61C54">
      <w:start w:val="1"/>
      <w:numFmt w:val="lowerLetter"/>
      <w:lvlText w:val="%5"/>
      <w:lvlJc w:val="left"/>
      <w:pPr>
        <w:ind w:left="324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5" w:tplc="17021C38">
      <w:start w:val="1"/>
      <w:numFmt w:val="lowerRoman"/>
      <w:lvlText w:val="%6"/>
      <w:lvlJc w:val="left"/>
      <w:pPr>
        <w:ind w:left="396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6" w:tplc="D6BEEF5A">
      <w:start w:val="1"/>
      <w:numFmt w:val="decimal"/>
      <w:lvlText w:val="%7"/>
      <w:lvlJc w:val="left"/>
      <w:pPr>
        <w:ind w:left="46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7" w:tplc="DCA405BE">
      <w:start w:val="1"/>
      <w:numFmt w:val="lowerLetter"/>
      <w:lvlText w:val="%8"/>
      <w:lvlJc w:val="left"/>
      <w:pPr>
        <w:ind w:left="54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8" w:tplc="8B7CB24A">
      <w:start w:val="1"/>
      <w:numFmt w:val="lowerRoman"/>
      <w:lvlText w:val="%9"/>
      <w:lvlJc w:val="left"/>
      <w:pPr>
        <w:ind w:left="61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3CD7CB6"/>
    <w:multiLevelType w:val="hybridMultilevel"/>
    <w:tmpl w:val="5B60F478"/>
    <w:lvl w:ilvl="0" w:tplc="5290E78C">
      <w:start w:val="1"/>
      <w:numFmt w:val="decimal"/>
      <w:lvlText w:val="%1."/>
      <w:lvlJc w:val="left"/>
      <w:pPr>
        <w:ind w:left="2802"/>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1" w:tplc="7E8C49BA">
      <w:start w:val="1"/>
      <w:numFmt w:val="lowerLetter"/>
      <w:lvlText w:val="%2"/>
      <w:lvlJc w:val="left"/>
      <w:pPr>
        <w:ind w:left="368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2" w:tplc="EA94BBDA">
      <w:start w:val="1"/>
      <w:numFmt w:val="lowerRoman"/>
      <w:lvlText w:val="%3"/>
      <w:lvlJc w:val="left"/>
      <w:pPr>
        <w:ind w:left="440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3" w:tplc="35D45130">
      <w:start w:val="1"/>
      <w:numFmt w:val="decimal"/>
      <w:lvlText w:val="%4"/>
      <w:lvlJc w:val="left"/>
      <w:pPr>
        <w:ind w:left="512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4" w:tplc="16088DC2">
      <w:start w:val="1"/>
      <w:numFmt w:val="lowerLetter"/>
      <w:lvlText w:val="%5"/>
      <w:lvlJc w:val="left"/>
      <w:pPr>
        <w:ind w:left="584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5" w:tplc="DF58EAD8">
      <w:start w:val="1"/>
      <w:numFmt w:val="lowerRoman"/>
      <w:lvlText w:val="%6"/>
      <w:lvlJc w:val="left"/>
      <w:pPr>
        <w:ind w:left="656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6" w:tplc="0D4EB71C">
      <w:start w:val="1"/>
      <w:numFmt w:val="decimal"/>
      <w:lvlText w:val="%7"/>
      <w:lvlJc w:val="left"/>
      <w:pPr>
        <w:ind w:left="728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7" w:tplc="4EF6B064">
      <w:start w:val="1"/>
      <w:numFmt w:val="lowerLetter"/>
      <w:lvlText w:val="%8"/>
      <w:lvlJc w:val="left"/>
      <w:pPr>
        <w:ind w:left="800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8" w:tplc="70E8D1A8">
      <w:start w:val="1"/>
      <w:numFmt w:val="lowerRoman"/>
      <w:lvlText w:val="%9"/>
      <w:lvlJc w:val="left"/>
      <w:pPr>
        <w:ind w:left="872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5507465"/>
    <w:multiLevelType w:val="hybridMultilevel"/>
    <w:tmpl w:val="3D2058A0"/>
    <w:lvl w:ilvl="0" w:tplc="84EA78E2">
      <w:start w:val="1"/>
      <w:numFmt w:val="decimal"/>
      <w:lvlText w:val="%1."/>
      <w:lvlJc w:val="left"/>
      <w:pPr>
        <w:ind w:left="705"/>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1" w:tplc="03A40346">
      <w:start w:val="1"/>
      <w:numFmt w:val="lowerLetter"/>
      <w:lvlText w:val="%2"/>
      <w:lvlJc w:val="left"/>
      <w:pPr>
        <w:ind w:left="141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2" w:tplc="E6EA3650">
      <w:start w:val="1"/>
      <w:numFmt w:val="lowerRoman"/>
      <w:lvlText w:val="%3"/>
      <w:lvlJc w:val="left"/>
      <w:pPr>
        <w:ind w:left="213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3" w:tplc="FF309BE0">
      <w:start w:val="1"/>
      <w:numFmt w:val="decimal"/>
      <w:lvlText w:val="%4"/>
      <w:lvlJc w:val="left"/>
      <w:pPr>
        <w:ind w:left="285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4" w:tplc="5066B50C">
      <w:start w:val="1"/>
      <w:numFmt w:val="lowerLetter"/>
      <w:lvlText w:val="%5"/>
      <w:lvlJc w:val="left"/>
      <w:pPr>
        <w:ind w:left="357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5" w:tplc="21E846DA">
      <w:start w:val="1"/>
      <w:numFmt w:val="lowerRoman"/>
      <w:lvlText w:val="%6"/>
      <w:lvlJc w:val="left"/>
      <w:pPr>
        <w:ind w:left="429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6" w:tplc="9D5EC134">
      <w:start w:val="1"/>
      <w:numFmt w:val="decimal"/>
      <w:lvlText w:val="%7"/>
      <w:lvlJc w:val="left"/>
      <w:pPr>
        <w:ind w:left="501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7" w:tplc="5C602DBA">
      <w:start w:val="1"/>
      <w:numFmt w:val="lowerLetter"/>
      <w:lvlText w:val="%8"/>
      <w:lvlJc w:val="left"/>
      <w:pPr>
        <w:ind w:left="573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8" w:tplc="B1AEF182">
      <w:start w:val="1"/>
      <w:numFmt w:val="lowerRoman"/>
      <w:lvlText w:val="%9"/>
      <w:lvlJc w:val="left"/>
      <w:pPr>
        <w:ind w:left="645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67840E4A"/>
    <w:multiLevelType w:val="hybridMultilevel"/>
    <w:tmpl w:val="FCE6C412"/>
    <w:lvl w:ilvl="0" w:tplc="0416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68D73F01"/>
    <w:multiLevelType w:val="hybridMultilevel"/>
    <w:tmpl w:val="C91A956A"/>
    <w:numStyleLink w:val="Nmeros"/>
  </w:abstractNum>
  <w:abstractNum w:abstractNumId="27" w15:restartNumberingAfterBreak="0">
    <w:nsid w:val="6BEE5158"/>
    <w:multiLevelType w:val="hybridMultilevel"/>
    <w:tmpl w:val="29261830"/>
    <w:lvl w:ilvl="0" w:tplc="AEC66A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357227"/>
    <w:multiLevelType w:val="hybridMultilevel"/>
    <w:tmpl w:val="2A00BC66"/>
    <w:lvl w:ilvl="0" w:tplc="33C44AFC">
      <w:start w:val="12"/>
      <w:numFmt w:val="decimal"/>
      <w:lvlText w:val="%1."/>
      <w:lvlJc w:val="left"/>
      <w:pPr>
        <w:ind w:left="2932"/>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1" w:tplc="30D6E7BE">
      <w:start w:val="1"/>
      <w:numFmt w:val="lowerLetter"/>
      <w:lvlText w:val="%2"/>
      <w:lvlJc w:val="left"/>
      <w:pPr>
        <w:ind w:left="10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2" w:tplc="1946D5FA">
      <w:start w:val="1"/>
      <w:numFmt w:val="lowerRoman"/>
      <w:lvlText w:val="%3"/>
      <w:lvlJc w:val="left"/>
      <w:pPr>
        <w:ind w:left="18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3" w:tplc="5010E09C">
      <w:start w:val="1"/>
      <w:numFmt w:val="decimal"/>
      <w:lvlText w:val="%4"/>
      <w:lvlJc w:val="left"/>
      <w:pPr>
        <w:ind w:left="25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4" w:tplc="7F101BA0">
      <w:start w:val="1"/>
      <w:numFmt w:val="lowerLetter"/>
      <w:lvlText w:val="%5"/>
      <w:lvlJc w:val="left"/>
      <w:pPr>
        <w:ind w:left="324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5" w:tplc="32347DD0">
      <w:start w:val="1"/>
      <w:numFmt w:val="lowerRoman"/>
      <w:lvlText w:val="%6"/>
      <w:lvlJc w:val="left"/>
      <w:pPr>
        <w:ind w:left="396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6" w:tplc="2AF69C10">
      <w:start w:val="1"/>
      <w:numFmt w:val="decimal"/>
      <w:lvlText w:val="%7"/>
      <w:lvlJc w:val="left"/>
      <w:pPr>
        <w:ind w:left="46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7" w:tplc="83DE4530">
      <w:start w:val="1"/>
      <w:numFmt w:val="lowerLetter"/>
      <w:lvlText w:val="%8"/>
      <w:lvlJc w:val="left"/>
      <w:pPr>
        <w:ind w:left="54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8" w:tplc="8EFCFB68">
      <w:start w:val="1"/>
      <w:numFmt w:val="lowerRoman"/>
      <w:lvlText w:val="%9"/>
      <w:lvlJc w:val="left"/>
      <w:pPr>
        <w:ind w:left="61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4A234FE"/>
    <w:multiLevelType w:val="hybridMultilevel"/>
    <w:tmpl w:val="7CCAE726"/>
    <w:lvl w:ilvl="0" w:tplc="56A45176">
      <w:start w:val="1"/>
      <w:numFmt w:val="decimal"/>
      <w:lvlText w:val="%1."/>
      <w:lvlJc w:val="left"/>
      <w:pPr>
        <w:ind w:left="2793"/>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1" w:tplc="760C4076">
      <w:start w:val="1"/>
      <w:numFmt w:val="lowerLetter"/>
      <w:lvlText w:val="%2"/>
      <w:lvlJc w:val="left"/>
      <w:pPr>
        <w:ind w:left="10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2" w:tplc="7FA2EFF2">
      <w:start w:val="1"/>
      <w:numFmt w:val="lowerRoman"/>
      <w:lvlText w:val="%3"/>
      <w:lvlJc w:val="left"/>
      <w:pPr>
        <w:ind w:left="18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3" w:tplc="D43C9FD6">
      <w:start w:val="1"/>
      <w:numFmt w:val="decimal"/>
      <w:lvlText w:val="%4"/>
      <w:lvlJc w:val="left"/>
      <w:pPr>
        <w:ind w:left="25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4" w:tplc="87543170">
      <w:start w:val="1"/>
      <w:numFmt w:val="lowerLetter"/>
      <w:lvlText w:val="%5"/>
      <w:lvlJc w:val="left"/>
      <w:pPr>
        <w:ind w:left="324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5" w:tplc="DBBC5036">
      <w:start w:val="1"/>
      <w:numFmt w:val="lowerRoman"/>
      <w:lvlText w:val="%6"/>
      <w:lvlJc w:val="left"/>
      <w:pPr>
        <w:ind w:left="396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6" w:tplc="B1FCBCA8">
      <w:start w:val="1"/>
      <w:numFmt w:val="decimal"/>
      <w:lvlText w:val="%7"/>
      <w:lvlJc w:val="left"/>
      <w:pPr>
        <w:ind w:left="46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7" w:tplc="1870ED3A">
      <w:start w:val="1"/>
      <w:numFmt w:val="lowerLetter"/>
      <w:lvlText w:val="%8"/>
      <w:lvlJc w:val="left"/>
      <w:pPr>
        <w:ind w:left="54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8" w:tplc="6F348DE4">
      <w:start w:val="1"/>
      <w:numFmt w:val="lowerRoman"/>
      <w:lvlText w:val="%9"/>
      <w:lvlJc w:val="left"/>
      <w:pPr>
        <w:ind w:left="61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8B331B8"/>
    <w:multiLevelType w:val="hybridMultilevel"/>
    <w:tmpl w:val="5EC2BFB2"/>
    <w:lvl w:ilvl="0" w:tplc="844859AE">
      <w:start w:val="69"/>
      <w:numFmt w:val="decimal"/>
      <w:lvlText w:val="%1."/>
      <w:lvlJc w:val="left"/>
      <w:pPr>
        <w:ind w:left="36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1" w:tplc="F7D097A8">
      <w:start w:val="1"/>
      <w:numFmt w:val="lowerLetter"/>
      <w:lvlText w:val="%2"/>
      <w:lvlJc w:val="left"/>
      <w:pPr>
        <w:ind w:left="108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2" w:tplc="7EDA15A2">
      <w:start w:val="1"/>
      <w:numFmt w:val="lowerRoman"/>
      <w:lvlText w:val="%3"/>
      <w:lvlJc w:val="left"/>
      <w:pPr>
        <w:ind w:left="180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3" w:tplc="43348B3C">
      <w:start w:val="1"/>
      <w:numFmt w:val="decimal"/>
      <w:lvlText w:val="%4"/>
      <w:lvlJc w:val="left"/>
      <w:pPr>
        <w:ind w:left="252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4" w:tplc="0C3A76F4">
      <w:start w:val="1"/>
      <w:numFmt w:val="lowerLetter"/>
      <w:lvlText w:val="%5"/>
      <w:lvlJc w:val="left"/>
      <w:pPr>
        <w:ind w:left="324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5" w:tplc="117C3CC8">
      <w:start w:val="1"/>
      <w:numFmt w:val="lowerRoman"/>
      <w:lvlText w:val="%6"/>
      <w:lvlJc w:val="left"/>
      <w:pPr>
        <w:ind w:left="396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6" w:tplc="2FB23CF6">
      <w:start w:val="1"/>
      <w:numFmt w:val="decimal"/>
      <w:lvlText w:val="%7"/>
      <w:lvlJc w:val="left"/>
      <w:pPr>
        <w:ind w:left="468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7" w:tplc="38FED644">
      <w:start w:val="1"/>
      <w:numFmt w:val="lowerLetter"/>
      <w:lvlText w:val="%8"/>
      <w:lvlJc w:val="left"/>
      <w:pPr>
        <w:ind w:left="540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8" w:tplc="9222B8F4">
      <w:start w:val="1"/>
      <w:numFmt w:val="lowerRoman"/>
      <w:lvlText w:val="%9"/>
      <w:lvlJc w:val="left"/>
      <w:pPr>
        <w:ind w:left="612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abstractNum>
  <w:abstractNum w:abstractNumId="31" w15:restartNumberingAfterBreak="0">
    <w:nsid w:val="79847DA4"/>
    <w:multiLevelType w:val="hybridMultilevel"/>
    <w:tmpl w:val="A97EB830"/>
    <w:lvl w:ilvl="0" w:tplc="A7921018">
      <w:start w:val="1"/>
      <w:numFmt w:val="decimal"/>
      <w:lvlText w:val="%1."/>
      <w:lvlJc w:val="left"/>
      <w:pPr>
        <w:ind w:left="2802"/>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1" w:tplc="CF302420">
      <w:start w:val="1"/>
      <w:numFmt w:val="lowerLetter"/>
      <w:lvlText w:val="%2"/>
      <w:lvlJc w:val="left"/>
      <w:pPr>
        <w:ind w:left="368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2" w:tplc="4FB42042">
      <w:start w:val="1"/>
      <w:numFmt w:val="lowerRoman"/>
      <w:lvlText w:val="%3"/>
      <w:lvlJc w:val="left"/>
      <w:pPr>
        <w:ind w:left="440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3" w:tplc="CC44E184">
      <w:start w:val="1"/>
      <w:numFmt w:val="decimal"/>
      <w:lvlText w:val="%4"/>
      <w:lvlJc w:val="left"/>
      <w:pPr>
        <w:ind w:left="512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4" w:tplc="408CB398">
      <w:start w:val="1"/>
      <w:numFmt w:val="lowerLetter"/>
      <w:lvlText w:val="%5"/>
      <w:lvlJc w:val="left"/>
      <w:pPr>
        <w:ind w:left="584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5" w:tplc="5D1EAC1E">
      <w:start w:val="1"/>
      <w:numFmt w:val="lowerRoman"/>
      <w:lvlText w:val="%6"/>
      <w:lvlJc w:val="left"/>
      <w:pPr>
        <w:ind w:left="656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6" w:tplc="A6F46DA8">
      <w:start w:val="1"/>
      <w:numFmt w:val="decimal"/>
      <w:lvlText w:val="%7"/>
      <w:lvlJc w:val="left"/>
      <w:pPr>
        <w:ind w:left="728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7" w:tplc="41F84914">
      <w:start w:val="1"/>
      <w:numFmt w:val="lowerLetter"/>
      <w:lvlText w:val="%8"/>
      <w:lvlJc w:val="left"/>
      <w:pPr>
        <w:ind w:left="800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8" w:tplc="D5E0A72A">
      <w:start w:val="1"/>
      <w:numFmt w:val="lowerRoman"/>
      <w:lvlText w:val="%9"/>
      <w:lvlJc w:val="left"/>
      <w:pPr>
        <w:ind w:left="872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AD0481D"/>
    <w:multiLevelType w:val="hybridMultilevel"/>
    <w:tmpl w:val="A586B0F8"/>
    <w:lvl w:ilvl="0" w:tplc="B35EA5E2">
      <w:start w:val="14"/>
      <w:numFmt w:val="decimal"/>
      <w:lvlText w:val="%1."/>
      <w:lvlJc w:val="left"/>
      <w:pPr>
        <w:ind w:left="295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1" w:tplc="3C644300">
      <w:start w:val="1"/>
      <w:numFmt w:val="lowerLetter"/>
      <w:lvlText w:val="%2"/>
      <w:lvlJc w:val="left"/>
      <w:pPr>
        <w:ind w:left="10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2" w:tplc="E480BBD8">
      <w:start w:val="1"/>
      <w:numFmt w:val="lowerRoman"/>
      <w:lvlText w:val="%3"/>
      <w:lvlJc w:val="left"/>
      <w:pPr>
        <w:ind w:left="18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3" w:tplc="DFB005FE">
      <w:start w:val="1"/>
      <w:numFmt w:val="decimal"/>
      <w:lvlText w:val="%4"/>
      <w:lvlJc w:val="left"/>
      <w:pPr>
        <w:ind w:left="25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4" w:tplc="60563BD0">
      <w:start w:val="1"/>
      <w:numFmt w:val="lowerLetter"/>
      <w:lvlText w:val="%5"/>
      <w:lvlJc w:val="left"/>
      <w:pPr>
        <w:ind w:left="324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5" w:tplc="FAA63DF2">
      <w:start w:val="1"/>
      <w:numFmt w:val="lowerRoman"/>
      <w:lvlText w:val="%6"/>
      <w:lvlJc w:val="left"/>
      <w:pPr>
        <w:ind w:left="396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6" w:tplc="F4B0C832">
      <w:start w:val="1"/>
      <w:numFmt w:val="decimal"/>
      <w:lvlText w:val="%7"/>
      <w:lvlJc w:val="left"/>
      <w:pPr>
        <w:ind w:left="46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7" w:tplc="C4963F30">
      <w:start w:val="1"/>
      <w:numFmt w:val="lowerLetter"/>
      <w:lvlText w:val="%8"/>
      <w:lvlJc w:val="left"/>
      <w:pPr>
        <w:ind w:left="54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8" w:tplc="661CC122">
      <w:start w:val="1"/>
      <w:numFmt w:val="lowerRoman"/>
      <w:lvlText w:val="%9"/>
      <w:lvlJc w:val="left"/>
      <w:pPr>
        <w:ind w:left="61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D7827FF"/>
    <w:multiLevelType w:val="hybridMultilevel"/>
    <w:tmpl w:val="5A747BEE"/>
    <w:lvl w:ilvl="0" w:tplc="B802BA8C">
      <w:start w:val="11"/>
      <w:numFmt w:val="decimal"/>
      <w:lvlText w:val="%1."/>
      <w:lvlJc w:val="left"/>
      <w:pPr>
        <w:ind w:left="2603"/>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1" w:tplc="0E484808">
      <w:start w:val="16"/>
      <w:numFmt w:val="decimal"/>
      <w:lvlText w:val="%2."/>
      <w:lvlJc w:val="left"/>
      <w:pPr>
        <w:ind w:left="2603"/>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2" w:tplc="D7C2B66E">
      <w:start w:val="1"/>
      <w:numFmt w:val="lowerRoman"/>
      <w:lvlText w:val="%3"/>
      <w:lvlJc w:val="left"/>
      <w:pPr>
        <w:ind w:left="368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3" w:tplc="4D867C3A">
      <w:start w:val="1"/>
      <w:numFmt w:val="decimal"/>
      <w:lvlText w:val="%4"/>
      <w:lvlJc w:val="left"/>
      <w:pPr>
        <w:ind w:left="440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4" w:tplc="1FFECF70">
      <w:start w:val="1"/>
      <w:numFmt w:val="lowerLetter"/>
      <w:lvlText w:val="%5"/>
      <w:lvlJc w:val="left"/>
      <w:pPr>
        <w:ind w:left="512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5" w:tplc="B8286BB2">
      <w:start w:val="1"/>
      <w:numFmt w:val="lowerRoman"/>
      <w:lvlText w:val="%6"/>
      <w:lvlJc w:val="left"/>
      <w:pPr>
        <w:ind w:left="584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6" w:tplc="EE5281DA">
      <w:start w:val="1"/>
      <w:numFmt w:val="decimal"/>
      <w:lvlText w:val="%7"/>
      <w:lvlJc w:val="left"/>
      <w:pPr>
        <w:ind w:left="656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7" w:tplc="26DC4356">
      <w:start w:val="1"/>
      <w:numFmt w:val="lowerLetter"/>
      <w:lvlText w:val="%8"/>
      <w:lvlJc w:val="left"/>
      <w:pPr>
        <w:ind w:left="728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8" w:tplc="8662D56E">
      <w:start w:val="1"/>
      <w:numFmt w:val="lowerRoman"/>
      <w:lvlText w:val="%9"/>
      <w:lvlJc w:val="left"/>
      <w:pPr>
        <w:ind w:left="800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DA444B0"/>
    <w:multiLevelType w:val="hybridMultilevel"/>
    <w:tmpl w:val="8A50AC30"/>
    <w:lvl w:ilvl="0" w:tplc="60B8D3E6">
      <w:start w:val="6"/>
      <w:numFmt w:val="decimal"/>
      <w:lvlText w:val="%1."/>
      <w:lvlJc w:val="left"/>
      <w:pPr>
        <w:ind w:left="2793"/>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1" w:tplc="DCB6D3FE">
      <w:start w:val="1"/>
      <w:numFmt w:val="lowerLetter"/>
      <w:lvlText w:val="%2"/>
      <w:lvlJc w:val="left"/>
      <w:pPr>
        <w:ind w:left="10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2" w:tplc="5EE8732A">
      <w:start w:val="1"/>
      <w:numFmt w:val="lowerRoman"/>
      <w:lvlText w:val="%3"/>
      <w:lvlJc w:val="left"/>
      <w:pPr>
        <w:ind w:left="18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3" w:tplc="755EF9A8">
      <w:start w:val="1"/>
      <w:numFmt w:val="decimal"/>
      <w:lvlText w:val="%4"/>
      <w:lvlJc w:val="left"/>
      <w:pPr>
        <w:ind w:left="25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4" w:tplc="6A42F3C8">
      <w:start w:val="1"/>
      <w:numFmt w:val="lowerLetter"/>
      <w:lvlText w:val="%5"/>
      <w:lvlJc w:val="left"/>
      <w:pPr>
        <w:ind w:left="324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5" w:tplc="CBF65110">
      <w:start w:val="1"/>
      <w:numFmt w:val="lowerRoman"/>
      <w:lvlText w:val="%6"/>
      <w:lvlJc w:val="left"/>
      <w:pPr>
        <w:ind w:left="396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6" w:tplc="431614A2">
      <w:start w:val="1"/>
      <w:numFmt w:val="decimal"/>
      <w:lvlText w:val="%7"/>
      <w:lvlJc w:val="left"/>
      <w:pPr>
        <w:ind w:left="46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7" w:tplc="F1D86AA8">
      <w:start w:val="1"/>
      <w:numFmt w:val="lowerLetter"/>
      <w:lvlText w:val="%8"/>
      <w:lvlJc w:val="left"/>
      <w:pPr>
        <w:ind w:left="54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8" w:tplc="107A9772">
      <w:start w:val="1"/>
      <w:numFmt w:val="lowerRoman"/>
      <w:lvlText w:val="%9"/>
      <w:lvlJc w:val="left"/>
      <w:pPr>
        <w:ind w:left="61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abstractNum>
  <w:num w:numId="1" w16cid:durableId="78646852">
    <w:abstractNumId w:val="8"/>
  </w:num>
  <w:num w:numId="2" w16cid:durableId="1416316527">
    <w:abstractNumId w:val="26"/>
  </w:num>
  <w:num w:numId="3" w16cid:durableId="1979920069">
    <w:abstractNumId w:val="25"/>
  </w:num>
  <w:num w:numId="4" w16cid:durableId="586504165">
    <w:abstractNumId w:val="14"/>
  </w:num>
  <w:num w:numId="5" w16cid:durableId="534269513">
    <w:abstractNumId w:val="2"/>
  </w:num>
  <w:num w:numId="6" w16cid:durableId="2103723219">
    <w:abstractNumId w:val="19"/>
  </w:num>
  <w:num w:numId="7" w16cid:durableId="252781247">
    <w:abstractNumId w:val="0"/>
  </w:num>
  <w:num w:numId="8" w16cid:durableId="988704490">
    <w:abstractNumId w:val="29"/>
  </w:num>
  <w:num w:numId="9" w16cid:durableId="1763254241">
    <w:abstractNumId w:val="34"/>
  </w:num>
  <w:num w:numId="10" w16cid:durableId="1130708152">
    <w:abstractNumId w:val="21"/>
  </w:num>
  <w:num w:numId="11" w16cid:durableId="505050560">
    <w:abstractNumId w:val="23"/>
  </w:num>
  <w:num w:numId="12" w16cid:durableId="491413094">
    <w:abstractNumId w:val="11"/>
  </w:num>
  <w:num w:numId="13" w16cid:durableId="1109162081">
    <w:abstractNumId w:val="7"/>
  </w:num>
  <w:num w:numId="14" w16cid:durableId="106896578">
    <w:abstractNumId w:val="28"/>
  </w:num>
  <w:num w:numId="15" w16cid:durableId="2108915302">
    <w:abstractNumId w:val="20"/>
  </w:num>
  <w:num w:numId="16" w16cid:durableId="1833911081">
    <w:abstractNumId w:val="24"/>
  </w:num>
  <w:num w:numId="17" w16cid:durableId="1222671228">
    <w:abstractNumId w:val="17"/>
  </w:num>
  <w:num w:numId="18" w16cid:durableId="370423425">
    <w:abstractNumId w:val="4"/>
  </w:num>
  <w:num w:numId="19" w16cid:durableId="1075517822">
    <w:abstractNumId w:val="27"/>
  </w:num>
  <w:num w:numId="20" w16cid:durableId="1070614776">
    <w:abstractNumId w:val="12"/>
  </w:num>
  <w:num w:numId="21" w16cid:durableId="204417412">
    <w:abstractNumId w:val="6"/>
  </w:num>
  <w:num w:numId="22" w16cid:durableId="1582442857">
    <w:abstractNumId w:val="15"/>
  </w:num>
  <w:num w:numId="23" w16cid:durableId="1573736393">
    <w:abstractNumId w:val="16"/>
  </w:num>
  <w:num w:numId="24" w16cid:durableId="1826507495">
    <w:abstractNumId w:val="3"/>
  </w:num>
  <w:num w:numId="25" w16cid:durableId="1259830565">
    <w:abstractNumId w:val="5"/>
  </w:num>
  <w:num w:numId="26" w16cid:durableId="989484356">
    <w:abstractNumId w:val="22"/>
  </w:num>
  <w:num w:numId="27" w16cid:durableId="1787501718">
    <w:abstractNumId w:val="33"/>
  </w:num>
  <w:num w:numId="28" w16cid:durableId="1747992314">
    <w:abstractNumId w:val="31"/>
  </w:num>
  <w:num w:numId="29" w16cid:durableId="1240016370">
    <w:abstractNumId w:val="18"/>
  </w:num>
  <w:num w:numId="30" w16cid:durableId="1992707623">
    <w:abstractNumId w:val="13"/>
  </w:num>
  <w:num w:numId="31" w16cid:durableId="2111274872">
    <w:abstractNumId w:val="9"/>
  </w:num>
  <w:num w:numId="32" w16cid:durableId="2061981134">
    <w:abstractNumId w:val="32"/>
  </w:num>
  <w:num w:numId="33" w16cid:durableId="193619736">
    <w:abstractNumId w:val="1"/>
  </w:num>
  <w:num w:numId="34" w16cid:durableId="1449623415">
    <w:abstractNumId w:val="10"/>
  </w:num>
  <w:num w:numId="35" w16cid:durableId="1458139155">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ffice">
    <w15:presenceInfo w15:providerId="AD" w15:userId="S::142637@office365proplus.co::12d20821-51dd-4b3a-a492-453732ca954f"/>
  </w15:person>
  <w15:person w15:author="Loreta Brandão de Freitas">
    <w15:presenceInfo w15:providerId="Windows Live" w15:userId="32cc34660a150d97"/>
  </w15:person>
  <w15:person w15:author="Luana Soares">
    <w15:presenceInfo w15:providerId="None" w15:userId="Luana Soar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1C1"/>
    <w:rsid w:val="0000341E"/>
    <w:rsid w:val="00003A20"/>
    <w:rsid w:val="00046149"/>
    <w:rsid w:val="00057675"/>
    <w:rsid w:val="000A43E4"/>
    <w:rsid w:val="000B6A97"/>
    <w:rsid w:val="000C0CB8"/>
    <w:rsid w:val="000D6E3F"/>
    <w:rsid w:val="000D7DD3"/>
    <w:rsid w:val="000F6654"/>
    <w:rsid w:val="00133D28"/>
    <w:rsid w:val="00136A1A"/>
    <w:rsid w:val="0017346F"/>
    <w:rsid w:val="00192C9A"/>
    <w:rsid w:val="001951C1"/>
    <w:rsid w:val="001B5AE4"/>
    <w:rsid w:val="001D6356"/>
    <w:rsid w:val="001F48BF"/>
    <w:rsid w:val="002225FD"/>
    <w:rsid w:val="002458A3"/>
    <w:rsid w:val="00280118"/>
    <w:rsid w:val="00284B15"/>
    <w:rsid w:val="002B1346"/>
    <w:rsid w:val="002B2313"/>
    <w:rsid w:val="002B4B20"/>
    <w:rsid w:val="002C0881"/>
    <w:rsid w:val="002D7BE8"/>
    <w:rsid w:val="002F728E"/>
    <w:rsid w:val="00301D7C"/>
    <w:rsid w:val="003053D8"/>
    <w:rsid w:val="00322213"/>
    <w:rsid w:val="003310BD"/>
    <w:rsid w:val="003F7B63"/>
    <w:rsid w:val="00403867"/>
    <w:rsid w:val="0046374D"/>
    <w:rsid w:val="00484A7F"/>
    <w:rsid w:val="004B140C"/>
    <w:rsid w:val="004D0CAE"/>
    <w:rsid w:val="00507A6C"/>
    <w:rsid w:val="00522F2E"/>
    <w:rsid w:val="00525A44"/>
    <w:rsid w:val="00551C5B"/>
    <w:rsid w:val="005817B6"/>
    <w:rsid w:val="00586C0A"/>
    <w:rsid w:val="00621925"/>
    <w:rsid w:val="006460C7"/>
    <w:rsid w:val="006731D5"/>
    <w:rsid w:val="0067547F"/>
    <w:rsid w:val="006E3548"/>
    <w:rsid w:val="00731FBD"/>
    <w:rsid w:val="007326D2"/>
    <w:rsid w:val="00735004"/>
    <w:rsid w:val="007514A9"/>
    <w:rsid w:val="00756C79"/>
    <w:rsid w:val="00766BB2"/>
    <w:rsid w:val="0079355E"/>
    <w:rsid w:val="007B0631"/>
    <w:rsid w:val="007E4BD1"/>
    <w:rsid w:val="00813260"/>
    <w:rsid w:val="0085608A"/>
    <w:rsid w:val="00860964"/>
    <w:rsid w:val="00892F5D"/>
    <w:rsid w:val="008A619B"/>
    <w:rsid w:val="008C637A"/>
    <w:rsid w:val="008D6296"/>
    <w:rsid w:val="008F671B"/>
    <w:rsid w:val="008F7B67"/>
    <w:rsid w:val="00920E82"/>
    <w:rsid w:val="00945881"/>
    <w:rsid w:val="0096090C"/>
    <w:rsid w:val="00973E89"/>
    <w:rsid w:val="009776F7"/>
    <w:rsid w:val="00985D4E"/>
    <w:rsid w:val="009B3AA2"/>
    <w:rsid w:val="009C710E"/>
    <w:rsid w:val="009D6B12"/>
    <w:rsid w:val="009E06D2"/>
    <w:rsid w:val="009F3FD8"/>
    <w:rsid w:val="009F6264"/>
    <w:rsid w:val="00A128A3"/>
    <w:rsid w:val="00A77773"/>
    <w:rsid w:val="00AA74AA"/>
    <w:rsid w:val="00AB1747"/>
    <w:rsid w:val="00AC631E"/>
    <w:rsid w:val="00AE0856"/>
    <w:rsid w:val="00B13AF9"/>
    <w:rsid w:val="00B57AEF"/>
    <w:rsid w:val="00B66762"/>
    <w:rsid w:val="00B81C26"/>
    <w:rsid w:val="00BA5DD2"/>
    <w:rsid w:val="00BA7EE2"/>
    <w:rsid w:val="00BB3D37"/>
    <w:rsid w:val="00C30839"/>
    <w:rsid w:val="00C531EC"/>
    <w:rsid w:val="00C63AF2"/>
    <w:rsid w:val="00C74CC6"/>
    <w:rsid w:val="00C86477"/>
    <w:rsid w:val="00C92FD4"/>
    <w:rsid w:val="00CA18A2"/>
    <w:rsid w:val="00CB696E"/>
    <w:rsid w:val="00CF3E01"/>
    <w:rsid w:val="00D0564D"/>
    <w:rsid w:val="00D31D8E"/>
    <w:rsid w:val="00D61C5C"/>
    <w:rsid w:val="00D774C6"/>
    <w:rsid w:val="00D87E60"/>
    <w:rsid w:val="00D92F83"/>
    <w:rsid w:val="00DC7BFE"/>
    <w:rsid w:val="00DD0F9B"/>
    <w:rsid w:val="00DD46EC"/>
    <w:rsid w:val="00DF511B"/>
    <w:rsid w:val="00E00628"/>
    <w:rsid w:val="00E0380E"/>
    <w:rsid w:val="00E151E4"/>
    <w:rsid w:val="00E556DA"/>
    <w:rsid w:val="00ED3576"/>
    <w:rsid w:val="00F378CF"/>
    <w:rsid w:val="00F540FF"/>
    <w:rsid w:val="00F618AB"/>
    <w:rsid w:val="00F7165D"/>
    <w:rsid w:val="00F82ECC"/>
    <w:rsid w:val="00F940F2"/>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616426CC"/>
  <w15:chartTrackingRefBased/>
  <w15:docId w15:val="{A381E8CF-5EFD-6649-A988-F687C3EB2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FD4"/>
    <w:pPr>
      <w:pBdr>
        <w:top w:val="nil"/>
        <w:left w:val="nil"/>
        <w:bottom w:val="nil"/>
        <w:right w:val="nil"/>
        <w:between w:val="nil"/>
        <w:bar w:val="nil"/>
      </w:pBdr>
      <w:spacing w:after="0" w:line="360" w:lineRule="auto"/>
      <w:ind w:firstLine="567"/>
      <w:jc w:val="both"/>
      <w:pPrChange w:id="0" w:author="Office" w:date="2025-09-19T11:02:00Z">
        <w:pPr>
          <w:spacing w:line="276" w:lineRule="auto"/>
        </w:pPr>
      </w:pPrChange>
    </w:pPr>
    <w:rPr>
      <w:rFonts w:ascii="Times New Roman" w:eastAsia="Arial Unicode MS" w:hAnsi="Times New Roman" w:cs="Times New Roman"/>
      <w:kern w:val="0"/>
      <w:bdr w:val="nil"/>
      <w:lang w:val="en-US"/>
      <w14:ligatures w14:val="none"/>
      <w:rPrChange w:id="0" w:author="Office" w:date="2025-09-19T11:02:00Z">
        <w:rPr>
          <w:rFonts w:ascii="Arial" w:eastAsia="Arial" w:hAnsi="Arial" w:cs="Arial"/>
          <w:sz w:val="22"/>
          <w:szCs w:val="22"/>
          <w:lang w:val="pt-BR" w:eastAsia="pt-BR" w:bidi="ar-SA"/>
        </w:rPr>
      </w:rPrChange>
    </w:rPr>
  </w:style>
  <w:style w:type="paragraph" w:styleId="Heading1">
    <w:name w:val="heading 1"/>
    <w:basedOn w:val="Normal"/>
    <w:next w:val="Normal"/>
    <w:link w:val="Heading1Char"/>
    <w:uiPriority w:val="9"/>
    <w:qFormat/>
    <w:rsid w:val="00C92FD4"/>
    <w:pPr>
      <w:keepNext/>
      <w:keepLines/>
      <w:spacing w:before="360" w:after="80"/>
      <w:outlineLvl w:val="0"/>
      <w:pPrChange w:id="1" w:author="Office" w:date="2025-09-19T11:02:00Z">
        <w:pPr>
          <w:keepNext/>
          <w:keepLines/>
          <w:spacing w:before="400" w:after="120" w:line="276" w:lineRule="auto"/>
          <w:outlineLvl w:val="0"/>
        </w:pPr>
      </w:pPrChange>
    </w:pPr>
    <w:rPr>
      <w:rFonts w:asciiTheme="majorHAnsi" w:eastAsiaTheme="majorEastAsia" w:hAnsiTheme="majorHAnsi" w:cstheme="majorBidi"/>
      <w:color w:val="0F4761" w:themeColor="accent1" w:themeShade="BF"/>
      <w:sz w:val="40"/>
      <w:szCs w:val="40"/>
      <w:rPrChange w:id="1" w:author="Office" w:date="2025-09-19T11:02:00Z">
        <w:rPr>
          <w:rFonts w:ascii="Arial" w:eastAsia="Arial" w:hAnsi="Arial" w:cs="Arial"/>
          <w:sz w:val="40"/>
          <w:szCs w:val="40"/>
          <w:lang w:val="pt-BR" w:eastAsia="pt-BR" w:bidi="ar-SA"/>
        </w:rPr>
      </w:rPrChange>
    </w:rPr>
  </w:style>
  <w:style w:type="paragraph" w:styleId="Heading2">
    <w:name w:val="heading 2"/>
    <w:basedOn w:val="Normal"/>
    <w:next w:val="Normal"/>
    <w:link w:val="Heading2Char"/>
    <w:uiPriority w:val="9"/>
    <w:unhideWhenUsed/>
    <w:qFormat/>
    <w:rsid w:val="00C92FD4"/>
    <w:pPr>
      <w:keepNext/>
      <w:keepLines/>
      <w:spacing w:before="160" w:after="80"/>
      <w:outlineLvl w:val="1"/>
      <w:pPrChange w:id="2" w:author="Office" w:date="2025-09-19T11:02:00Z">
        <w:pPr>
          <w:keepNext/>
          <w:keepLines/>
          <w:spacing w:before="360" w:after="120" w:line="276" w:lineRule="auto"/>
          <w:outlineLvl w:val="1"/>
        </w:pPr>
      </w:pPrChange>
    </w:pPr>
    <w:rPr>
      <w:rFonts w:asciiTheme="majorHAnsi" w:eastAsiaTheme="majorEastAsia" w:hAnsiTheme="majorHAnsi" w:cstheme="majorBidi"/>
      <w:color w:val="0F4761" w:themeColor="accent1" w:themeShade="BF"/>
      <w:sz w:val="32"/>
      <w:szCs w:val="32"/>
      <w:rPrChange w:id="2" w:author="Office" w:date="2025-09-19T11:02:00Z">
        <w:rPr>
          <w:rFonts w:ascii="Arial" w:eastAsia="Arial" w:hAnsi="Arial" w:cs="Arial"/>
          <w:sz w:val="32"/>
          <w:szCs w:val="32"/>
          <w:lang w:val="pt-BR" w:eastAsia="pt-BR" w:bidi="ar-SA"/>
        </w:rPr>
      </w:rPrChange>
    </w:rPr>
  </w:style>
  <w:style w:type="paragraph" w:styleId="Heading3">
    <w:name w:val="heading 3"/>
    <w:basedOn w:val="Normal"/>
    <w:next w:val="Normal"/>
    <w:link w:val="Heading3Char"/>
    <w:uiPriority w:val="9"/>
    <w:semiHidden/>
    <w:unhideWhenUsed/>
    <w:qFormat/>
    <w:rsid w:val="00C92FD4"/>
    <w:pPr>
      <w:keepNext/>
      <w:keepLines/>
      <w:spacing w:before="160" w:after="80"/>
      <w:outlineLvl w:val="2"/>
      <w:pPrChange w:id="3" w:author="Office" w:date="2025-09-19T11:02:00Z">
        <w:pPr>
          <w:keepNext/>
          <w:keepLines/>
          <w:spacing w:before="320" w:after="80" w:line="276" w:lineRule="auto"/>
          <w:outlineLvl w:val="2"/>
        </w:pPr>
      </w:pPrChange>
    </w:pPr>
    <w:rPr>
      <w:rFonts w:eastAsiaTheme="majorEastAsia" w:cstheme="majorBidi"/>
      <w:color w:val="0F4761" w:themeColor="accent1" w:themeShade="BF"/>
      <w:sz w:val="28"/>
      <w:szCs w:val="28"/>
      <w:rPrChange w:id="3" w:author="Office" w:date="2025-09-19T11:02:00Z">
        <w:rPr>
          <w:rFonts w:ascii="Arial" w:eastAsia="Arial" w:hAnsi="Arial" w:cs="Arial"/>
          <w:color w:val="434343"/>
          <w:sz w:val="28"/>
          <w:szCs w:val="28"/>
          <w:lang w:val="pt-BR" w:eastAsia="pt-BR" w:bidi="ar-SA"/>
        </w:rPr>
      </w:rPrChange>
    </w:rPr>
  </w:style>
  <w:style w:type="paragraph" w:styleId="Heading4">
    <w:name w:val="heading 4"/>
    <w:basedOn w:val="Normal"/>
    <w:next w:val="Normal"/>
    <w:link w:val="Heading4Char"/>
    <w:uiPriority w:val="9"/>
    <w:semiHidden/>
    <w:unhideWhenUsed/>
    <w:qFormat/>
    <w:rsid w:val="00C92FD4"/>
    <w:pPr>
      <w:keepNext/>
      <w:keepLines/>
      <w:spacing w:before="80" w:after="40"/>
      <w:outlineLvl w:val="3"/>
      <w:pPrChange w:id="4" w:author="Office" w:date="2025-09-19T11:02:00Z">
        <w:pPr>
          <w:keepNext/>
          <w:keepLines/>
          <w:spacing w:before="280" w:after="80" w:line="276" w:lineRule="auto"/>
          <w:outlineLvl w:val="3"/>
        </w:pPr>
      </w:pPrChange>
    </w:pPr>
    <w:rPr>
      <w:rFonts w:eastAsiaTheme="majorEastAsia" w:cstheme="majorBidi"/>
      <w:i/>
      <w:iCs/>
      <w:color w:val="0F4761" w:themeColor="accent1" w:themeShade="BF"/>
      <w:rPrChange w:id="4" w:author="Office" w:date="2025-09-19T11:02:00Z">
        <w:rPr>
          <w:rFonts w:ascii="Arial" w:eastAsia="Arial" w:hAnsi="Arial" w:cs="Arial"/>
          <w:color w:val="666666"/>
          <w:sz w:val="24"/>
          <w:szCs w:val="24"/>
          <w:lang w:val="pt-BR" w:eastAsia="pt-BR" w:bidi="ar-SA"/>
        </w:rPr>
      </w:rPrChange>
    </w:rPr>
  </w:style>
  <w:style w:type="paragraph" w:styleId="Heading5">
    <w:name w:val="heading 5"/>
    <w:basedOn w:val="Normal"/>
    <w:next w:val="Normal"/>
    <w:link w:val="Heading5Char"/>
    <w:uiPriority w:val="9"/>
    <w:semiHidden/>
    <w:unhideWhenUsed/>
    <w:qFormat/>
    <w:rsid w:val="00C92FD4"/>
    <w:pPr>
      <w:keepNext/>
      <w:keepLines/>
      <w:spacing w:before="80" w:after="40"/>
      <w:outlineLvl w:val="4"/>
      <w:pPrChange w:id="5" w:author="Office" w:date="2025-09-19T11:02:00Z">
        <w:pPr>
          <w:keepNext/>
          <w:keepLines/>
          <w:spacing w:before="240" w:after="80" w:line="276" w:lineRule="auto"/>
          <w:outlineLvl w:val="4"/>
        </w:pPr>
      </w:pPrChange>
    </w:pPr>
    <w:rPr>
      <w:rFonts w:eastAsiaTheme="majorEastAsia" w:cstheme="majorBidi"/>
      <w:color w:val="0F4761" w:themeColor="accent1" w:themeShade="BF"/>
      <w:rPrChange w:id="5" w:author="Office" w:date="2025-09-19T11:02:00Z">
        <w:rPr>
          <w:rFonts w:ascii="Arial" w:eastAsia="Arial" w:hAnsi="Arial" w:cs="Arial"/>
          <w:color w:val="666666"/>
          <w:sz w:val="22"/>
          <w:szCs w:val="22"/>
          <w:lang w:val="pt-BR" w:eastAsia="pt-BR" w:bidi="ar-SA"/>
        </w:rPr>
      </w:rPrChange>
    </w:rPr>
  </w:style>
  <w:style w:type="paragraph" w:styleId="Heading6">
    <w:name w:val="heading 6"/>
    <w:basedOn w:val="Normal"/>
    <w:next w:val="Normal"/>
    <w:link w:val="Heading6Char"/>
    <w:uiPriority w:val="9"/>
    <w:semiHidden/>
    <w:unhideWhenUsed/>
    <w:qFormat/>
    <w:rsid w:val="00C92FD4"/>
    <w:pPr>
      <w:keepNext/>
      <w:keepLines/>
      <w:spacing w:before="40"/>
      <w:outlineLvl w:val="5"/>
      <w:pPrChange w:id="6" w:author="Office" w:date="2025-09-19T11:02:00Z">
        <w:pPr>
          <w:keepNext/>
          <w:keepLines/>
          <w:spacing w:before="240" w:after="80" w:line="276" w:lineRule="auto"/>
          <w:outlineLvl w:val="5"/>
        </w:pPr>
      </w:pPrChange>
    </w:pPr>
    <w:rPr>
      <w:rFonts w:eastAsiaTheme="majorEastAsia" w:cstheme="majorBidi"/>
      <w:i/>
      <w:iCs/>
      <w:color w:val="595959" w:themeColor="text1" w:themeTint="A6"/>
      <w:rPrChange w:id="6" w:author="Office" w:date="2025-09-19T11:02:00Z">
        <w:rPr>
          <w:rFonts w:ascii="Arial" w:eastAsia="Arial" w:hAnsi="Arial" w:cs="Arial"/>
          <w:i/>
          <w:color w:val="666666"/>
          <w:sz w:val="22"/>
          <w:szCs w:val="22"/>
          <w:lang w:val="pt-BR" w:eastAsia="pt-BR" w:bidi="ar-SA"/>
        </w:rPr>
      </w:rPrChange>
    </w:rPr>
  </w:style>
  <w:style w:type="paragraph" w:styleId="Heading7">
    <w:name w:val="heading 7"/>
    <w:basedOn w:val="Normal"/>
    <w:next w:val="Normal"/>
    <w:link w:val="Heading7Char"/>
    <w:uiPriority w:val="9"/>
    <w:semiHidden/>
    <w:unhideWhenUsed/>
    <w:qFormat/>
    <w:rsid w:val="001951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1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1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1C1"/>
    <w:rPr>
      <w:rFonts w:asciiTheme="majorHAnsi" w:eastAsiaTheme="majorEastAsia" w:hAnsiTheme="majorHAnsi" w:cstheme="majorBidi"/>
      <w:color w:val="0F4761" w:themeColor="accent1" w:themeShade="BF"/>
      <w:kern w:val="0"/>
      <w:sz w:val="40"/>
      <w:szCs w:val="40"/>
      <w:bdr w:val="nil"/>
      <w:lang w:val="en-US"/>
      <w14:ligatures w14:val="none"/>
    </w:rPr>
  </w:style>
  <w:style w:type="character" w:customStyle="1" w:styleId="Heading2Char">
    <w:name w:val="Heading 2 Char"/>
    <w:basedOn w:val="DefaultParagraphFont"/>
    <w:link w:val="Heading2"/>
    <w:uiPriority w:val="9"/>
    <w:rsid w:val="001951C1"/>
    <w:rPr>
      <w:rFonts w:asciiTheme="majorHAnsi" w:eastAsiaTheme="majorEastAsia" w:hAnsiTheme="majorHAnsi" w:cstheme="majorBidi"/>
      <w:color w:val="0F4761" w:themeColor="accent1" w:themeShade="BF"/>
      <w:kern w:val="0"/>
      <w:sz w:val="32"/>
      <w:szCs w:val="32"/>
      <w:bdr w:val="nil"/>
      <w:lang w:val="en-US"/>
      <w14:ligatures w14:val="none"/>
    </w:rPr>
  </w:style>
  <w:style w:type="character" w:customStyle="1" w:styleId="Heading3Char">
    <w:name w:val="Heading 3 Char"/>
    <w:basedOn w:val="DefaultParagraphFont"/>
    <w:link w:val="Heading3"/>
    <w:uiPriority w:val="9"/>
    <w:semiHidden/>
    <w:rsid w:val="001951C1"/>
    <w:rPr>
      <w:rFonts w:ascii="Times New Roman" w:eastAsiaTheme="majorEastAsia" w:hAnsi="Times New Roman" w:cstheme="majorBidi"/>
      <w:color w:val="0F4761" w:themeColor="accent1" w:themeShade="BF"/>
      <w:kern w:val="0"/>
      <w:sz w:val="28"/>
      <w:szCs w:val="28"/>
      <w:bdr w:val="nil"/>
      <w:lang w:val="en-US"/>
      <w14:ligatures w14:val="none"/>
    </w:rPr>
  </w:style>
  <w:style w:type="character" w:customStyle="1" w:styleId="Heading4Char">
    <w:name w:val="Heading 4 Char"/>
    <w:basedOn w:val="DefaultParagraphFont"/>
    <w:link w:val="Heading4"/>
    <w:uiPriority w:val="9"/>
    <w:semiHidden/>
    <w:rsid w:val="001951C1"/>
    <w:rPr>
      <w:rFonts w:ascii="Times New Roman" w:eastAsiaTheme="majorEastAsia" w:hAnsi="Times New Roman" w:cstheme="majorBidi"/>
      <w:i/>
      <w:iCs/>
      <w:color w:val="0F4761" w:themeColor="accent1" w:themeShade="BF"/>
      <w:kern w:val="0"/>
      <w:bdr w:val="nil"/>
      <w:lang w:val="en-US"/>
      <w14:ligatures w14:val="none"/>
    </w:rPr>
  </w:style>
  <w:style w:type="character" w:customStyle="1" w:styleId="Heading5Char">
    <w:name w:val="Heading 5 Char"/>
    <w:basedOn w:val="DefaultParagraphFont"/>
    <w:link w:val="Heading5"/>
    <w:uiPriority w:val="9"/>
    <w:semiHidden/>
    <w:rsid w:val="001951C1"/>
    <w:rPr>
      <w:rFonts w:ascii="Times New Roman" w:eastAsiaTheme="majorEastAsia" w:hAnsi="Times New Roman" w:cstheme="majorBidi"/>
      <w:color w:val="0F4761" w:themeColor="accent1" w:themeShade="BF"/>
      <w:kern w:val="0"/>
      <w:bdr w:val="nil"/>
      <w:lang w:val="en-US"/>
      <w14:ligatures w14:val="none"/>
    </w:rPr>
  </w:style>
  <w:style w:type="character" w:customStyle="1" w:styleId="Heading6Char">
    <w:name w:val="Heading 6 Char"/>
    <w:basedOn w:val="DefaultParagraphFont"/>
    <w:link w:val="Heading6"/>
    <w:uiPriority w:val="9"/>
    <w:semiHidden/>
    <w:rsid w:val="001951C1"/>
    <w:rPr>
      <w:rFonts w:ascii="Times New Roman" w:eastAsiaTheme="majorEastAsia" w:hAnsi="Times New Roman" w:cstheme="majorBidi"/>
      <w:i/>
      <w:iCs/>
      <w:color w:val="595959" w:themeColor="text1" w:themeTint="A6"/>
      <w:kern w:val="0"/>
      <w:bdr w:val="nil"/>
      <w:lang w:val="en-US"/>
      <w14:ligatures w14:val="none"/>
    </w:rPr>
  </w:style>
  <w:style w:type="character" w:customStyle="1" w:styleId="Heading7Char">
    <w:name w:val="Heading 7 Char"/>
    <w:basedOn w:val="DefaultParagraphFont"/>
    <w:link w:val="Heading7"/>
    <w:uiPriority w:val="9"/>
    <w:semiHidden/>
    <w:rsid w:val="00195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1C1"/>
    <w:rPr>
      <w:rFonts w:eastAsiaTheme="majorEastAsia" w:cstheme="majorBidi"/>
      <w:color w:val="272727" w:themeColor="text1" w:themeTint="D8"/>
    </w:rPr>
  </w:style>
  <w:style w:type="paragraph" w:styleId="Title">
    <w:name w:val="Title"/>
    <w:basedOn w:val="Normal"/>
    <w:next w:val="Normal"/>
    <w:link w:val="TitleChar"/>
    <w:uiPriority w:val="10"/>
    <w:qFormat/>
    <w:rsid w:val="00C92FD4"/>
    <w:pPr>
      <w:spacing w:after="80" w:line="240" w:lineRule="auto"/>
      <w:contextualSpacing/>
      <w:pPrChange w:id="7" w:author="Office" w:date="2025-09-19T11:02:00Z">
        <w:pPr>
          <w:keepNext/>
          <w:keepLines/>
          <w:spacing w:after="60" w:line="276" w:lineRule="auto"/>
        </w:pPr>
      </w:pPrChange>
    </w:pPr>
    <w:rPr>
      <w:rFonts w:asciiTheme="majorHAnsi" w:eastAsiaTheme="majorEastAsia" w:hAnsiTheme="majorHAnsi" w:cstheme="majorBidi"/>
      <w:spacing w:val="-10"/>
      <w:kern w:val="28"/>
      <w:sz w:val="56"/>
      <w:szCs w:val="56"/>
      <w:rPrChange w:id="7" w:author="Office" w:date="2025-09-19T11:02:00Z">
        <w:rPr>
          <w:rFonts w:ascii="Arial" w:eastAsia="Arial" w:hAnsi="Arial" w:cs="Arial"/>
          <w:sz w:val="52"/>
          <w:szCs w:val="52"/>
          <w:lang w:val="pt-BR" w:eastAsia="pt-BR" w:bidi="ar-SA"/>
        </w:rPr>
      </w:rPrChange>
    </w:rPr>
  </w:style>
  <w:style w:type="character" w:customStyle="1" w:styleId="TitleChar">
    <w:name w:val="Title Char"/>
    <w:basedOn w:val="DefaultParagraphFont"/>
    <w:link w:val="Title"/>
    <w:uiPriority w:val="10"/>
    <w:rsid w:val="001951C1"/>
    <w:rPr>
      <w:rFonts w:asciiTheme="majorHAnsi" w:eastAsiaTheme="majorEastAsia" w:hAnsiTheme="majorHAnsi" w:cstheme="majorBidi"/>
      <w:spacing w:val="-10"/>
      <w:kern w:val="28"/>
      <w:sz w:val="56"/>
      <w:szCs w:val="56"/>
      <w:bdr w:val="nil"/>
      <w:lang w:val="en-US"/>
      <w14:ligatures w14:val="none"/>
    </w:rPr>
  </w:style>
  <w:style w:type="paragraph" w:styleId="Subtitle">
    <w:name w:val="Subtitle"/>
    <w:basedOn w:val="Normal"/>
    <w:next w:val="Normal"/>
    <w:link w:val="SubtitleChar"/>
    <w:uiPriority w:val="11"/>
    <w:qFormat/>
    <w:rsid w:val="00C92FD4"/>
    <w:pPr>
      <w:numPr>
        <w:ilvl w:val="1"/>
      </w:numPr>
      <w:pPrChange w:id="8" w:author="Office" w:date="2025-09-19T11:02:00Z">
        <w:pPr>
          <w:keepNext/>
          <w:keepLines/>
          <w:spacing w:after="320" w:line="276" w:lineRule="auto"/>
        </w:pPr>
      </w:pPrChange>
    </w:pPr>
    <w:rPr>
      <w:rFonts w:eastAsiaTheme="majorEastAsia" w:cstheme="majorBidi"/>
      <w:color w:val="595959" w:themeColor="text1" w:themeTint="A6"/>
      <w:spacing w:val="15"/>
      <w:sz w:val="28"/>
      <w:szCs w:val="28"/>
      <w:rPrChange w:id="8" w:author="Office" w:date="2025-09-19T11:02:00Z">
        <w:rPr>
          <w:rFonts w:ascii="Arial" w:eastAsia="Arial" w:hAnsi="Arial" w:cs="Arial"/>
          <w:color w:val="666666"/>
          <w:sz w:val="30"/>
          <w:szCs w:val="30"/>
          <w:lang w:val="pt-BR" w:eastAsia="pt-BR" w:bidi="ar-SA"/>
        </w:rPr>
      </w:rPrChange>
    </w:rPr>
  </w:style>
  <w:style w:type="character" w:customStyle="1" w:styleId="SubtitleChar">
    <w:name w:val="Subtitle Char"/>
    <w:basedOn w:val="DefaultParagraphFont"/>
    <w:link w:val="Subtitle"/>
    <w:uiPriority w:val="11"/>
    <w:rsid w:val="001951C1"/>
    <w:rPr>
      <w:rFonts w:ascii="Times New Roman" w:eastAsiaTheme="majorEastAsia" w:hAnsi="Times New Roman" w:cstheme="majorBidi"/>
      <w:color w:val="595959" w:themeColor="text1" w:themeTint="A6"/>
      <w:spacing w:val="15"/>
      <w:kern w:val="0"/>
      <w:sz w:val="28"/>
      <w:szCs w:val="28"/>
      <w:bdr w:val="nil"/>
      <w:lang w:val="en-US"/>
      <w14:ligatures w14:val="none"/>
    </w:rPr>
  </w:style>
  <w:style w:type="paragraph" w:styleId="Quote">
    <w:name w:val="Quote"/>
    <w:basedOn w:val="Normal"/>
    <w:next w:val="Normal"/>
    <w:link w:val="QuoteChar"/>
    <w:uiPriority w:val="29"/>
    <w:qFormat/>
    <w:rsid w:val="001951C1"/>
    <w:pPr>
      <w:spacing w:before="160"/>
      <w:jc w:val="center"/>
    </w:pPr>
    <w:rPr>
      <w:i/>
      <w:iCs/>
      <w:color w:val="404040" w:themeColor="text1" w:themeTint="BF"/>
    </w:rPr>
  </w:style>
  <w:style w:type="character" w:customStyle="1" w:styleId="QuoteChar">
    <w:name w:val="Quote Char"/>
    <w:basedOn w:val="DefaultParagraphFont"/>
    <w:link w:val="Quote"/>
    <w:uiPriority w:val="29"/>
    <w:rsid w:val="001951C1"/>
    <w:rPr>
      <w:i/>
      <w:iCs/>
      <w:color w:val="404040" w:themeColor="text1" w:themeTint="BF"/>
    </w:rPr>
  </w:style>
  <w:style w:type="paragraph" w:styleId="ListParagraph">
    <w:name w:val="List Paragraph"/>
    <w:basedOn w:val="Normal"/>
    <w:uiPriority w:val="34"/>
    <w:qFormat/>
    <w:rsid w:val="001951C1"/>
    <w:pPr>
      <w:ind w:left="720"/>
      <w:contextualSpacing/>
    </w:pPr>
  </w:style>
  <w:style w:type="character" w:styleId="IntenseEmphasis">
    <w:name w:val="Intense Emphasis"/>
    <w:basedOn w:val="DefaultParagraphFont"/>
    <w:uiPriority w:val="21"/>
    <w:qFormat/>
    <w:rsid w:val="001951C1"/>
    <w:rPr>
      <w:i/>
      <w:iCs/>
      <w:color w:val="0F4761" w:themeColor="accent1" w:themeShade="BF"/>
    </w:rPr>
  </w:style>
  <w:style w:type="paragraph" w:styleId="IntenseQuote">
    <w:name w:val="Intense Quote"/>
    <w:basedOn w:val="Normal"/>
    <w:next w:val="Normal"/>
    <w:link w:val="IntenseQuoteChar"/>
    <w:uiPriority w:val="30"/>
    <w:qFormat/>
    <w:rsid w:val="00195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1C1"/>
    <w:rPr>
      <w:i/>
      <w:iCs/>
      <w:color w:val="0F4761" w:themeColor="accent1" w:themeShade="BF"/>
    </w:rPr>
  </w:style>
  <w:style w:type="character" w:styleId="IntenseReference">
    <w:name w:val="Intense Reference"/>
    <w:basedOn w:val="DefaultParagraphFont"/>
    <w:uiPriority w:val="32"/>
    <w:qFormat/>
    <w:rsid w:val="001951C1"/>
    <w:rPr>
      <w:b/>
      <w:bCs/>
      <w:smallCaps/>
      <w:color w:val="0F4761" w:themeColor="accent1" w:themeShade="BF"/>
      <w:spacing w:val="5"/>
    </w:rPr>
  </w:style>
  <w:style w:type="character" w:styleId="Hyperlink">
    <w:name w:val="Hyperlink"/>
    <w:uiPriority w:val="99"/>
    <w:rsid w:val="00C92FD4"/>
    <w:rPr>
      <w:u w:val="single"/>
      <w:rPrChange w:id="9" w:author="Office" w:date="2025-09-19T11:02:00Z">
        <w:rPr>
          <w:color w:val="0000FF"/>
          <w:u w:val="single"/>
        </w:rPr>
      </w:rPrChange>
    </w:rPr>
  </w:style>
  <w:style w:type="table" w:customStyle="1" w:styleId="TableNormal1">
    <w:name w:val="Table Normal1"/>
    <w:rsid w:val="001951C1"/>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val="pt-BR" w:eastAsia="pt-BR"/>
      <w14:ligatures w14:val="none"/>
    </w:rPr>
    <w:tblPr>
      <w:tblInd w:w="0" w:type="dxa"/>
      <w:tblCellMar>
        <w:top w:w="0" w:type="dxa"/>
        <w:left w:w="0" w:type="dxa"/>
        <w:bottom w:w="0" w:type="dxa"/>
        <w:right w:w="0" w:type="dxa"/>
      </w:tblCellMar>
    </w:tblPr>
  </w:style>
  <w:style w:type="paragraph" w:customStyle="1" w:styleId="Corpo">
    <w:name w:val="Corpo"/>
    <w:rsid w:val="001951C1"/>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sz w:val="22"/>
      <w:szCs w:val="22"/>
      <w:bdr w:val="nil"/>
      <w:lang w:val="pt-PT" w:eastAsia="pt-BR"/>
      <w14:textOutline w14:w="0" w14:cap="flat" w14:cmpd="sng" w14:algn="ctr">
        <w14:noFill/>
        <w14:prstDash w14:val="solid"/>
        <w14:bevel/>
      </w14:textOutline>
      <w14:ligatures w14:val="none"/>
    </w:rPr>
  </w:style>
  <w:style w:type="numbering" w:customStyle="1" w:styleId="Nmeros">
    <w:name w:val="Números"/>
    <w:rsid w:val="001951C1"/>
    <w:pPr>
      <w:numPr>
        <w:numId w:val="1"/>
      </w:numPr>
    </w:pPr>
  </w:style>
  <w:style w:type="paragraph" w:customStyle="1" w:styleId="Padro">
    <w:name w:val="Padrão"/>
    <w:rsid w:val="001951C1"/>
    <w:pPr>
      <w:pBdr>
        <w:top w:val="nil"/>
        <w:left w:val="nil"/>
        <w:bottom w:val="nil"/>
        <w:right w:val="nil"/>
        <w:between w:val="nil"/>
        <w:bar w:val="nil"/>
      </w:pBdr>
      <w:spacing w:before="160" w:after="0" w:line="240" w:lineRule="auto"/>
    </w:pPr>
    <w:rPr>
      <w:rFonts w:ascii="Helvetica Neue" w:eastAsia="Arial Unicode MS" w:hAnsi="Helvetica Neue" w:cs="Arial Unicode MS"/>
      <w:color w:val="000000"/>
      <w:kern w:val="0"/>
      <w:bdr w:val="nil"/>
      <w:lang w:val="pt-PT" w:eastAsia="pt-BR"/>
      <w14:textOutline w14:w="0" w14:cap="flat" w14:cmpd="sng" w14:algn="ctr">
        <w14:noFill/>
        <w14:prstDash w14:val="solid"/>
        <w14:bevel/>
      </w14:textOutline>
      <w14:ligatures w14:val="none"/>
    </w:rPr>
  </w:style>
  <w:style w:type="paragraph" w:styleId="NormalWeb">
    <w:name w:val="Normal (Web)"/>
    <w:basedOn w:val="Normal"/>
    <w:uiPriority w:val="99"/>
    <w:unhideWhenUsed/>
    <w:rsid w:val="001951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Emphasis">
    <w:name w:val="Emphasis"/>
    <w:basedOn w:val="DefaultParagraphFont"/>
    <w:uiPriority w:val="20"/>
    <w:qFormat/>
    <w:rsid w:val="001951C1"/>
    <w:rPr>
      <w:i/>
      <w:iCs/>
    </w:rPr>
  </w:style>
  <w:style w:type="paragraph" w:customStyle="1" w:styleId="Titulo1">
    <w:name w:val="Titulo1"/>
    <w:basedOn w:val="Heading1"/>
    <w:link w:val="Titulo1Char"/>
    <w:qFormat/>
    <w:rsid w:val="001951C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after="0" w:line="480" w:lineRule="auto"/>
    </w:pPr>
    <w:rPr>
      <w:rFonts w:ascii="Times New Roman" w:hAnsi="Times New Roman"/>
      <w:b/>
      <w:bCs/>
      <w:sz w:val="28"/>
      <w:szCs w:val="28"/>
      <w:u w:color="000000"/>
      <w:lang w:val="pt-BR"/>
    </w:rPr>
  </w:style>
  <w:style w:type="character" w:styleId="PlaceholderText">
    <w:name w:val="Placeholder Text"/>
    <w:basedOn w:val="DefaultParagraphFont"/>
    <w:uiPriority w:val="99"/>
    <w:semiHidden/>
    <w:rsid w:val="001951C1"/>
    <w:rPr>
      <w:color w:val="808080"/>
    </w:rPr>
  </w:style>
  <w:style w:type="character" w:customStyle="1" w:styleId="Titulo1Char">
    <w:name w:val="Titulo1 Char"/>
    <w:basedOn w:val="Heading1Char"/>
    <w:link w:val="Titulo1"/>
    <w:rsid w:val="001951C1"/>
    <w:rPr>
      <w:rFonts w:ascii="Times New Roman" w:eastAsiaTheme="majorEastAsia" w:hAnsi="Times New Roman" w:cstheme="majorBidi"/>
      <w:b/>
      <w:bCs/>
      <w:color w:val="0F4761" w:themeColor="accent1" w:themeShade="BF"/>
      <w:kern w:val="0"/>
      <w:sz w:val="28"/>
      <w:szCs w:val="28"/>
      <w:u w:color="000000"/>
      <w:bdr w:val="nil"/>
      <w:lang w:val="pt-BR"/>
      <w14:ligatures w14:val="none"/>
    </w:rPr>
  </w:style>
  <w:style w:type="paragraph" w:customStyle="1" w:styleId="Style1">
    <w:name w:val="Style1"/>
    <w:basedOn w:val="Heading2"/>
    <w:next w:val="Heading2"/>
    <w:link w:val="Style1Char"/>
    <w:autoRedefine/>
    <w:qFormat/>
    <w:rsid w:val="001951C1"/>
    <w:pPr>
      <w:spacing w:before="240" w:after="240"/>
    </w:pPr>
    <w:rPr>
      <w:rFonts w:ascii="Times New Roman" w:eastAsia="Times New Roman" w:hAnsi="Times New Roman"/>
      <w:i/>
      <w:color w:val="auto"/>
      <w:sz w:val="24"/>
      <w:szCs w:val="26"/>
      <w:u w:color="000000"/>
      <w:lang w:val="pt-BR"/>
    </w:rPr>
  </w:style>
  <w:style w:type="paragraph" w:styleId="TOCHeading">
    <w:name w:val="TOC Heading"/>
    <w:basedOn w:val="Heading1"/>
    <w:next w:val="Normal"/>
    <w:uiPriority w:val="39"/>
    <w:unhideWhenUsed/>
    <w:qFormat/>
    <w:rsid w:val="001951C1"/>
    <w:pPr>
      <w:spacing w:before="240" w:after="0" w:line="259" w:lineRule="auto"/>
      <w:outlineLvl w:val="9"/>
    </w:pPr>
    <w:rPr>
      <w:sz w:val="32"/>
      <w:szCs w:val="32"/>
    </w:rPr>
  </w:style>
  <w:style w:type="paragraph" w:styleId="TOC1">
    <w:name w:val="toc 1"/>
    <w:basedOn w:val="Normal"/>
    <w:next w:val="Normal"/>
    <w:autoRedefine/>
    <w:uiPriority w:val="39"/>
    <w:unhideWhenUsed/>
    <w:rsid w:val="001951C1"/>
    <w:pPr>
      <w:spacing w:after="100"/>
    </w:pPr>
  </w:style>
  <w:style w:type="paragraph" w:styleId="TOC2">
    <w:name w:val="toc 2"/>
    <w:basedOn w:val="Normal"/>
    <w:next w:val="Normal"/>
    <w:autoRedefine/>
    <w:uiPriority w:val="39"/>
    <w:unhideWhenUsed/>
    <w:rsid w:val="001951C1"/>
    <w:pPr>
      <w:spacing w:after="100"/>
      <w:ind w:left="240"/>
    </w:pPr>
  </w:style>
  <w:style w:type="paragraph" w:styleId="NoSpacing">
    <w:name w:val="No Spacing"/>
    <w:aliases w:val="References"/>
    <w:uiPriority w:val="1"/>
    <w:qFormat/>
    <w:rsid w:val="001951C1"/>
    <w:pPr>
      <w:pBdr>
        <w:top w:val="nil"/>
        <w:left w:val="nil"/>
        <w:bottom w:val="nil"/>
        <w:right w:val="nil"/>
        <w:between w:val="nil"/>
        <w:bar w:val="nil"/>
      </w:pBdr>
      <w:spacing w:after="0" w:line="360" w:lineRule="auto"/>
      <w:ind w:left="567" w:hanging="567"/>
      <w:jc w:val="both"/>
    </w:pPr>
    <w:rPr>
      <w:rFonts w:ascii="Times New Roman" w:eastAsia="Arial Unicode MS" w:hAnsi="Times New Roman" w:cs="Times New Roman"/>
      <w:kern w:val="0"/>
      <w:bdr w:val="nil"/>
      <w:lang w:val="en-US"/>
      <w14:ligatures w14:val="none"/>
    </w:rPr>
  </w:style>
  <w:style w:type="character" w:styleId="CommentReference">
    <w:name w:val="annotation reference"/>
    <w:basedOn w:val="DefaultParagraphFont"/>
    <w:uiPriority w:val="99"/>
    <w:semiHidden/>
    <w:unhideWhenUsed/>
    <w:rsid w:val="001951C1"/>
    <w:rPr>
      <w:sz w:val="16"/>
      <w:szCs w:val="16"/>
    </w:rPr>
  </w:style>
  <w:style w:type="paragraph" w:styleId="CommentText">
    <w:name w:val="annotation text"/>
    <w:basedOn w:val="Normal"/>
    <w:link w:val="CommentTextChar"/>
    <w:uiPriority w:val="99"/>
    <w:unhideWhenUsed/>
    <w:rsid w:val="001951C1"/>
    <w:pPr>
      <w:spacing w:line="240" w:lineRule="auto"/>
    </w:pPr>
    <w:rPr>
      <w:sz w:val="20"/>
      <w:szCs w:val="20"/>
    </w:rPr>
  </w:style>
  <w:style w:type="character" w:customStyle="1" w:styleId="CommentTextChar">
    <w:name w:val="Comment Text Char"/>
    <w:basedOn w:val="DefaultParagraphFont"/>
    <w:link w:val="CommentText"/>
    <w:uiPriority w:val="99"/>
    <w:rsid w:val="001951C1"/>
    <w:rPr>
      <w:rFonts w:ascii="Times New Roman" w:eastAsia="Arial Unicode MS" w:hAnsi="Times New Roman" w:cs="Times New Roman"/>
      <w:kern w:val="0"/>
      <w:sz w:val="20"/>
      <w:szCs w:val="20"/>
      <w:bdr w:val="nil"/>
      <w:lang w:val="en-US"/>
      <w14:ligatures w14:val="none"/>
    </w:rPr>
  </w:style>
  <w:style w:type="paragraph" w:styleId="CommentSubject">
    <w:name w:val="annotation subject"/>
    <w:basedOn w:val="CommentText"/>
    <w:next w:val="CommentText"/>
    <w:link w:val="CommentSubjectChar"/>
    <w:uiPriority w:val="99"/>
    <w:semiHidden/>
    <w:unhideWhenUsed/>
    <w:rsid w:val="001951C1"/>
    <w:rPr>
      <w:b/>
      <w:bCs/>
    </w:rPr>
  </w:style>
  <w:style w:type="character" w:customStyle="1" w:styleId="CommentSubjectChar">
    <w:name w:val="Comment Subject Char"/>
    <w:basedOn w:val="CommentTextChar"/>
    <w:link w:val="CommentSubject"/>
    <w:uiPriority w:val="99"/>
    <w:semiHidden/>
    <w:rsid w:val="001951C1"/>
    <w:rPr>
      <w:rFonts w:ascii="Times New Roman" w:eastAsia="Arial Unicode MS" w:hAnsi="Times New Roman" w:cs="Times New Roman"/>
      <w:b/>
      <w:bCs/>
      <w:kern w:val="0"/>
      <w:sz w:val="20"/>
      <w:szCs w:val="20"/>
      <w:bdr w:val="nil"/>
      <w:lang w:val="en-US"/>
      <w14:ligatures w14:val="none"/>
    </w:rPr>
  </w:style>
  <w:style w:type="character" w:styleId="Strong">
    <w:name w:val="Strong"/>
    <w:basedOn w:val="DefaultParagraphFont"/>
    <w:uiPriority w:val="22"/>
    <w:qFormat/>
    <w:rsid w:val="001951C1"/>
    <w:rPr>
      <w:b/>
      <w:bCs/>
    </w:rPr>
  </w:style>
  <w:style w:type="paragraph" w:styleId="Revision">
    <w:name w:val="Revision"/>
    <w:hidden/>
    <w:uiPriority w:val="99"/>
    <w:semiHidden/>
    <w:rsid w:val="00C92FD4"/>
    <w:pPr>
      <w:spacing w:after="0" w:line="240" w:lineRule="auto"/>
      <w:pPrChange w:id="10" w:author="Office" w:date="2025-09-19T11:02:00Z">
        <w:pPr/>
      </w:pPrChange>
    </w:pPr>
    <w:rPr>
      <w:rFonts w:ascii="Times New Roman" w:eastAsia="Arial Unicode MS" w:hAnsi="Times New Roman" w:cs="Times New Roman"/>
      <w:kern w:val="0"/>
      <w:bdr w:val="nil"/>
      <w:lang w:val="en-US"/>
      <w14:ligatures w14:val="none"/>
      <w:rPrChange w:id="10" w:author="Office" w:date="2025-09-19T11:02:00Z">
        <w:rPr>
          <w:rFonts w:ascii="Arial" w:eastAsia="Arial" w:hAnsi="Arial" w:cs="Arial"/>
          <w:sz w:val="22"/>
          <w:szCs w:val="22"/>
          <w:lang w:val="pt-BR" w:eastAsia="pt-BR" w:bidi="ar-SA"/>
        </w:rPr>
      </w:rPrChange>
    </w:rPr>
  </w:style>
  <w:style w:type="character" w:customStyle="1" w:styleId="apple-tab-span">
    <w:name w:val="apple-tab-span"/>
    <w:basedOn w:val="DefaultParagraphFont"/>
    <w:rsid w:val="001951C1"/>
  </w:style>
  <w:style w:type="character" w:customStyle="1" w:styleId="identifier">
    <w:name w:val="identifier"/>
    <w:basedOn w:val="DefaultParagraphFont"/>
    <w:rsid w:val="001951C1"/>
  </w:style>
  <w:style w:type="character" w:customStyle="1" w:styleId="id-label">
    <w:name w:val="id-label"/>
    <w:basedOn w:val="DefaultParagraphFont"/>
    <w:rsid w:val="001951C1"/>
  </w:style>
  <w:style w:type="character" w:styleId="UnresolvedMention">
    <w:name w:val="Unresolved Mention"/>
    <w:basedOn w:val="DefaultParagraphFont"/>
    <w:uiPriority w:val="99"/>
    <w:semiHidden/>
    <w:unhideWhenUsed/>
    <w:rsid w:val="001951C1"/>
    <w:rPr>
      <w:color w:val="605E5C"/>
      <w:shd w:val="clear" w:color="auto" w:fill="E1DFDD"/>
    </w:rPr>
  </w:style>
  <w:style w:type="character" w:styleId="FollowedHyperlink">
    <w:name w:val="FollowedHyperlink"/>
    <w:basedOn w:val="DefaultParagraphFont"/>
    <w:uiPriority w:val="99"/>
    <w:semiHidden/>
    <w:unhideWhenUsed/>
    <w:rsid w:val="001951C1"/>
    <w:rPr>
      <w:color w:val="96607D" w:themeColor="followedHyperlink"/>
      <w:u w:val="single"/>
    </w:rPr>
  </w:style>
  <w:style w:type="table" w:customStyle="1" w:styleId="TableGrid">
    <w:name w:val="TableGrid"/>
    <w:rsid w:val="001951C1"/>
    <w:pPr>
      <w:spacing w:after="0" w:line="240" w:lineRule="auto"/>
    </w:pPr>
    <w:rPr>
      <w:rFonts w:eastAsiaTheme="minorEastAsia"/>
      <w:kern w:val="0"/>
      <w:sz w:val="22"/>
      <w:szCs w:val="22"/>
      <w:lang w:val="en-US"/>
      <w14:ligatures w14:val="none"/>
    </w:rPr>
    <w:tblPr>
      <w:tblCellMar>
        <w:top w:w="0" w:type="dxa"/>
        <w:left w:w="0" w:type="dxa"/>
        <w:bottom w:w="0" w:type="dxa"/>
        <w:right w:w="0" w:type="dxa"/>
      </w:tblCellMar>
    </w:tblPr>
  </w:style>
  <w:style w:type="character" w:customStyle="1" w:styleId="Style1Char">
    <w:name w:val="Style1 Char"/>
    <w:basedOn w:val="DefaultParagraphFont"/>
    <w:link w:val="Style1"/>
    <w:qFormat/>
    <w:rsid w:val="001951C1"/>
    <w:rPr>
      <w:rFonts w:ascii="Times New Roman" w:eastAsia="Times New Roman" w:hAnsi="Times New Roman" w:cstheme="majorBidi"/>
      <w:i/>
      <w:kern w:val="0"/>
      <w:szCs w:val="26"/>
      <w:u w:color="000000"/>
      <w:bdr w:val="nil"/>
      <w:lang w:val="pt-BR"/>
      <w14:ligatures w14:val="none"/>
    </w:rPr>
  </w:style>
  <w:style w:type="character" w:customStyle="1" w:styleId="LinkdaInternet">
    <w:name w:val="Link da Internet"/>
    <w:basedOn w:val="DefaultParagraphFont"/>
    <w:uiPriority w:val="99"/>
    <w:unhideWhenUsed/>
    <w:rsid w:val="001951C1"/>
    <w:rPr>
      <w:color w:val="467886" w:themeColor="hyperlink"/>
      <w:u w:val="single"/>
    </w:rPr>
  </w:style>
  <w:style w:type="character" w:customStyle="1" w:styleId="notion-enable-hover">
    <w:name w:val="notion-enable-hover"/>
    <w:basedOn w:val="DefaultParagraphFont"/>
    <w:rsid w:val="001951C1"/>
  </w:style>
  <w:style w:type="character" w:customStyle="1" w:styleId="link-annotation-unknown-block-id-388602323">
    <w:name w:val="link-annotation-unknown-block-id-388602323"/>
    <w:basedOn w:val="DefaultParagraphFont"/>
    <w:rsid w:val="001951C1"/>
  </w:style>
  <w:style w:type="character" w:customStyle="1" w:styleId="link-annotation-unknown-block-id-388602324">
    <w:name w:val="link-annotation-unknown-block-id-388602324"/>
    <w:basedOn w:val="DefaultParagraphFont"/>
    <w:rsid w:val="001951C1"/>
  </w:style>
  <w:style w:type="character" w:customStyle="1" w:styleId="link-annotation-unknown-block-id-388602325">
    <w:name w:val="link-annotation-unknown-block-id-388602325"/>
    <w:basedOn w:val="DefaultParagraphFont"/>
    <w:rsid w:val="001951C1"/>
  </w:style>
  <w:style w:type="character" w:customStyle="1" w:styleId="link-annotation-unknown-block-id-388602347">
    <w:name w:val="link-annotation-unknown-block-id-388602347"/>
    <w:basedOn w:val="DefaultParagraphFont"/>
    <w:rsid w:val="001951C1"/>
  </w:style>
  <w:style w:type="character" w:customStyle="1" w:styleId="link-annotation-unknown-block-id-388602348">
    <w:name w:val="link-annotation-unknown-block-id-388602348"/>
    <w:basedOn w:val="DefaultParagraphFont"/>
    <w:rsid w:val="001951C1"/>
  </w:style>
  <w:style w:type="character" w:customStyle="1" w:styleId="link-annotation-unknown-block-id-388602349">
    <w:name w:val="link-annotation-unknown-block-id-388602349"/>
    <w:basedOn w:val="DefaultParagraphFont"/>
    <w:rsid w:val="001951C1"/>
  </w:style>
  <w:style w:type="character" w:customStyle="1" w:styleId="link-annotation-unknown-block-id-388602350">
    <w:name w:val="link-annotation-unknown-block-id-388602350"/>
    <w:basedOn w:val="DefaultParagraphFont"/>
    <w:rsid w:val="001951C1"/>
  </w:style>
  <w:style w:type="character" w:customStyle="1" w:styleId="link-annotation-unknown-block-id-388602351">
    <w:name w:val="link-annotation-unknown-block-id-388602351"/>
    <w:basedOn w:val="DefaultParagraphFont"/>
    <w:rsid w:val="001951C1"/>
  </w:style>
  <w:style w:type="character" w:customStyle="1" w:styleId="link-annotation-unknown-block-id-388602352">
    <w:name w:val="link-annotation-unknown-block-id-388602352"/>
    <w:basedOn w:val="DefaultParagraphFont"/>
    <w:rsid w:val="001951C1"/>
  </w:style>
  <w:style w:type="character" w:customStyle="1" w:styleId="link-annotation-unknown-block-id-388602353">
    <w:name w:val="link-annotation-unknown-block-id-388602353"/>
    <w:basedOn w:val="DefaultParagraphFont"/>
    <w:rsid w:val="001951C1"/>
  </w:style>
  <w:style w:type="character" w:customStyle="1" w:styleId="link-annotation-unknown-block-id-388602291">
    <w:name w:val="link-annotation-unknown-block-id-388602291"/>
    <w:basedOn w:val="DefaultParagraphFont"/>
    <w:rsid w:val="001951C1"/>
  </w:style>
  <w:style w:type="character" w:customStyle="1" w:styleId="link-annotation-unknown-block-id--1381886673">
    <w:name w:val="link-annotation-unknown-block-id--1381886673"/>
    <w:basedOn w:val="DefaultParagraphFont"/>
    <w:rsid w:val="001951C1"/>
  </w:style>
  <w:style w:type="character" w:customStyle="1" w:styleId="link-annotation-unknown-block-id-1464984825">
    <w:name w:val="link-annotation-unknown-block-id-1464984825"/>
    <w:basedOn w:val="DefaultParagraphFont"/>
    <w:rsid w:val="001951C1"/>
  </w:style>
  <w:style w:type="character" w:customStyle="1" w:styleId="link-annotation-unknown-block-id--1516087669">
    <w:name w:val="link-annotation-unknown-block-id--1516087669"/>
    <w:basedOn w:val="DefaultParagraphFont"/>
    <w:rsid w:val="001951C1"/>
  </w:style>
  <w:style w:type="character" w:customStyle="1" w:styleId="link-annotation-unknown-block-id--1516084977">
    <w:name w:val="link-annotation-unknown-block-id--1516084977"/>
    <w:basedOn w:val="DefaultParagraphFont"/>
    <w:rsid w:val="001951C1"/>
  </w:style>
  <w:style w:type="character" w:customStyle="1" w:styleId="link-annotation-unknown-block-id-477286551">
    <w:name w:val="link-annotation-unknown-block-id-477286551"/>
    <w:basedOn w:val="DefaultParagraphFont"/>
    <w:rsid w:val="001951C1"/>
  </w:style>
  <w:style w:type="character" w:customStyle="1" w:styleId="link-annotation-unknown-block-id--1516086894">
    <w:name w:val="link-annotation-unknown-block-id--1516086894"/>
    <w:basedOn w:val="DefaultParagraphFont"/>
    <w:rsid w:val="001951C1"/>
  </w:style>
  <w:style w:type="character" w:customStyle="1" w:styleId="link-annotation-unknown-block-id--1516087860">
    <w:name w:val="link-annotation-unknown-block-id--1516087860"/>
    <w:basedOn w:val="DefaultParagraphFont"/>
    <w:rsid w:val="001951C1"/>
  </w:style>
  <w:style w:type="character" w:customStyle="1" w:styleId="link-annotation-unknown-block-id-1852460080">
    <w:name w:val="link-annotation-unknown-block-id-1852460080"/>
    <w:basedOn w:val="DefaultParagraphFont"/>
    <w:rsid w:val="001951C1"/>
  </w:style>
  <w:style w:type="character" w:customStyle="1" w:styleId="link-annotation-unknown-block-id--437187128">
    <w:name w:val="link-annotation-unknown-block-id--437187128"/>
    <w:basedOn w:val="DefaultParagraphFont"/>
    <w:rsid w:val="001951C1"/>
  </w:style>
  <w:style w:type="character" w:customStyle="1" w:styleId="link-annotation-unknown-block-id--1516088604">
    <w:name w:val="link-annotation-unknown-block-id--1516088604"/>
    <w:basedOn w:val="DefaultParagraphFont"/>
    <w:rsid w:val="001951C1"/>
  </w:style>
  <w:style w:type="character" w:customStyle="1" w:styleId="link-annotation-unknown-block-id--597636258">
    <w:name w:val="link-annotation-unknown-block-id--597636258"/>
    <w:basedOn w:val="DefaultParagraphFont"/>
    <w:rsid w:val="001951C1"/>
  </w:style>
  <w:style w:type="character" w:customStyle="1" w:styleId="link-annotation-unknown-block-id--454245586">
    <w:name w:val="link-annotation-unknown-block-id--454245586"/>
    <w:basedOn w:val="DefaultParagraphFont"/>
    <w:rsid w:val="001951C1"/>
  </w:style>
  <w:style w:type="character" w:customStyle="1" w:styleId="anchor-text">
    <w:name w:val="anchor-text"/>
    <w:basedOn w:val="DefaultParagraphFont"/>
    <w:rsid w:val="001951C1"/>
  </w:style>
  <w:style w:type="character" w:customStyle="1" w:styleId="visually-hidden">
    <w:name w:val="visually-hidden"/>
    <w:basedOn w:val="DefaultParagraphFont"/>
    <w:rsid w:val="001951C1"/>
  </w:style>
  <w:style w:type="table" w:styleId="TableGrid0">
    <w:name w:val="Table Grid"/>
    <w:basedOn w:val="TableNormal"/>
    <w:uiPriority w:val="39"/>
    <w:rsid w:val="001951C1"/>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1951C1"/>
  </w:style>
  <w:style w:type="paragraph" w:styleId="Footer">
    <w:name w:val="footer"/>
    <w:basedOn w:val="Normal"/>
    <w:link w:val="FooterChar"/>
    <w:uiPriority w:val="99"/>
    <w:unhideWhenUsed/>
    <w:rsid w:val="001951C1"/>
    <w:pPr>
      <w:pBdr>
        <w:top w:val="none" w:sz="0" w:space="0" w:color="auto"/>
        <w:left w:val="none" w:sz="0" w:space="0" w:color="auto"/>
        <w:bottom w:val="none" w:sz="0" w:space="0" w:color="auto"/>
        <w:right w:val="none" w:sz="0" w:space="0" w:color="auto"/>
        <w:between w:val="none" w:sz="0" w:space="0" w:color="auto"/>
        <w:bar w:val="none" w:sz="0" w:color="auto"/>
      </w:pBdr>
      <w:tabs>
        <w:tab w:val="center" w:pos="4252"/>
        <w:tab w:val="right" w:pos="8504"/>
      </w:tabs>
      <w:spacing w:line="240" w:lineRule="auto"/>
      <w:ind w:firstLine="0"/>
      <w:jc w:val="left"/>
    </w:pPr>
    <w:rPr>
      <w:rFonts w:eastAsia="Times New Roman"/>
      <w:bdr w:val="none" w:sz="0" w:space="0" w:color="auto"/>
      <w:lang w:val="pt-BR" w:eastAsia="pt-BR"/>
    </w:rPr>
  </w:style>
  <w:style w:type="character" w:customStyle="1" w:styleId="FooterChar">
    <w:name w:val="Footer Char"/>
    <w:basedOn w:val="DefaultParagraphFont"/>
    <w:link w:val="Footer"/>
    <w:uiPriority w:val="99"/>
    <w:rsid w:val="001951C1"/>
    <w:rPr>
      <w:rFonts w:ascii="Times New Roman" w:eastAsia="Times New Roman" w:hAnsi="Times New Roman" w:cs="Times New Roman"/>
      <w:kern w:val="0"/>
      <w:lang w:val="pt-BR" w:eastAsia="pt-BR"/>
      <w14:ligatures w14:val="none"/>
    </w:rPr>
  </w:style>
  <w:style w:type="character" w:styleId="PageNumber">
    <w:name w:val="page number"/>
    <w:basedOn w:val="DefaultParagraphFont"/>
    <w:uiPriority w:val="99"/>
    <w:semiHidden/>
    <w:unhideWhenUsed/>
    <w:rsid w:val="001951C1"/>
  </w:style>
  <w:style w:type="paragraph" w:styleId="Header">
    <w:name w:val="header"/>
    <w:basedOn w:val="Normal"/>
    <w:link w:val="HeaderChar"/>
    <w:uiPriority w:val="99"/>
    <w:unhideWhenUsed/>
    <w:rsid w:val="001951C1"/>
    <w:pPr>
      <w:pBdr>
        <w:top w:val="none" w:sz="0" w:space="0" w:color="auto"/>
        <w:left w:val="none" w:sz="0" w:space="0" w:color="auto"/>
        <w:bottom w:val="none" w:sz="0" w:space="0" w:color="auto"/>
        <w:right w:val="none" w:sz="0" w:space="0" w:color="auto"/>
        <w:between w:val="none" w:sz="0" w:space="0" w:color="auto"/>
        <w:bar w:val="none" w:sz="0" w:color="auto"/>
      </w:pBdr>
      <w:tabs>
        <w:tab w:val="center" w:pos="4419"/>
        <w:tab w:val="right" w:pos="8838"/>
      </w:tabs>
      <w:spacing w:line="240" w:lineRule="auto"/>
      <w:ind w:firstLine="0"/>
      <w:jc w:val="left"/>
    </w:pPr>
    <w:rPr>
      <w:rFonts w:eastAsia="Times New Roman"/>
      <w:bdr w:val="none" w:sz="0" w:space="0" w:color="auto"/>
      <w:lang w:val="pt-BR" w:eastAsia="pt-BR"/>
    </w:rPr>
  </w:style>
  <w:style w:type="character" w:customStyle="1" w:styleId="HeaderChar">
    <w:name w:val="Header Char"/>
    <w:basedOn w:val="DefaultParagraphFont"/>
    <w:link w:val="Header"/>
    <w:uiPriority w:val="99"/>
    <w:rsid w:val="001951C1"/>
    <w:rPr>
      <w:rFonts w:ascii="Times New Roman" w:eastAsia="Times New Roman" w:hAnsi="Times New Roman" w:cs="Times New Roman"/>
      <w:kern w:val="0"/>
      <w:lang w:val="pt-BR" w:eastAsia="pt-BR"/>
      <w14:ligatures w14:val="none"/>
    </w:rPr>
  </w:style>
  <w:style w:type="character" w:customStyle="1" w:styleId="overflow-hidden">
    <w:name w:val="overflow-hidden"/>
    <w:basedOn w:val="DefaultParagraphFont"/>
    <w:rsid w:val="001951C1"/>
  </w:style>
  <w:style w:type="paragraph" w:customStyle="1" w:styleId="msonormal0">
    <w:name w:val="msonormal"/>
    <w:basedOn w:val="Normal"/>
    <w:rsid w:val="001951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jc w:val="left"/>
    </w:pPr>
    <w:rPr>
      <w:rFonts w:eastAsia="Times New Roman"/>
      <w:bdr w:val="none" w:sz="0" w:space="0" w:color="auto"/>
    </w:rPr>
  </w:style>
  <w:style w:type="paragraph" w:customStyle="1" w:styleId="xl66">
    <w:name w:val="xl66"/>
    <w:basedOn w:val="Normal"/>
    <w:rsid w:val="001951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jc w:val="center"/>
    </w:pPr>
    <w:rPr>
      <w:rFonts w:eastAsia="Times New Roman"/>
      <w:bdr w:val="none" w:sz="0" w:space="0" w:color="auto"/>
    </w:rPr>
  </w:style>
  <w:style w:type="paragraph" w:customStyle="1" w:styleId="xl67">
    <w:name w:val="xl67"/>
    <w:basedOn w:val="Normal"/>
    <w:rsid w:val="001951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jc w:val="center"/>
    </w:pPr>
    <w:rPr>
      <w:rFonts w:eastAsia="Times New Roman"/>
      <w:bdr w:val="none" w:sz="0" w:space="0" w:color="auto"/>
    </w:rPr>
  </w:style>
  <w:style w:type="paragraph" w:customStyle="1" w:styleId="xl68">
    <w:name w:val="xl68"/>
    <w:basedOn w:val="Normal"/>
    <w:rsid w:val="001951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jc w:val="center"/>
    </w:pPr>
    <w:rPr>
      <w:rFonts w:eastAsia="Times New Roman"/>
      <w:bdr w:val="none" w:sz="0" w:space="0" w:color="auto"/>
    </w:rPr>
  </w:style>
  <w:style w:type="paragraph" w:customStyle="1" w:styleId="xl69">
    <w:name w:val="xl69"/>
    <w:basedOn w:val="Normal"/>
    <w:rsid w:val="001951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jc w:val="center"/>
    </w:pPr>
    <w:rPr>
      <w:rFonts w:eastAsia="Times New Roman"/>
      <w:bdr w:val="none" w:sz="0" w:space="0" w:color="auto"/>
    </w:rPr>
  </w:style>
  <w:style w:type="paragraph" w:customStyle="1" w:styleId="xl70">
    <w:name w:val="xl70"/>
    <w:basedOn w:val="Normal"/>
    <w:rsid w:val="001951C1"/>
    <w:pPr>
      <w:pBdr>
        <w:top w:val="single" w:sz="4"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jc w:val="left"/>
    </w:pPr>
    <w:rPr>
      <w:rFonts w:eastAsia="Times New Roman"/>
      <w:bdr w:val="none" w:sz="0" w:space="0" w:color="auto"/>
    </w:rPr>
  </w:style>
  <w:style w:type="paragraph" w:customStyle="1" w:styleId="xl71">
    <w:name w:val="xl71"/>
    <w:basedOn w:val="Normal"/>
    <w:rsid w:val="001951C1"/>
    <w:pPr>
      <w:pBdr>
        <w:top w:val="single" w:sz="4"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jc w:val="center"/>
    </w:pPr>
    <w:rPr>
      <w:rFonts w:eastAsia="Times New Roman"/>
      <w:bdr w:val="none" w:sz="0" w:space="0" w:color="auto"/>
    </w:rPr>
  </w:style>
  <w:style w:type="paragraph" w:customStyle="1" w:styleId="xl72">
    <w:name w:val="xl72"/>
    <w:basedOn w:val="Normal"/>
    <w:rsid w:val="001951C1"/>
    <w:pPr>
      <w:pBdr>
        <w:top w:val="single" w:sz="4"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jc w:val="center"/>
    </w:pPr>
    <w:rPr>
      <w:rFonts w:eastAsia="Times New Roman"/>
      <w:bdr w:val="none" w:sz="0" w:space="0" w:color="auto"/>
    </w:rPr>
  </w:style>
  <w:style w:type="paragraph" w:customStyle="1" w:styleId="xl73">
    <w:name w:val="xl73"/>
    <w:basedOn w:val="Normal"/>
    <w:rsid w:val="001951C1"/>
    <w:pPr>
      <w:pBdr>
        <w:top w:val="none" w:sz="0" w:space="0" w:color="auto"/>
        <w:left w:val="none" w:sz="0" w:space="0" w:color="auto"/>
        <w:bottom w:val="single" w:sz="4" w:space="0" w:color="auto"/>
        <w:right w:val="none" w:sz="0" w:space="0" w:color="auto"/>
        <w:between w:val="none" w:sz="0" w:space="0" w:color="auto"/>
        <w:bar w:val="none" w:sz="0" w:color="auto"/>
      </w:pBdr>
      <w:spacing w:before="100" w:beforeAutospacing="1" w:after="100" w:afterAutospacing="1" w:line="240" w:lineRule="auto"/>
      <w:ind w:firstLine="0"/>
      <w:jc w:val="left"/>
    </w:pPr>
    <w:rPr>
      <w:rFonts w:eastAsia="Times New Roman"/>
      <w:bdr w:val="none" w:sz="0" w:space="0" w:color="auto"/>
    </w:rPr>
  </w:style>
  <w:style w:type="paragraph" w:customStyle="1" w:styleId="xl74">
    <w:name w:val="xl74"/>
    <w:basedOn w:val="Normal"/>
    <w:rsid w:val="001951C1"/>
    <w:pPr>
      <w:pBdr>
        <w:top w:val="none" w:sz="0" w:space="0" w:color="auto"/>
        <w:left w:val="none" w:sz="0" w:space="0" w:color="auto"/>
        <w:bottom w:val="single" w:sz="4" w:space="0" w:color="auto"/>
        <w:right w:val="none" w:sz="0" w:space="0" w:color="auto"/>
        <w:between w:val="none" w:sz="0" w:space="0" w:color="auto"/>
        <w:bar w:val="none" w:sz="0" w:color="auto"/>
      </w:pBdr>
      <w:spacing w:before="100" w:beforeAutospacing="1" w:after="100" w:afterAutospacing="1" w:line="240" w:lineRule="auto"/>
      <w:ind w:firstLine="0"/>
      <w:jc w:val="center"/>
    </w:pPr>
    <w:rPr>
      <w:rFonts w:eastAsia="Times New Roman"/>
      <w:bdr w:val="none" w:sz="0" w:space="0" w:color="auto"/>
    </w:rPr>
  </w:style>
  <w:style w:type="paragraph" w:customStyle="1" w:styleId="xl75">
    <w:name w:val="xl75"/>
    <w:basedOn w:val="Normal"/>
    <w:rsid w:val="001951C1"/>
    <w:pPr>
      <w:pBdr>
        <w:top w:val="none" w:sz="0" w:space="0" w:color="auto"/>
        <w:left w:val="none" w:sz="0" w:space="0" w:color="auto"/>
        <w:bottom w:val="single" w:sz="4" w:space="0" w:color="auto"/>
        <w:right w:val="none" w:sz="0" w:space="0" w:color="auto"/>
        <w:between w:val="none" w:sz="0" w:space="0" w:color="auto"/>
        <w:bar w:val="none" w:sz="0" w:color="auto"/>
      </w:pBdr>
      <w:spacing w:before="100" w:beforeAutospacing="1" w:after="100" w:afterAutospacing="1" w:line="240" w:lineRule="auto"/>
      <w:ind w:firstLine="0"/>
      <w:jc w:val="center"/>
    </w:pPr>
    <w:rPr>
      <w:rFonts w:eastAsia="Times New Roman"/>
      <w:bdr w:val="none" w:sz="0" w:space="0" w:color="auto"/>
    </w:rPr>
  </w:style>
  <w:style w:type="paragraph" w:customStyle="1" w:styleId="xl76">
    <w:name w:val="xl76"/>
    <w:basedOn w:val="Normal"/>
    <w:rsid w:val="001951C1"/>
    <w:pPr>
      <w:pBdr>
        <w:top w:val="none" w:sz="0" w:space="0" w:color="auto"/>
        <w:left w:val="none" w:sz="0" w:space="0" w:color="auto"/>
        <w:bottom w:val="single" w:sz="4" w:space="0" w:color="auto"/>
        <w:right w:val="none" w:sz="0" w:space="0" w:color="auto"/>
        <w:between w:val="none" w:sz="0" w:space="0" w:color="auto"/>
        <w:bar w:val="none" w:sz="0" w:color="auto"/>
      </w:pBdr>
      <w:spacing w:before="100" w:beforeAutospacing="1" w:after="100" w:afterAutospacing="1" w:line="240" w:lineRule="auto"/>
      <w:ind w:firstLine="0"/>
      <w:jc w:val="center"/>
    </w:pPr>
    <w:rPr>
      <w:rFonts w:eastAsia="Times New Roman"/>
      <w:bdr w:val="none" w:sz="0" w:space="0" w:color="auto"/>
    </w:rPr>
  </w:style>
  <w:style w:type="paragraph" w:customStyle="1" w:styleId="xl77">
    <w:name w:val="xl77"/>
    <w:basedOn w:val="Normal"/>
    <w:rsid w:val="001951C1"/>
    <w:pPr>
      <w:pBdr>
        <w:top w:val="single" w:sz="4" w:space="0" w:color="auto"/>
        <w:left w:val="none" w:sz="0" w:space="0" w:color="auto"/>
        <w:bottom w:val="single" w:sz="4" w:space="0" w:color="auto"/>
        <w:right w:val="none" w:sz="0" w:space="0" w:color="auto"/>
        <w:between w:val="none" w:sz="0" w:space="0" w:color="auto"/>
        <w:bar w:val="none" w:sz="0" w:color="auto"/>
      </w:pBdr>
      <w:spacing w:before="100" w:beforeAutospacing="1" w:after="100" w:afterAutospacing="1" w:line="240" w:lineRule="auto"/>
      <w:ind w:firstLine="0"/>
      <w:jc w:val="center"/>
      <w:textAlignment w:val="center"/>
    </w:pPr>
    <w:rPr>
      <w:rFonts w:eastAsia="Times New Roman"/>
      <w:bdr w:val="none" w:sz="0" w:space="0" w:color="auto"/>
    </w:rPr>
  </w:style>
  <w:style w:type="paragraph" w:customStyle="1" w:styleId="xl65">
    <w:name w:val="xl65"/>
    <w:basedOn w:val="Normal"/>
    <w:rsid w:val="001951C1"/>
    <w:pPr>
      <w:pBdr>
        <w:top w:val="single" w:sz="8" w:space="0" w:color="auto"/>
        <w:left w:val="none" w:sz="0" w:space="0" w:color="auto"/>
        <w:bottom w:val="single" w:sz="8" w:space="0" w:color="auto"/>
        <w:right w:val="none" w:sz="0" w:space="0" w:color="auto"/>
        <w:between w:val="none" w:sz="0" w:space="0" w:color="auto"/>
        <w:bar w:val="none" w:sz="0" w:color="auto"/>
      </w:pBdr>
      <w:spacing w:before="100" w:beforeAutospacing="1" w:after="100" w:afterAutospacing="1" w:line="240" w:lineRule="auto"/>
      <w:ind w:firstLine="0"/>
      <w:jc w:val="center"/>
      <w:textAlignment w:val="center"/>
    </w:pPr>
    <w:rPr>
      <w:rFonts w:eastAsia="Times New Roman"/>
      <w:color w:val="000000"/>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111/mec.12276"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6.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616AB-2685-AE45-B799-C074EF4B5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49</Pages>
  <Words>13309</Words>
  <Characters>75866</Characters>
  <Application>Microsoft Office Word</Application>
  <DocSecurity>0</DocSecurity>
  <Lines>632</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2025-09-19T09:00:00Z</dcterms:created>
  <dcterms:modified xsi:type="dcterms:W3CDTF">2025-09-19T15:13:00Z</dcterms:modified>
</cp:coreProperties>
</file>